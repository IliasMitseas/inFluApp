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A589C0" w14:textId="77777777" w:rsidR="00A2666D" w:rsidRPr="006501DB" w:rsidRDefault="00BF3902" w:rsidP="00F576E9">
      <w:pPr>
        <w:spacing w:before="120" w:after="120" w:line="360" w:lineRule="auto"/>
        <w:jc w:val="center"/>
      </w:pPr>
      <w:r w:rsidRPr="006501DB">
        <w:rPr>
          <w:noProof/>
          <w:lang w:val="en-US" w:eastAsia="en-US"/>
        </w:rPr>
        <w:drawing>
          <wp:inline distT="0" distB="0" distL="0" distR="0" wp14:anchorId="3A527598" wp14:editId="08761B78">
            <wp:extent cx="2276475" cy="876300"/>
            <wp:effectExtent l="0" t="0" r="0" b="0"/>
            <wp:docPr id="1" name="Picture 1" descr="logo_eap_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_eap_new"/>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276475" cy="876300"/>
                    </a:xfrm>
                    <a:prstGeom prst="rect">
                      <a:avLst/>
                    </a:prstGeom>
                    <a:noFill/>
                    <a:ln>
                      <a:noFill/>
                    </a:ln>
                  </pic:spPr>
                </pic:pic>
              </a:graphicData>
            </a:graphic>
          </wp:inline>
        </w:drawing>
      </w:r>
    </w:p>
    <w:p w14:paraId="2BA24426" w14:textId="77777777" w:rsidR="000A79AF" w:rsidRPr="006501DB" w:rsidRDefault="000A79AF" w:rsidP="00F576E9">
      <w:pPr>
        <w:spacing w:before="120" w:after="120" w:line="360" w:lineRule="auto"/>
        <w:jc w:val="center"/>
      </w:pPr>
    </w:p>
    <w:p w14:paraId="0B1D1E87" w14:textId="77777777" w:rsidR="001A2CA4" w:rsidRPr="006501DB" w:rsidRDefault="00B0200B" w:rsidP="008F638F">
      <w:pPr>
        <w:spacing w:before="120" w:after="120" w:line="360" w:lineRule="auto"/>
        <w:jc w:val="center"/>
        <w:rPr>
          <w:sz w:val="40"/>
        </w:rPr>
      </w:pPr>
      <w:r w:rsidRPr="006501DB">
        <w:rPr>
          <w:sz w:val="40"/>
        </w:rPr>
        <w:t>«</w:t>
      </w:r>
      <w:r w:rsidR="00FE163C" w:rsidRPr="006501DB">
        <w:rPr>
          <w:sz w:val="40"/>
        </w:rPr>
        <w:t>ΕΑΠ</w:t>
      </w:r>
      <w:r w:rsidRPr="006501DB">
        <w:rPr>
          <w:sz w:val="40"/>
        </w:rPr>
        <w:t>»</w:t>
      </w:r>
    </w:p>
    <w:p w14:paraId="7728E7C6" w14:textId="77777777" w:rsidR="00D20D90" w:rsidRPr="006501DB" w:rsidRDefault="00B0200B" w:rsidP="008F638F">
      <w:pPr>
        <w:spacing w:before="120" w:after="120" w:line="360" w:lineRule="auto"/>
        <w:jc w:val="center"/>
        <w:rPr>
          <w:sz w:val="36"/>
        </w:rPr>
      </w:pPr>
      <w:r w:rsidRPr="006501DB">
        <w:rPr>
          <w:sz w:val="36"/>
        </w:rPr>
        <w:t>«</w:t>
      </w:r>
      <w:r w:rsidR="00FE163C" w:rsidRPr="006501DB">
        <w:rPr>
          <w:sz w:val="36"/>
        </w:rPr>
        <w:t>Πληροφορική</w:t>
      </w:r>
      <w:r w:rsidRPr="006501DB">
        <w:rPr>
          <w:sz w:val="36"/>
        </w:rPr>
        <w:t>»</w:t>
      </w:r>
    </w:p>
    <w:p w14:paraId="775082C0" w14:textId="77777777" w:rsidR="00F576E9" w:rsidRPr="006501DB" w:rsidRDefault="00F576E9" w:rsidP="008F638F">
      <w:pPr>
        <w:spacing w:before="120" w:after="120" w:line="360" w:lineRule="auto"/>
        <w:jc w:val="both"/>
      </w:pPr>
    </w:p>
    <w:p w14:paraId="66B4E846" w14:textId="77777777" w:rsidR="00F576E9" w:rsidRPr="006501DB" w:rsidRDefault="00F576E9" w:rsidP="008F638F">
      <w:pPr>
        <w:spacing w:before="120" w:after="120" w:line="360" w:lineRule="auto"/>
        <w:jc w:val="both"/>
      </w:pPr>
    </w:p>
    <w:p w14:paraId="453FAE41" w14:textId="77777777" w:rsidR="00F576E9" w:rsidRPr="006501DB" w:rsidRDefault="006578AA" w:rsidP="008F638F">
      <w:pPr>
        <w:spacing w:before="120" w:after="120" w:line="360" w:lineRule="auto"/>
        <w:jc w:val="center"/>
        <w:rPr>
          <w:sz w:val="36"/>
        </w:rPr>
      </w:pPr>
      <w:r w:rsidRPr="006501DB">
        <w:rPr>
          <w:sz w:val="32"/>
        </w:rPr>
        <w:t xml:space="preserve">Πτυχιακή / </w:t>
      </w:r>
      <w:r w:rsidR="00D20D90" w:rsidRPr="006501DB">
        <w:rPr>
          <w:sz w:val="32"/>
        </w:rPr>
        <w:t>Διπλωματική Εργασία</w:t>
      </w:r>
    </w:p>
    <w:p w14:paraId="370CD1E0" w14:textId="424ACFFA" w:rsidR="00F576E9" w:rsidRPr="006501DB" w:rsidRDefault="00D20D90" w:rsidP="008F638F">
      <w:pPr>
        <w:spacing w:before="120" w:after="120" w:line="360" w:lineRule="auto"/>
        <w:jc w:val="center"/>
        <w:rPr>
          <w:sz w:val="32"/>
        </w:rPr>
      </w:pPr>
      <w:r w:rsidRPr="006501DB">
        <w:rPr>
          <w:sz w:val="32"/>
        </w:rPr>
        <w:t>«</w:t>
      </w:r>
      <w:r w:rsidR="00FE163C" w:rsidRPr="006501DB">
        <w:rPr>
          <w:b/>
          <w:bCs/>
          <w:sz w:val="32"/>
          <w:lang w:val="en-US"/>
        </w:rPr>
        <w:t>H</w:t>
      </w:r>
      <w:r w:rsidR="00FE163C" w:rsidRPr="006501DB">
        <w:rPr>
          <w:b/>
          <w:bCs/>
          <w:sz w:val="32"/>
        </w:rPr>
        <w:t xml:space="preserve"> </w:t>
      </w:r>
      <w:r w:rsidR="00FE163C" w:rsidRPr="006501DB">
        <w:rPr>
          <w:b/>
          <w:bCs/>
          <w:sz w:val="32"/>
          <w:lang w:val="en-US"/>
        </w:rPr>
        <w:t>E</w:t>
      </w:r>
      <w:r w:rsidR="00941C87" w:rsidRPr="006501DB">
        <w:rPr>
          <w:b/>
          <w:bCs/>
          <w:sz w:val="32"/>
        </w:rPr>
        <w:t>πίδραση</w:t>
      </w:r>
      <w:r w:rsidR="00FE163C" w:rsidRPr="006501DB">
        <w:rPr>
          <w:b/>
          <w:bCs/>
          <w:sz w:val="32"/>
        </w:rPr>
        <w:t xml:space="preserve"> των </w:t>
      </w:r>
      <w:r w:rsidR="00DF3150">
        <w:rPr>
          <w:b/>
          <w:bCs/>
          <w:sz w:val="32"/>
          <w:lang w:val="en-US"/>
        </w:rPr>
        <w:t>Influencers</w:t>
      </w:r>
      <w:r w:rsidR="00145559">
        <w:rPr>
          <w:b/>
          <w:bCs/>
          <w:sz w:val="32"/>
        </w:rPr>
        <w:t xml:space="preserve"> </w:t>
      </w:r>
      <w:r w:rsidR="00013460">
        <w:rPr>
          <w:b/>
          <w:bCs/>
          <w:sz w:val="32"/>
        </w:rPr>
        <w:t>Μ</w:t>
      </w:r>
      <w:r w:rsidR="00FE163C" w:rsidRPr="006501DB">
        <w:rPr>
          <w:b/>
          <w:bCs/>
          <w:sz w:val="32"/>
        </w:rPr>
        <w:t xml:space="preserve">έσω </w:t>
      </w:r>
      <w:r w:rsidR="00AE6C8C">
        <w:rPr>
          <w:b/>
          <w:bCs/>
          <w:sz w:val="32"/>
        </w:rPr>
        <w:t>τ</w:t>
      </w:r>
      <w:r w:rsidR="00FE163C" w:rsidRPr="006501DB">
        <w:rPr>
          <w:b/>
          <w:bCs/>
          <w:sz w:val="32"/>
        </w:rPr>
        <w:t xml:space="preserve">ων </w:t>
      </w:r>
      <w:r w:rsidR="00FE163C" w:rsidRPr="006501DB">
        <w:rPr>
          <w:b/>
          <w:bCs/>
          <w:sz w:val="32"/>
          <w:lang w:val="en-US"/>
        </w:rPr>
        <w:t>Social</w:t>
      </w:r>
      <w:r w:rsidR="00FE163C" w:rsidRPr="006501DB">
        <w:rPr>
          <w:b/>
          <w:bCs/>
          <w:sz w:val="32"/>
        </w:rPr>
        <w:t xml:space="preserve"> </w:t>
      </w:r>
      <w:r w:rsidR="00FE163C" w:rsidRPr="006501DB">
        <w:rPr>
          <w:b/>
          <w:bCs/>
          <w:sz w:val="32"/>
          <w:lang w:val="en-US"/>
        </w:rPr>
        <w:t>Media</w:t>
      </w:r>
      <w:r w:rsidR="00FE163C" w:rsidRPr="006501DB">
        <w:rPr>
          <w:b/>
          <w:bCs/>
          <w:sz w:val="32"/>
        </w:rPr>
        <w:t xml:space="preserve"> στην Ψηφιακή Οικονομία &amp; Υλοποίηση Web Πλατφόρμας Διασύνδεσης με Επιχειρήσεις</w:t>
      </w:r>
      <w:r w:rsidRPr="006501DB">
        <w:rPr>
          <w:sz w:val="32"/>
        </w:rPr>
        <w:t>»</w:t>
      </w:r>
    </w:p>
    <w:p w14:paraId="01DC4530" w14:textId="77777777" w:rsidR="00F576E9" w:rsidRPr="006501DB" w:rsidRDefault="00F576E9" w:rsidP="008F638F">
      <w:pPr>
        <w:spacing w:before="120" w:after="120" w:line="360" w:lineRule="auto"/>
        <w:jc w:val="both"/>
      </w:pPr>
    </w:p>
    <w:p w14:paraId="7A56E87F" w14:textId="77777777" w:rsidR="00F576E9" w:rsidRPr="006501DB" w:rsidRDefault="00DD4B23" w:rsidP="008F638F">
      <w:pPr>
        <w:spacing w:before="120" w:after="120" w:line="360" w:lineRule="auto"/>
        <w:jc w:val="center"/>
        <w:rPr>
          <w:sz w:val="28"/>
        </w:rPr>
      </w:pPr>
      <w:r w:rsidRPr="006501DB">
        <w:rPr>
          <w:sz w:val="28"/>
        </w:rPr>
        <w:t>«</w:t>
      </w:r>
      <w:r w:rsidR="00FE163C" w:rsidRPr="006501DB">
        <w:rPr>
          <w:sz w:val="28"/>
        </w:rPr>
        <w:t>Ηλίας Μητσέας</w:t>
      </w:r>
      <w:r w:rsidRPr="006501DB">
        <w:rPr>
          <w:sz w:val="28"/>
        </w:rPr>
        <w:t>»</w:t>
      </w:r>
    </w:p>
    <w:p w14:paraId="73225AD4" w14:textId="77777777" w:rsidR="00D20D90" w:rsidRPr="006501DB" w:rsidRDefault="00D20D90" w:rsidP="00EF6497">
      <w:pPr>
        <w:spacing w:before="120" w:after="120" w:line="360" w:lineRule="auto"/>
        <w:jc w:val="both"/>
      </w:pPr>
    </w:p>
    <w:p w14:paraId="0803702E" w14:textId="77777777" w:rsidR="0066126C" w:rsidRPr="006501DB" w:rsidRDefault="00D20D90" w:rsidP="008F638F">
      <w:pPr>
        <w:spacing w:before="120" w:after="120" w:line="360" w:lineRule="auto"/>
        <w:jc w:val="center"/>
        <w:rPr>
          <w:i/>
        </w:rPr>
      </w:pPr>
      <w:r w:rsidRPr="006501DB">
        <w:t>Επιβλέπων καθηγητής</w:t>
      </w:r>
      <w:r w:rsidR="00CA7500" w:rsidRPr="006501DB">
        <w:t xml:space="preserve">: </w:t>
      </w:r>
      <w:r w:rsidR="0066126C" w:rsidRPr="006501DB">
        <w:t>«</w:t>
      </w:r>
      <w:r w:rsidR="00FE163C" w:rsidRPr="006501DB">
        <w:t>Παναγιώτης Φιτσιλής</w:t>
      </w:r>
      <w:r w:rsidR="0066126C" w:rsidRPr="006501DB">
        <w:rPr>
          <w:i/>
        </w:rPr>
        <w:t>»</w:t>
      </w:r>
      <w:r w:rsidRPr="006501DB">
        <w:t xml:space="preserve"> </w:t>
      </w:r>
    </w:p>
    <w:p w14:paraId="06F33D40" w14:textId="77777777" w:rsidR="00D20D90" w:rsidRPr="006501DB" w:rsidRDefault="00D20D90" w:rsidP="008F638F">
      <w:pPr>
        <w:spacing w:before="120" w:after="120" w:line="360" w:lineRule="auto"/>
        <w:jc w:val="center"/>
      </w:pPr>
    </w:p>
    <w:p w14:paraId="3C817DFE" w14:textId="77777777" w:rsidR="00DD4B23" w:rsidRPr="006501DB" w:rsidRDefault="00DD4B23" w:rsidP="008F638F">
      <w:pPr>
        <w:spacing w:before="120" w:after="120" w:line="360" w:lineRule="auto"/>
        <w:jc w:val="center"/>
      </w:pPr>
    </w:p>
    <w:p w14:paraId="4ECB4686" w14:textId="77777777" w:rsidR="008F638F" w:rsidRPr="006501DB" w:rsidRDefault="008F638F" w:rsidP="008F638F">
      <w:pPr>
        <w:spacing w:before="120" w:after="120" w:line="360" w:lineRule="auto"/>
        <w:jc w:val="center"/>
      </w:pPr>
    </w:p>
    <w:p w14:paraId="675D66EF" w14:textId="77777777" w:rsidR="008F638F" w:rsidRPr="006501DB" w:rsidRDefault="008F638F" w:rsidP="008F638F">
      <w:pPr>
        <w:spacing w:before="120" w:after="120" w:line="360" w:lineRule="auto"/>
        <w:jc w:val="center"/>
      </w:pPr>
    </w:p>
    <w:p w14:paraId="0542BA04" w14:textId="77777777" w:rsidR="00DD4B23" w:rsidRPr="006501DB" w:rsidRDefault="00DD4B23" w:rsidP="008F638F">
      <w:pPr>
        <w:spacing w:before="120" w:after="120" w:line="360" w:lineRule="auto"/>
        <w:jc w:val="center"/>
      </w:pPr>
    </w:p>
    <w:p w14:paraId="6BE6E119" w14:textId="77777777" w:rsidR="007441F5" w:rsidRPr="006501DB" w:rsidRDefault="007441F5" w:rsidP="008F638F">
      <w:pPr>
        <w:spacing w:before="120" w:after="120" w:line="360" w:lineRule="auto"/>
        <w:jc w:val="center"/>
      </w:pPr>
    </w:p>
    <w:p w14:paraId="13567E63" w14:textId="77777777" w:rsidR="0046116B" w:rsidRPr="006501DB" w:rsidRDefault="0046116B" w:rsidP="008F638F">
      <w:pPr>
        <w:spacing w:before="120" w:after="120" w:line="360" w:lineRule="auto"/>
        <w:jc w:val="center"/>
      </w:pPr>
    </w:p>
    <w:p w14:paraId="783B4AA4" w14:textId="77777777" w:rsidR="005B5C14" w:rsidRPr="006501DB" w:rsidRDefault="005B5C14" w:rsidP="008F638F">
      <w:pPr>
        <w:spacing w:before="120" w:after="120" w:line="360" w:lineRule="auto"/>
        <w:jc w:val="center"/>
      </w:pPr>
    </w:p>
    <w:p w14:paraId="15AB7C01" w14:textId="77777777" w:rsidR="007441F5" w:rsidRPr="006501DB" w:rsidRDefault="007441F5" w:rsidP="008F638F">
      <w:pPr>
        <w:spacing w:before="120" w:after="120" w:line="360" w:lineRule="auto"/>
        <w:jc w:val="center"/>
      </w:pPr>
    </w:p>
    <w:p w14:paraId="6EC0E0BE" w14:textId="77777777" w:rsidR="0046116B" w:rsidRPr="006501DB" w:rsidRDefault="00DD4B23" w:rsidP="0046116B">
      <w:pPr>
        <w:spacing w:before="120" w:after="120" w:line="360" w:lineRule="auto"/>
        <w:jc w:val="center"/>
      </w:pPr>
      <w:r w:rsidRPr="006501DB">
        <w:rPr>
          <w:sz w:val="28"/>
          <w:highlight w:val="yellow"/>
        </w:rPr>
        <w:t>Πάτρα, «Μήνας» «Έτος</w:t>
      </w:r>
      <w:r w:rsidRPr="00C07B77">
        <w:rPr>
          <w:sz w:val="28"/>
          <w:highlight w:val="yellow"/>
        </w:rPr>
        <w:t>»</w:t>
      </w:r>
      <w:r w:rsidRPr="006501DB">
        <w:rPr>
          <w:sz w:val="28"/>
        </w:rPr>
        <w:t xml:space="preserve"> </w:t>
      </w:r>
      <w:r w:rsidR="0046116B" w:rsidRPr="006501DB">
        <w:br w:type="page"/>
      </w:r>
    </w:p>
    <w:p w14:paraId="787AC392" w14:textId="77777777" w:rsidR="0046116B" w:rsidRPr="006501DB" w:rsidRDefault="0046116B" w:rsidP="0046116B">
      <w:pPr>
        <w:spacing w:before="120" w:after="120" w:line="360" w:lineRule="auto"/>
        <w:jc w:val="both"/>
      </w:pPr>
    </w:p>
    <w:p w14:paraId="18AD9D45" w14:textId="77777777" w:rsidR="0046116B" w:rsidRPr="006501DB" w:rsidRDefault="0046116B" w:rsidP="0046116B">
      <w:pPr>
        <w:spacing w:before="120" w:after="120" w:line="360" w:lineRule="auto"/>
        <w:jc w:val="both"/>
      </w:pPr>
    </w:p>
    <w:p w14:paraId="577722D4" w14:textId="77777777" w:rsidR="0046116B" w:rsidRPr="006501DB" w:rsidRDefault="0046116B" w:rsidP="0046116B">
      <w:pPr>
        <w:spacing w:before="120" w:after="120" w:line="360" w:lineRule="auto"/>
        <w:jc w:val="both"/>
      </w:pPr>
    </w:p>
    <w:p w14:paraId="107FF2CA" w14:textId="77777777" w:rsidR="0046116B" w:rsidRPr="006501DB" w:rsidRDefault="0046116B" w:rsidP="0046116B">
      <w:pPr>
        <w:spacing w:before="120" w:after="120" w:line="360" w:lineRule="auto"/>
        <w:jc w:val="both"/>
      </w:pPr>
    </w:p>
    <w:p w14:paraId="1791E5B5" w14:textId="77777777" w:rsidR="0046116B" w:rsidRPr="006501DB" w:rsidRDefault="0046116B" w:rsidP="0046116B">
      <w:pPr>
        <w:spacing w:before="120" w:after="120" w:line="360" w:lineRule="auto"/>
        <w:jc w:val="both"/>
      </w:pPr>
    </w:p>
    <w:p w14:paraId="53261EAE" w14:textId="77777777" w:rsidR="0046116B" w:rsidRPr="006501DB" w:rsidRDefault="0046116B" w:rsidP="0046116B">
      <w:pPr>
        <w:spacing w:before="120" w:after="120" w:line="360" w:lineRule="auto"/>
        <w:jc w:val="both"/>
      </w:pPr>
    </w:p>
    <w:p w14:paraId="7873CF73" w14:textId="77777777" w:rsidR="0046116B" w:rsidRPr="006501DB" w:rsidRDefault="0046116B" w:rsidP="0046116B">
      <w:pPr>
        <w:spacing w:before="120" w:after="120" w:line="360" w:lineRule="auto"/>
        <w:jc w:val="both"/>
      </w:pPr>
    </w:p>
    <w:p w14:paraId="0DEA719B" w14:textId="77777777" w:rsidR="0041045B" w:rsidRPr="006501DB" w:rsidRDefault="0041045B" w:rsidP="0046116B">
      <w:pPr>
        <w:spacing w:before="120" w:after="120" w:line="360" w:lineRule="auto"/>
        <w:jc w:val="both"/>
      </w:pPr>
    </w:p>
    <w:p w14:paraId="7615007A" w14:textId="77777777" w:rsidR="0041045B" w:rsidRPr="006501DB" w:rsidRDefault="0041045B" w:rsidP="0046116B">
      <w:pPr>
        <w:spacing w:before="120" w:after="120" w:line="360" w:lineRule="auto"/>
        <w:jc w:val="both"/>
      </w:pPr>
    </w:p>
    <w:p w14:paraId="1EC038DD" w14:textId="77777777" w:rsidR="0041045B" w:rsidRPr="006501DB" w:rsidRDefault="0041045B" w:rsidP="0046116B">
      <w:pPr>
        <w:spacing w:before="120" w:after="120" w:line="360" w:lineRule="auto"/>
        <w:jc w:val="both"/>
      </w:pPr>
    </w:p>
    <w:p w14:paraId="4F524988" w14:textId="77777777" w:rsidR="0041045B" w:rsidRPr="006501DB" w:rsidRDefault="0041045B" w:rsidP="0046116B">
      <w:pPr>
        <w:spacing w:before="120" w:after="120" w:line="360" w:lineRule="auto"/>
        <w:jc w:val="both"/>
      </w:pPr>
    </w:p>
    <w:p w14:paraId="22DBB8AE" w14:textId="77777777" w:rsidR="0041045B" w:rsidRPr="006501DB" w:rsidRDefault="0041045B" w:rsidP="0046116B">
      <w:pPr>
        <w:spacing w:before="120" w:after="120" w:line="360" w:lineRule="auto"/>
        <w:jc w:val="both"/>
      </w:pPr>
    </w:p>
    <w:p w14:paraId="6248AF9E" w14:textId="77777777" w:rsidR="0041045B" w:rsidRPr="006501DB" w:rsidRDefault="0041045B" w:rsidP="0046116B">
      <w:pPr>
        <w:spacing w:before="120" w:after="120" w:line="360" w:lineRule="auto"/>
        <w:jc w:val="both"/>
      </w:pPr>
    </w:p>
    <w:p w14:paraId="19863A62" w14:textId="77777777" w:rsidR="0041045B" w:rsidRPr="006501DB" w:rsidRDefault="0041045B" w:rsidP="0046116B">
      <w:pPr>
        <w:spacing w:before="120" w:after="120" w:line="360" w:lineRule="auto"/>
        <w:jc w:val="both"/>
      </w:pPr>
    </w:p>
    <w:p w14:paraId="4D7A905A" w14:textId="77777777" w:rsidR="0041045B" w:rsidRPr="006501DB" w:rsidRDefault="0041045B" w:rsidP="0046116B">
      <w:pPr>
        <w:spacing w:before="120" w:after="120" w:line="360" w:lineRule="auto"/>
        <w:jc w:val="both"/>
      </w:pPr>
    </w:p>
    <w:p w14:paraId="7200A2DC" w14:textId="77777777" w:rsidR="0041045B" w:rsidRPr="006501DB" w:rsidRDefault="0041045B" w:rsidP="0046116B">
      <w:pPr>
        <w:spacing w:before="120" w:after="120" w:line="360" w:lineRule="auto"/>
        <w:jc w:val="both"/>
      </w:pPr>
    </w:p>
    <w:p w14:paraId="1D74CDC8" w14:textId="77777777" w:rsidR="0046116B" w:rsidRDefault="0046116B" w:rsidP="0046116B">
      <w:pPr>
        <w:spacing w:before="120" w:after="120" w:line="360" w:lineRule="auto"/>
        <w:jc w:val="both"/>
      </w:pPr>
    </w:p>
    <w:p w14:paraId="25072EE0" w14:textId="77777777" w:rsidR="003C596F" w:rsidRPr="006501DB" w:rsidRDefault="003C596F" w:rsidP="0046116B">
      <w:pPr>
        <w:spacing w:before="120" w:after="120" w:line="360" w:lineRule="auto"/>
        <w:jc w:val="both"/>
      </w:pPr>
    </w:p>
    <w:p w14:paraId="1F9E0A37" w14:textId="77777777" w:rsidR="0046116B" w:rsidRPr="006501DB" w:rsidRDefault="0041045B" w:rsidP="0046116B">
      <w:pPr>
        <w:spacing w:before="120" w:after="120" w:line="360" w:lineRule="auto"/>
        <w:jc w:val="both"/>
        <w:rPr>
          <w:sz w:val="20"/>
          <w:szCs w:val="28"/>
        </w:rPr>
      </w:pPr>
      <w:r w:rsidRPr="006501DB">
        <w:rPr>
          <w:sz w:val="20"/>
          <w:szCs w:val="28"/>
        </w:rPr>
        <w:t xml:space="preserve">Η παρούσα εργασία αποτελεί </w:t>
      </w:r>
      <w:r w:rsidR="00AC20BD" w:rsidRPr="006501DB">
        <w:rPr>
          <w:sz w:val="20"/>
          <w:szCs w:val="28"/>
        </w:rPr>
        <w:t xml:space="preserve">πνευματική </w:t>
      </w:r>
      <w:r w:rsidRPr="006501DB">
        <w:rPr>
          <w:sz w:val="20"/>
          <w:szCs w:val="28"/>
        </w:rPr>
        <w:t>ιδιοκτησία του φοιτητή («συγγραφέας/δημιουργός») που την εκπόνησε. Στο πλαίσιο της πολιτικής ανοικτής πρόσβασης ο συγγραφέας/δημιουργός εκχωρεί στο ΕΑΠ, μη αποκλειστική άδεια χρήσης του δικαιώματος αναπαραγωγής, προσαρμογής, δημόσιου δανεισμού, παρουσίασης στο κοινό και ψηφιακής διάχυσής τους διεθνώς, σε ηλεκτρονική μορφή και σε οποιοδήποτε μέσο, για διδακτικούς και ερευνητικούς σκοπούς, άνευ ανταλλάγματος και για όλο το χρόνο διάρκειας των δικαιωμάτων πνευματικής ιδιοκτησίας. Η ανοικτή πρόσβαση στο πλήρες κείμενο για μελέτη και ανάγνωση δεν σημαίνει καθ’ οιονδήποτε τρόπο παραχώρηση δικαιωμάτων διανοητικής ιδιοκτησίας του συγγραφέα/δημιουργού ούτε επιτρέπει την αναπαραγωγή, αναδημοσίευση, αντιγραφή, αποθήκευση, πώληση, εμπορική χρήση, μετάδοση, διανομή, έκδοση, εκτέλεση, «μεταφόρτωση» (downloading), «ανάρτηση» (uploading), μετάφραση, τροποποίηση με οποιονδήποτε τρόπο, τμηματικά ή περιληπτικά της εργασίας, χωρίς τη ρητή προηγούμενη έγγραφη συναίνεση του συγγραφέα/δημιουργού. Ο συγγραφέας/δημιουργός διατηρεί το σύνολο των ηθικών και περιουσιακών του δικαιωμάτων.</w:t>
      </w:r>
      <w:r w:rsidR="0046116B" w:rsidRPr="006501DB">
        <w:rPr>
          <w:sz w:val="20"/>
          <w:szCs w:val="28"/>
        </w:rPr>
        <w:br w:type="page"/>
      </w:r>
    </w:p>
    <w:p w14:paraId="0CFA945C" w14:textId="77777777" w:rsidR="00DC0430" w:rsidRPr="006501DB" w:rsidRDefault="00BF3902" w:rsidP="00673FDC">
      <w:pPr>
        <w:spacing w:before="120" w:after="120" w:line="360" w:lineRule="auto"/>
        <w:jc w:val="center"/>
      </w:pPr>
      <w:r w:rsidRPr="006501DB">
        <w:rPr>
          <w:noProof/>
          <w:lang w:val="en-US" w:eastAsia="en-US"/>
        </w:rPr>
        <w:lastRenderedPageBreak/>
        <w:drawing>
          <wp:inline distT="0" distB="0" distL="0" distR="0" wp14:anchorId="36087681" wp14:editId="7DB6F745">
            <wp:extent cx="2276475" cy="876300"/>
            <wp:effectExtent l="0" t="0" r="0" b="0"/>
            <wp:docPr id="2" name="Picture 2" descr="logo_eap_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ogo_eap_new"/>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276475" cy="876300"/>
                    </a:xfrm>
                    <a:prstGeom prst="rect">
                      <a:avLst/>
                    </a:prstGeom>
                    <a:noFill/>
                    <a:ln>
                      <a:noFill/>
                    </a:ln>
                  </pic:spPr>
                </pic:pic>
              </a:graphicData>
            </a:graphic>
          </wp:inline>
        </w:drawing>
      </w:r>
    </w:p>
    <w:p w14:paraId="041A3FA1" w14:textId="77777777" w:rsidR="00673FDC" w:rsidRPr="006501DB" w:rsidRDefault="00673FDC" w:rsidP="00673FDC">
      <w:pPr>
        <w:spacing w:before="120" w:after="120" w:line="360" w:lineRule="auto"/>
        <w:jc w:val="center"/>
        <w:rPr>
          <w:sz w:val="32"/>
        </w:rPr>
      </w:pPr>
    </w:p>
    <w:p w14:paraId="7E07AB6C" w14:textId="77777777" w:rsidR="00673FDC" w:rsidRPr="006501DB" w:rsidRDefault="00673FDC" w:rsidP="00673FDC">
      <w:pPr>
        <w:spacing w:before="120" w:after="120" w:line="360" w:lineRule="auto"/>
        <w:jc w:val="center"/>
        <w:rPr>
          <w:sz w:val="32"/>
        </w:rPr>
      </w:pPr>
    </w:p>
    <w:p w14:paraId="07484753" w14:textId="77777777" w:rsidR="00704C62" w:rsidRPr="006501DB" w:rsidRDefault="00704C62" w:rsidP="00673FDC">
      <w:pPr>
        <w:spacing w:before="120" w:after="120" w:line="360" w:lineRule="auto"/>
        <w:jc w:val="center"/>
        <w:rPr>
          <w:sz w:val="32"/>
        </w:rPr>
      </w:pPr>
    </w:p>
    <w:p w14:paraId="7AE4DCA4" w14:textId="1116E3EE" w:rsidR="00975512" w:rsidRPr="006501DB" w:rsidRDefault="00975512" w:rsidP="00975512">
      <w:pPr>
        <w:spacing w:before="120" w:after="120" w:line="360" w:lineRule="auto"/>
        <w:jc w:val="center"/>
        <w:rPr>
          <w:sz w:val="32"/>
        </w:rPr>
      </w:pPr>
      <w:r w:rsidRPr="006501DB">
        <w:rPr>
          <w:sz w:val="32"/>
        </w:rPr>
        <w:t>«</w:t>
      </w:r>
      <w:r w:rsidR="005259EA" w:rsidRPr="006501DB">
        <w:rPr>
          <w:b/>
          <w:bCs/>
          <w:sz w:val="32"/>
          <w:lang w:val="en-US"/>
        </w:rPr>
        <w:t>H</w:t>
      </w:r>
      <w:r w:rsidR="005259EA" w:rsidRPr="006501DB">
        <w:rPr>
          <w:b/>
          <w:bCs/>
          <w:sz w:val="32"/>
        </w:rPr>
        <w:t xml:space="preserve"> </w:t>
      </w:r>
      <w:r w:rsidR="005259EA" w:rsidRPr="006501DB">
        <w:rPr>
          <w:b/>
          <w:bCs/>
          <w:sz w:val="32"/>
          <w:lang w:val="en-US"/>
        </w:rPr>
        <w:t>E</w:t>
      </w:r>
      <w:r w:rsidR="00941C87" w:rsidRPr="006501DB">
        <w:rPr>
          <w:b/>
          <w:bCs/>
          <w:sz w:val="32"/>
        </w:rPr>
        <w:t>πίδραση</w:t>
      </w:r>
      <w:r w:rsidR="005259EA" w:rsidRPr="006501DB">
        <w:rPr>
          <w:b/>
          <w:bCs/>
          <w:sz w:val="32"/>
        </w:rPr>
        <w:t xml:space="preserve"> των </w:t>
      </w:r>
      <w:r w:rsidR="00DF3150">
        <w:rPr>
          <w:b/>
          <w:bCs/>
          <w:sz w:val="32"/>
          <w:lang w:val="en-US"/>
        </w:rPr>
        <w:t>Influencers</w:t>
      </w:r>
      <w:r w:rsidR="00145559">
        <w:rPr>
          <w:b/>
          <w:bCs/>
          <w:sz w:val="32"/>
        </w:rPr>
        <w:t xml:space="preserve"> </w:t>
      </w:r>
      <w:r w:rsidR="009D402E">
        <w:rPr>
          <w:b/>
          <w:bCs/>
          <w:sz w:val="32"/>
        </w:rPr>
        <w:t>Μ</w:t>
      </w:r>
      <w:r w:rsidR="00A83446" w:rsidRPr="006501DB">
        <w:rPr>
          <w:b/>
          <w:bCs/>
          <w:sz w:val="32"/>
        </w:rPr>
        <w:t xml:space="preserve">έσω </w:t>
      </w:r>
      <w:r w:rsidR="00A83446">
        <w:rPr>
          <w:b/>
          <w:bCs/>
          <w:sz w:val="32"/>
        </w:rPr>
        <w:t>τ</w:t>
      </w:r>
      <w:r w:rsidR="00A83446" w:rsidRPr="006501DB">
        <w:rPr>
          <w:b/>
          <w:bCs/>
          <w:sz w:val="32"/>
        </w:rPr>
        <w:t xml:space="preserve">ων </w:t>
      </w:r>
      <w:r w:rsidR="005259EA" w:rsidRPr="006501DB">
        <w:rPr>
          <w:b/>
          <w:bCs/>
          <w:sz w:val="32"/>
          <w:lang w:val="en-US"/>
        </w:rPr>
        <w:t>Social</w:t>
      </w:r>
      <w:r w:rsidR="005259EA" w:rsidRPr="006501DB">
        <w:rPr>
          <w:b/>
          <w:bCs/>
          <w:sz w:val="32"/>
        </w:rPr>
        <w:t xml:space="preserve"> </w:t>
      </w:r>
      <w:r w:rsidR="005259EA" w:rsidRPr="006501DB">
        <w:rPr>
          <w:b/>
          <w:bCs/>
          <w:sz w:val="32"/>
          <w:lang w:val="en-US"/>
        </w:rPr>
        <w:t>Media</w:t>
      </w:r>
      <w:r w:rsidR="005259EA" w:rsidRPr="006501DB">
        <w:rPr>
          <w:b/>
          <w:bCs/>
          <w:sz w:val="32"/>
        </w:rPr>
        <w:t xml:space="preserve"> στην Ψηφιακή Οικονομία &amp; Υλοποίηση Web Πλατφόρμας Διασύνδεσης με Επιχειρήσεις</w:t>
      </w:r>
      <w:r w:rsidRPr="006501DB">
        <w:rPr>
          <w:sz w:val="32"/>
        </w:rPr>
        <w:t>»</w:t>
      </w:r>
    </w:p>
    <w:p w14:paraId="38F18733" w14:textId="77777777" w:rsidR="00975512" w:rsidRPr="006501DB" w:rsidRDefault="00975512" w:rsidP="00975512">
      <w:pPr>
        <w:spacing w:before="120" w:after="120" w:line="360" w:lineRule="auto"/>
        <w:jc w:val="both"/>
      </w:pPr>
    </w:p>
    <w:p w14:paraId="24DC80AD" w14:textId="77777777" w:rsidR="00975512" w:rsidRPr="006501DB" w:rsidRDefault="00975512" w:rsidP="00975512">
      <w:pPr>
        <w:spacing w:before="120" w:after="120" w:line="360" w:lineRule="auto"/>
        <w:jc w:val="center"/>
        <w:rPr>
          <w:sz w:val="28"/>
        </w:rPr>
      </w:pPr>
      <w:r w:rsidRPr="006501DB">
        <w:rPr>
          <w:sz w:val="28"/>
        </w:rPr>
        <w:t>«</w:t>
      </w:r>
      <w:r w:rsidR="005259EA" w:rsidRPr="006501DB">
        <w:rPr>
          <w:sz w:val="28"/>
        </w:rPr>
        <w:t>Ηλίας Μητσέας</w:t>
      </w:r>
      <w:r w:rsidRPr="006501DB">
        <w:rPr>
          <w:sz w:val="28"/>
        </w:rPr>
        <w:t>»</w:t>
      </w:r>
    </w:p>
    <w:p w14:paraId="3A413BD3" w14:textId="77777777" w:rsidR="00BB1399" w:rsidRPr="006501DB" w:rsidRDefault="00BB1399" w:rsidP="00B62562">
      <w:pPr>
        <w:spacing w:before="120" w:after="120" w:line="360" w:lineRule="auto"/>
        <w:jc w:val="both"/>
      </w:pPr>
    </w:p>
    <w:p w14:paraId="73A0D25C" w14:textId="77777777" w:rsidR="00DD4B23" w:rsidRPr="006501DB" w:rsidRDefault="00DD4B23" w:rsidP="00B62562">
      <w:pPr>
        <w:spacing w:before="120" w:after="120" w:line="360" w:lineRule="auto"/>
        <w:jc w:val="both"/>
      </w:pPr>
    </w:p>
    <w:p w14:paraId="7BB302E9" w14:textId="77777777" w:rsidR="00DD4B23" w:rsidRPr="006501DB" w:rsidRDefault="00975512" w:rsidP="00975512">
      <w:pPr>
        <w:spacing w:before="120" w:after="120" w:line="360" w:lineRule="auto"/>
        <w:jc w:val="center"/>
      </w:pPr>
      <w:r w:rsidRPr="006501DB">
        <w:rPr>
          <w:highlight w:val="yellow"/>
        </w:rPr>
        <w:t xml:space="preserve">Επιτροπή </w:t>
      </w:r>
      <w:r w:rsidR="00673051" w:rsidRPr="006501DB">
        <w:rPr>
          <w:highlight w:val="yellow"/>
        </w:rPr>
        <w:t xml:space="preserve">Επίβλεψης </w:t>
      </w:r>
      <w:r w:rsidR="006578AA" w:rsidRPr="006501DB">
        <w:rPr>
          <w:highlight w:val="yellow"/>
        </w:rPr>
        <w:t xml:space="preserve">Πτυχιακής / </w:t>
      </w:r>
      <w:r w:rsidR="00113ED2" w:rsidRPr="006501DB">
        <w:rPr>
          <w:highlight w:val="yellow"/>
        </w:rPr>
        <w:t>Διπλωματικής</w:t>
      </w:r>
      <w:r w:rsidR="00673051" w:rsidRPr="006501DB">
        <w:rPr>
          <w:highlight w:val="yellow"/>
        </w:rPr>
        <w:t xml:space="preserve"> Εργασίας</w:t>
      </w:r>
    </w:p>
    <w:tbl>
      <w:tblPr>
        <w:tblW w:w="0" w:type="auto"/>
        <w:jc w:val="center"/>
        <w:tblLook w:val="04A0" w:firstRow="1" w:lastRow="0" w:firstColumn="1" w:lastColumn="0" w:noHBand="0" w:noVBand="1"/>
      </w:tblPr>
      <w:tblGrid>
        <w:gridCol w:w="4377"/>
        <w:gridCol w:w="4365"/>
      </w:tblGrid>
      <w:tr w:rsidR="00EE3355" w:rsidRPr="006501DB" w14:paraId="2D4F5014" w14:textId="77777777" w:rsidTr="00673051">
        <w:trPr>
          <w:trHeight w:val="1803"/>
          <w:jc w:val="center"/>
        </w:trPr>
        <w:tc>
          <w:tcPr>
            <w:tcW w:w="4621" w:type="dxa"/>
          </w:tcPr>
          <w:p w14:paraId="1D83AFA4" w14:textId="77777777" w:rsidR="0066126C" w:rsidRPr="006501DB" w:rsidRDefault="0066126C" w:rsidP="006D4746">
            <w:pPr>
              <w:spacing w:after="120"/>
              <w:jc w:val="center"/>
              <w:rPr>
                <w:i/>
              </w:rPr>
            </w:pPr>
            <w:r w:rsidRPr="006501DB">
              <w:t>Επιβλέπων Καθηγητής</w:t>
            </w:r>
            <w:r w:rsidRPr="006501DB">
              <w:rPr>
                <w:i/>
              </w:rPr>
              <w:t>:</w:t>
            </w:r>
          </w:p>
          <w:p w14:paraId="5FF5D7F4" w14:textId="77777777" w:rsidR="00EE3355" w:rsidRPr="006501DB" w:rsidRDefault="0066126C" w:rsidP="006D4746">
            <w:pPr>
              <w:spacing w:after="120"/>
              <w:jc w:val="center"/>
            </w:pPr>
            <w:r w:rsidRPr="006501DB">
              <w:t>«</w:t>
            </w:r>
            <w:r w:rsidR="005259EA" w:rsidRPr="006501DB">
              <w:t>Παναγιώτης Φιτσιλής</w:t>
            </w:r>
            <w:r w:rsidR="00EE3355" w:rsidRPr="006501DB">
              <w:t>»</w:t>
            </w:r>
          </w:p>
          <w:p w14:paraId="756AA060" w14:textId="77777777" w:rsidR="0066126C" w:rsidRPr="006501DB" w:rsidRDefault="00EE3355" w:rsidP="0066126C">
            <w:pPr>
              <w:spacing w:after="120"/>
              <w:jc w:val="center"/>
            </w:pPr>
            <w:r w:rsidRPr="006501DB">
              <w:rPr>
                <w:highlight w:val="yellow"/>
              </w:rPr>
              <w:t>«Ιδιότητα &amp; Ίδρυμα Υπαγωγής</w:t>
            </w:r>
            <w:r w:rsidR="00FA4EA5" w:rsidRPr="006501DB">
              <w:rPr>
                <w:highlight w:val="yellow"/>
              </w:rPr>
              <w:t>»</w:t>
            </w:r>
          </w:p>
          <w:p w14:paraId="169782EE" w14:textId="77777777" w:rsidR="00EE3355" w:rsidRPr="006501DB" w:rsidRDefault="00EE3355" w:rsidP="0066126C">
            <w:pPr>
              <w:spacing w:after="120"/>
              <w:jc w:val="center"/>
              <w:rPr>
                <w:i/>
              </w:rPr>
            </w:pPr>
          </w:p>
        </w:tc>
        <w:tc>
          <w:tcPr>
            <w:tcW w:w="4621" w:type="dxa"/>
          </w:tcPr>
          <w:p w14:paraId="4D86A845" w14:textId="77777777" w:rsidR="0066126C" w:rsidRPr="006501DB" w:rsidRDefault="0066126C" w:rsidP="006D4746">
            <w:pPr>
              <w:spacing w:after="120"/>
              <w:jc w:val="center"/>
              <w:rPr>
                <w:highlight w:val="yellow"/>
              </w:rPr>
            </w:pPr>
            <w:r w:rsidRPr="006501DB">
              <w:rPr>
                <w:highlight w:val="yellow"/>
              </w:rPr>
              <w:t xml:space="preserve">Συν-Επιβλέπων </w:t>
            </w:r>
            <w:r w:rsidR="00113ED2" w:rsidRPr="006501DB">
              <w:rPr>
                <w:highlight w:val="yellow"/>
              </w:rPr>
              <w:t>Καθηγητής</w:t>
            </w:r>
            <w:r w:rsidRPr="006501DB">
              <w:rPr>
                <w:highlight w:val="yellow"/>
              </w:rPr>
              <w:t>:</w:t>
            </w:r>
          </w:p>
          <w:p w14:paraId="41F247AB" w14:textId="77777777" w:rsidR="00EE3355" w:rsidRPr="006501DB" w:rsidRDefault="0066126C" w:rsidP="0066126C">
            <w:pPr>
              <w:spacing w:after="120"/>
              <w:jc w:val="center"/>
              <w:rPr>
                <w:highlight w:val="yellow"/>
              </w:rPr>
            </w:pPr>
            <w:r w:rsidRPr="006501DB">
              <w:rPr>
                <w:highlight w:val="yellow"/>
              </w:rPr>
              <w:t>«</w:t>
            </w:r>
            <w:r w:rsidR="00EE3355" w:rsidRPr="006501DB">
              <w:rPr>
                <w:highlight w:val="yellow"/>
              </w:rPr>
              <w:t>Όνομα &amp; Επώνυμο»</w:t>
            </w:r>
          </w:p>
          <w:p w14:paraId="06B4347B" w14:textId="77777777" w:rsidR="00EE3355" w:rsidRPr="006501DB" w:rsidRDefault="00EE3355" w:rsidP="00FA4EA5">
            <w:pPr>
              <w:spacing w:after="120"/>
              <w:jc w:val="center"/>
              <w:rPr>
                <w:highlight w:val="yellow"/>
              </w:rPr>
            </w:pPr>
            <w:r w:rsidRPr="006501DB">
              <w:rPr>
                <w:highlight w:val="yellow"/>
              </w:rPr>
              <w:t>«Ιδιότητα &amp; Ίδρυμα Υπαγωγής</w:t>
            </w:r>
            <w:r w:rsidR="0066126C" w:rsidRPr="006501DB">
              <w:rPr>
                <w:highlight w:val="yellow"/>
              </w:rPr>
              <w:t>»</w:t>
            </w:r>
          </w:p>
          <w:p w14:paraId="4A4DFF7E" w14:textId="77777777" w:rsidR="0066126C" w:rsidRPr="006501DB" w:rsidRDefault="0066126C" w:rsidP="00FA4EA5">
            <w:pPr>
              <w:spacing w:after="120"/>
              <w:jc w:val="center"/>
              <w:rPr>
                <w:highlight w:val="yellow"/>
              </w:rPr>
            </w:pPr>
          </w:p>
        </w:tc>
      </w:tr>
      <w:tr w:rsidR="006E6041" w:rsidRPr="006501DB" w14:paraId="67892480" w14:textId="77777777" w:rsidTr="00673051">
        <w:trPr>
          <w:trHeight w:val="1803"/>
          <w:jc w:val="center"/>
        </w:trPr>
        <w:tc>
          <w:tcPr>
            <w:tcW w:w="4621" w:type="dxa"/>
          </w:tcPr>
          <w:p w14:paraId="56BFD7CC" w14:textId="77777777" w:rsidR="006E6041" w:rsidRPr="006501DB" w:rsidRDefault="006E6041" w:rsidP="006D4746">
            <w:pPr>
              <w:spacing w:after="120"/>
              <w:jc w:val="center"/>
            </w:pPr>
          </w:p>
        </w:tc>
        <w:tc>
          <w:tcPr>
            <w:tcW w:w="4621" w:type="dxa"/>
          </w:tcPr>
          <w:p w14:paraId="18C6805C" w14:textId="77777777" w:rsidR="006E6041" w:rsidRPr="006501DB" w:rsidRDefault="006E6041" w:rsidP="006E6041">
            <w:pPr>
              <w:spacing w:after="120"/>
              <w:jc w:val="center"/>
              <w:rPr>
                <w:highlight w:val="yellow"/>
              </w:rPr>
            </w:pPr>
            <w:r w:rsidRPr="006501DB">
              <w:rPr>
                <w:highlight w:val="yellow"/>
              </w:rPr>
              <w:t>Συν-Επιβλέπων Καθηγητής:</w:t>
            </w:r>
          </w:p>
          <w:p w14:paraId="1236F555" w14:textId="77777777" w:rsidR="006E6041" w:rsidRPr="006501DB" w:rsidRDefault="006E6041" w:rsidP="006E6041">
            <w:pPr>
              <w:spacing w:after="120"/>
              <w:jc w:val="center"/>
              <w:rPr>
                <w:highlight w:val="yellow"/>
              </w:rPr>
            </w:pPr>
            <w:r w:rsidRPr="006501DB">
              <w:rPr>
                <w:highlight w:val="yellow"/>
              </w:rPr>
              <w:t>«Όνομα &amp; Επώνυμο»</w:t>
            </w:r>
          </w:p>
          <w:p w14:paraId="616E8249" w14:textId="77777777" w:rsidR="006E6041" w:rsidRPr="006501DB" w:rsidRDefault="006E6041" w:rsidP="006E6041">
            <w:pPr>
              <w:spacing w:after="120"/>
              <w:jc w:val="center"/>
              <w:rPr>
                <w:highlight w:val="yellow"/>
              </w:rPr>
            </w:pPr>
            <w:r w:rsidRPr="006501DB">
              <w:rPr>
                <w:highlight w:val="yellow"/>
              </w:rPr>
              <w:t>«Ιδιότητα &amp; Ίδρυμα Υπαγωγής»</w:t>
            </w:r>
          </w:p>
        </w:tc>
      </w:tr>
    </w:tbl>
    <w:p w14:paraId="134A379E" w14:textId="77777777" w:rsidR="00DD4B23" w:rsidRPr="006501DB" w:rsidRDefault="00DD4B23" w:rsidP="00704C62">
      <w:pPr>
        <w:spacing w:before="120" w:after="120" w:line="360" w:lineRule="auto"/>
        <w:jc w:val="center"/>
        <w:rPr>
          <w:b/>
        </w:rPr>
      </w:pPr>
    </w:p>
    <w:p w14:paraId="21445834" w14:textId="77777777" w:rsidR="00266877" w:rsidRPr="006501DB" w:rsidRDefault="00266877" w:rsidP="00266877">
      <w:pPr>
        <w:spacing w:before="120" w:after="120" w:line="360" w:lineRule="auto"/>
        <w:jc w:val="center"/>
        <w:rPr>
          <w:b/>
        </w:rPr>
      </w:pPr>
    </w:p>
    <w:p w14:paraId="55F89862" w14:textId="77777777" w:rsidR="0066126C" w:rsidRPr="006501DB" w:rsidRDefault="0066126C" w:rsidP="00266877">
      <w:pPr>
        <w:spacing w:before="120" w:after="120" w:line="360" w:lineRule="auto"/>
        <w:jc w:val="center"/>
        <w:rPr>
          <w:b/>
        </w:rPr>
      </w:pPr>
    </w:p>
    <w:p w14:paraId="3CFACB1B" w14:textId="77777777" w:rsidR="00266877" w:rsidRPr="006501DB" w:rsidRDefault="00266877" w:rsidP="00266877">
      <w:pPr>
        <w:spacing w:before="120" w:after="120" w:line="360" w:lineRule="auto"/>
        <w:jc w:val="center"/>
        <w:rPr>
          <w:b/>
        </w:rPr>
      </w:pPr>
    </w:p>
    <w:p w14:paraId="7C4EAD09" w14:textId="77777777" w:rsidR="002A1F02" w:rsidRPr="006501DB" w:rsidRDefault="00266877" w:rsidP="0046116B">
      <w:pPr>
        <w:spacing w:before="120" w:after="120" w:line="360" w:lineRule="auto"/>
        <w:jc w:val="center"/>
        <w:rPr>
          <w:sz w:val="28"/>
        </w:rPr>
        <w:sectPr w:rsidR="002A1F02" w:rsidRPr="006501DB" w:rsidSect="00523198">
          <w:pgSz w:w="11906" w:h="16838"/>
          <w:pgMar w:top="1440" w:right="1440" w:bottom="1440" w:left="1440" w:header="720" w:footer="720" w:gutter="284"/>
          <w:cols w:space="708"/>
          <w:docGrid w:linePitch="360"/>
        </w:sectPr>
      </w:pPr>
      <w:r w:rsidRPr="006501DB">
        <w:rPr>
          <w:sz w:val="28"/>
          <w:highlight w:val="yellow"/>
        </w:rPr>
        <w:lastRenderedPageBreak/>
        <w:t>Πάτρα, «Μήνας» «Έτος»</w:t>
      </w:r>
    </w:p>
    <w:p w14:paraId="7151377D" w14:textId="77777777" w:rsidR="00975512" w:rsidRPr="006501DB" w:rsidRDefault="00975512" w:rsidP="00673FDC">
      <w:pPr>
        <w:spacing w:before="120" w:after="120" w:line="360" w:lineRule="auto"/>
        <w:jc w:val="both"/>
        <w:rPr>
          <w:szCs w:val="28"/>
        </w:rPr>
      </w:pPr>
    </w:p>
    <w:p w14:paraId="53CAB51D" w14:textId="77777777" w:rsidR="00501E62" w:rsidRPr="006501DB" w:rsidRDefault="00501E62" w:rsidP="00673FDC">
      <w:pPr>
        <w:spacing w:before="120" w:after="120" w:line="360" w:lineRule="auto"/>
        <w:jc w:val="both"/>
        <w:rPr>
          <w:szCs w:val="28"/>
        </w:rPr>
      </w:pPr>
    </w:p>
    <w:p w14:paraId="2292F95F" w14:textId="77777777" w:rsidR="00501E62" w:rsidRPr="006501DB" w:rsidRDefault="00501E62" w:rsidP="00673FDC">
      <w:pPr>
        <w:spacing w:before="120" w:after="120" w:line="360" w:lineRule="auto"/>
        <w:jc w:val="both"/>
        <w:rPr>
          <w:szCs w:val="28"/>
        </w:rPr>
      </w:pPr>
    </w:p>
    <w:p w14:paraId="7B757133" w14:textId="77777777" w:rsidR="00501E62" w:rsidRPr="006501DB" w:rsidRDefault="00501E62" w:rsidP="00673FDC">
      <w:pPr>
        <w:spacing w:before="120" w:after="120" w:line="360" w:lineRule="auto"/>
        <w:jc w:val="both"/>
        <w:rPr>
          <w:szCs w:val="28"/>
        </w:rPr>
      </w:pPr>
    </w:p>
    <w:p w14:paraId="63849A80" w14:textId="77777777" w:rsidR="00501E62" w:rsidRPr="006501DB" w:rsidRDefault="00501E62" w:rsidP="00673FDC">
      <w:pPr>
        <w:spacing w:before="120" w:after="120" w:line="360" w:lineRule="auto"/>
        <w:jc w:val="both"/>
        <w:rPr>
          <w:szCs w:val="28"/>
        </w:rPr>
      </w:pPr>
    </w:p>
    <w:p w14:paraId="71280CC5" w14:textId="77777777" w:rsidR="00EE3355" w:rsidRPr="006501DB" w:rsidRDefault="00EE3355" w:rsidP="00EE3355">
      <w:pPr>
        <w:spacing w:before="120" w:after="120" w:line="360" w:lineRule="auto"/>
        <w:jc w:val="both"/>
        <w:rPr>
          <w:lang w:eastAsia="en-US"/>
        </w:rPr>
      </w:pPr>
    </w:p>
    <w:p w14:paraId="287ECD77" w14:textId="77777777" w:rsidR="00975512" w:rsidRPr="006501DB" w:rsidRDefault="00EE3355" w:rsidP="00EE3355">
      <w:pPr>
        <w:spacing w:before="120" w:after="120" w:line="360" w:lineRule="auto"/>
        <w:jc w:val="right"/>
        <w:rPr>
          <w:i/>
          <w:lang w:eastAsia="en-US"/>
        </w:rPr>
      </w:pPr>
      <w:r w:rsidRPr="006501DB">
        <w:rPr>
          <w:i/>
          <w:lang w:eastAsia="en-US"/>
        </w:rPr>
        <w:t>«</w:t>
      </w:r>
      <w:r w:rsidR="006D4746" w:rsidRPr="006501DB">
        <w:rPr>
          <w:i/>
          <w:lang w:eastAsia="en-US"/>
        </w:rPr>
        <w:t xml:space="preserve">Ευχαριστίες ή </w:t>
      </w:r>
      <w:r w:rsidRPr="006501DB">
        <w:rPr>
          <w:i/>
          <w:lang w:eastAsia="en-US"/>
        </w:rPr>
        <w:t>Αφιέρωση»</w:t>
      </w:r>
    </w:p>
    <w:p w14:paraId="239D174A" w14:textId="77777777" w:rsidR="00975512" w:rsidRPr="006501DB" w:rsidRDefault="00975512" w:rsidP="00EE3355">
      <w:pPr>
        <w:spacing w:before="120" w:after="120" w:line="360" w:lineRule="auto"/>
        <w:jc w:val="both"/>
        <w:rPr>
          <w:lang w:eastAsia="en-US"/>
        </w:rPr>
      </w:pPr>
    </w:p>
    <w:p w14:paraId="5C93292E" w14:textId="77777777" w:rsidR="00523198" w:rsidRPr="006501DB" w:rsidRDefault="002A1F02" w:rsidP="006329AA">
      <w:pPr>
        <w:spacing w:before="120" w:after="120" w:line="360" w:lineRule="auto"/>
        <w:jc w:val="both"/>
        <w:rPr>
          <w:lang w:eastAsia="en-US"/>
        </w:rPr>
      </w:pPr>
      <w:r w:rsidRPr="006501DB">
        <w:rPr>
          <w:szCs w:val="28"/>
        </w:rPr>
        <w:br w:type="page"/>
      </w:r>
      <w:bookmarkStart w:id="0" w:name="_Toc455671500"/>
      <w:bookmarkStart w:id="1" w:name="_Toc455674546"/>
      <w:bookmarkStart w:id="2" w:name="_Toc455680223"/>
    </w:p>
    <w:p w14:paraId="149FA580" w14:textId="77777777" w:rsidR="00EE3355" w:rsidRPr="006501DB" w:rsidRDefault="00EE3355" w:rsidP="00A536C8">
      <w:pPr>
        <w:pStyle w:val="10"/>
        <w:spacing w:before="120" w:after="120" w:line="360" w:lineRule="auto"/>
        <w:jc w:val="both"/>
        <w:rPr>
          <w:rFonts w:ascii="Times New Roman" w:hAnsi="Times New Roman"/>
          <w:lang w:eastAsia="en-US"/>
        </w:rPr>
      </w:pPr>
      <w:bookmarkStart w:id="3" w:name="_Toc218850187"/>
      <w:r w:rsidRPr="006501DB">
        <w:rPr>
          <w:rFonts w:ascii="Times New Roman" w:hAnsi="Times New Roman"/>
          <w:lang w:eastAsia="en-US"/>
        </w:rPr>
        <w:lastRenderedPageBreak/>
        <w:t>Περίληψη</w:t>
      </w:r>
      <w:bookmarkEnd w:id="0"/>
      <w:bookmarkEnd w:id="1"/>
      <w:bookmarkEnd w:id="2"/>
      <w:bookmarkEnd w:id="3"/>
    </w:p>
    <w:p w14:paraId="4B9CE688" w14:textId="23CC46ED" w:rsidR="00A81627" w:rsidRPr="006501DB" w:rsidRDefault="00A81627" w:rsidP="00B472E7">
      <w:pPr>
        <w:spacing w:before="120" w:after="120" w:line="360" w:lineRule="auto"/>
        <w:jc w:val="both"/>
        <w:rPr>
          <w:lang w:eastAsia="x-none"/>
        </w:rPr>
      </w:pPr>
      <w:r w:rsidRPr="006501DB">
        <w:rPr>
          <w:lang w:eastAsia="x-none"/>
        </w:rPr>
        <w:t xml:space="preserve">Στην </w:t>
      </w:r>
      <w:ins w:id="4" w:author="ΜΗΤΣΕΑΣ ΗΛΙΑΣ" w:date="2025-12-05T10:28:00Z">
        <w:r w:rsidR="00D37738" w:rsidRPr="00D37738">
          <w:rPr>
            <w:lang w:eastAsia="x-none"/>
          </w:rPr>
          <w:t>σύγχρονη</w:t>
        </w:r>
      </w:ins>
      <w:ins w:id="5" w:author="ΜΗΤΣΕΑΣ ΗΛΙΑΣ" w:date="2025-12-05T10:28:00Z" w16du:dateUtc="2025-12-05T08:28:00Z">
        <w:r w:rsidR="00D37738" w:rsidRPr="00D37738">
          <w:rPr>
            <w:lang w:eastAsia="x-none"/>
            <w:rPrChange w:id="6" w:author="ΜΗΤΣΕΑΣ ΗΛΙΑΣ" w:date="2025-12-05T10:28:00Z" w16du:dateUtc="2025-12-05T08:28:00Z">
              <w:rPr>
                <w:lang w:val="en-US" w:eastAsia="x-none"/>
              </w:rPr>
            </w:rPrChange>
          </w:rPr>
          <w:t xml:space="preserve"> </w:t>
        </w:r>
      </w:ins>
      <w:del w:id="7" w:author="ΜΗΤΣΕΑΣ ΗΛΙΑΣ" w:date="2025-12-05T10:28:00Z" w16du:dateUtc="2025-12-05T08:28:00Z">
        <w:r w:rsidR="00145559" w:rsidDel="00D37738">
          <w:rPr>
            <w:lang w:eastAsia="x-none"/>
          </w:rPr>
          <w:delText>σημερινή</w:delText>
        </w:r>
        <w:r w:rsidR="00145559" w:rsidRPr="006501DB" w:rsidDel="00D37738">
          <w:rPr>
            <w:lang w:eastAsia="x-none"/>
          </w:rPr>
          <w:delText xml:space="preserve"> </w:delText>
        </w:r>
      </w:del>
      <w:r w:rsidRPr="006501DB">
        <w:rPr>
          <w:lang w:eastAsia="x-none"/>
        </w:rPr>
        <w:t xml:space="preserve">ψηφιακή εποχή, οι </w:t>
      </w:r>
      <w:r w:rsidR="009B7FC2">
        <w:rPr>
          <w:lang w:val="en-US" w:eastAsia="x-none"/>
        </w:rPr>
        <w:t>i</w:t>
      </w:r>
      <w:ins w:id="8" w:author="ΜΗΤΣΕΑΣ ΗΛΙΑΣ" w:date="2025-12-16T10:41:00Z" w16du:dateUtc="2025-12-16T08:41:00Z">
        <w:r w:rsidR="001C41D3">
          <w:rPr>
            <w:lang w:val="en-US" w:eastAsia="x-none"/>
          </w:rPr>
          <w:t>n</w:t>
        </w:r>
      </w:ins>
      <w:r w:rsidRPr="006501DB">
        <w:rPr>
          <w:lang w:val="en-US" w:eastAsia="x-none"/>
        </w:rPr>
        <w:t>fluencers</w:t>
      </w:r>
      <w:r w:rsidR="00145559">
        <w:rPr>
          <w:lang w:eastAsia="x-none"/>
        </w:rPr>
        <w:t xml:space="preserve"> (</w:t>
      </w:r>
      <w:r w:rsidR="00BD2B8A">
        <w:rPr>
          <w:lang w:eastAsia="x-none"/>
        </w:rPr>
        <w:t>διαδικτυακοί επηρεαστές</w:t>
      </w:r>
      <w:r w:rsidR="00145559">
        <w:rPr>
          <w:lang w:eastAsia="x-none"/>
        </w:rPr>
        <w:t>)</w:t>
      </w:r>
      <w:r w:rsidRPr="006501DB">
        <w:rPr>
          <w:lang w:eastAsia="x-none"/>
        </w:rPr>
        <w:t xml:space="preserve">, άτομα με </w:t>
      </w:r>
      <w:r w:rsidR="00145559">
        <w:rPr>
          <w:lang w:eastAsia="x-none"/>
        </w:rPr>
        <w:t>σημαντική</w:t>
      </w:r>
      <w:r w:rsidR="00145559" w:rsidRPr="006501DB">
        <w:rPr>
          <w:lang w:eastAsia="x-none"/>
        </w:rPr>
        <w:t xml:space="preserve"> </w:t>
      </w:r>
      <w:r w:rsidR="00941C87" w:rsidRPr="006501DB">
        <w:rPr>
          <w:lang w:eastAsia="x-none"/>
        </w:rPr>
        <w:t>παρουσία</w:t>
      </w:r>
      <w:r w:rsidRPr="006501DB">
        <w:rPr>
          <w:lang w:eastAsia="x-none"/>
        </w:rPr>
        <w:t xml:space="preserve"> στα </w:t>
      </w:r>
      <w:r w:rsidR="00F37674">
        <w:rPr>
          <w:lang w:eastAsia="x-none"/>
        </w:rPr>
        <w:t>μέσα κοινωνικής δικτύωσης</w:t>
      </w:r>
      <w:ins w:id="9" w:author="ΜΗΤΣΕΑΣ ΗΛΙΑΣ" w:date="2025-12-05T10:36:00Z" w16du:dateUtc="2025-12-05T08:36:00Z">
        <w:r w:rsidR="004A0BE0">
          <w:rPr>
            <w:lang w:eastAsia="x-none"/>
          </w:rPr>
          <w:t xml:space="preserve"> (</w:t>
        </w:r>
        <w:r w:rsidR="004A0BE0">
          <w:rPr>
            <w:lang w:val="en-US" w:eastAsia="x-none"/>
          </w:rPr>
          <w:t>social</w:t>
        </w:r>
        <w:r w:rsidR="004A0BE0" w:rsidRPr="004A0BE0">
          <w:rPr>
            <w:lang w:eastAsia="x-none"/>
            <w:rPrChange w:id="10" w:author="ΜΗΤΣΕΑΣ ΗΛΙΑΣ" w:date="2025-12-05T10:36:00Z" w16du:dateUtc="2025-12-05T08:36:00Z">
              <w:rPr>
                <w:lang w:val="en-US" w:eastAsia="x-none"/>
              </w:rPr>
            </w:rPrChange>
          </w:rPr>
          <w:t xml:space="preserve"> </w:t>
        </w:r>
        <w:r w:rsidR="004A0BE0">
          <w:rPr>
            <w:lang w:val="en-US" w:eastAsia="x-none"/>
          </w:rPr>
          <w:t>media</w:t>
        </w:r>
        <w:r w:rsidR="004A0BE0" w:rsidRPr="004A0BE0">
          <w:rPr>
            <w:lang w:eastAsia="x-none"/>
            <w:rPrChange w:id="11" w:author="ΜΗΤΣΕΑΣ ΗΛΙΑΣ" w:date="2025-12-05T10:36:00Z" w16du:dateUtc="2025-12-05T08:36:00Z">
              <w:rPr>
                <w:lang w:val="en-US" w:eastAsia="x-none"/>
              </w:rPr>
            </w:rPrChange>
          </w:rPr>
          <w:t>)</w:t>
        </w:r>
      </w:ins>
      <w:r w:rsidR="00145559">
        <w:rPr>
          <w:lang w:eastAsia="x-none"/>
        </w:rPr>
        <w:t xml:space="preserve"> </w:t>
      </w:r>
      <w:r w:rsidRPr="006501DB">
        <w:rPr>
          <w:lang w:eastAsia="x-none"/>
        </w:rPr>
        <w:t>και μεγάλο αριθμό ακολούθων</w:t>
      </w:r>
      <w:ins w:id="12" w:author="ΜΗΤΣΕΑΣ ΗΛΙΑΣ" w:date="2025-12-05T10:37:00Z" w16du:dateUtc="2025-12-05T08:37:00Z">
        <w:r w:rsidR="004A0BE0" w:rsidRPr="004A0BE0">
          <w:rPr>
            <w:lang w:eastAsia="x-none"/>
            <w:rPrChange w:id="13" w:author="ΜΗΤΣΕΑΣ ΗΛΙΑΣ" w:date="2025-12-05T10:37:00Z" w16du:dateUtc="2025-12-05T08:37:00Z">
              <w:rPr>
                <w:lang w:val="en-US" w:eastAsia="x-none"/>
              </w:rPr>
            </w:rPrChange>
          </w:rPr>
          <w:t xml:space="preserve"> (</w:t>
        </w:r>
        <w:r w:rsidR="004A0BE0">
          <w:rPr>
            <w:lang w:val="en-US" w:eastAsia="x-none"/>
          </w:rPr>
          <w:t>followers</w:t>
        </w:r>
        <w:r w:rsidR="004A0BE0" w:rsidRPr="004A0BE0">
          <w:rPr>
            <w:lang w:eastAsia="x-none"/>
            <w:rPrChange w:id="14" w:author="ΜΗΤΣΕΑΣ ΗΛΙΑΣ" w:date="2025-12-05T10:38:00Z" w16du:dateUtc="2025-12-05T08:38:00Z">
              <w:rPr>
                <w:lang w:val="en-US" w:eastAsia="x-none"/>
              </w:rPr>
            </w:rPrChange>
          </w:rPr>
          <w:t>)</w:t>
        </w:r>
      </w:ins>
      <w:r w:rsidRPr="006501DB">
        <w:rPr>
          <w:lang w:eastAsia="x-none"/>
        </w:rPr>
        <w:t xml:space="preserve">, </w:t>
      </w:r>
      <w:r w:rsidR="00A83446" w:rsidRPr="00A83446">
        <w:rPr>
          <w:lang w:eastAsia="x-none"/>
        </w:rPr>
        <w:t xml:space="preserve">αποτελούν κρίσιμο παράγοντα στο </w:t>
      </w:r>
      <w:r w:rsidR="00BD2B8A">
        <w:rPr>
          <w:lang w:val="en-US" w:eastAsia="x-none"/>
        </w:rPr>
        <w:t>marketing</w:t>
      </w:r>
      <w:r w:rsidR="00F37674">
        <w:rPr>
          <w:lang w:eastAsia="x-none"/>
        </w:rPr>
        <w:t xml:space="preserve"> (ενέργειες προώθησης </w:t>
      </w:r>
      <w:ins w:id="15" w:author="ΜΗΤΣΕΑΣ ΗΛΙΑΣ" w:date="2025-12-05T10:43:00Z">
        <w:r w:rsidR="00DF61BA" w:rsidRPr="00DF61BA">
          <w:rPr>
            <w:lang w:eastAsia="x-none"/>
          </w:rPr>
          <w:t>προϊόντων</w:t>
        </w:r>
      </w:ins>
      <w:del w:id="16" w:author="ΜΗΤΣΕΑΣ ΗΛΙΑΣ" w:date="2025-12-05T10:43:00Z" w16du:dateUtc="2025-12-05T08:43:00Z">
        <w:r w:rsidR="00F37674" w:rsidDel="00DF61BA">
          <w:rPr>
            <w:lang w:eastAsia="x-none"/>
          </w:rPr>
          <w:delText>προιόντων</w:delText>
        </w:r>
      </w:del>
      <w:r w:rsidR="00F37674">
        <w:rPr>
          <w:lang w:eastAsia="x-none"/>
        </w:rPr>
        <w:t>)</w:t>
      </w:r>
      <w:r w:rsidR="00A83446" w:rsidRPr="00A83446">
        <w:rPr>
          <w:lang w:eastAsia="x-none"/>
        </w:rPr>
        <w:t xml:space="preserve"> και στη διαμόρφωση των αποφάσεων των καταναλωτών</w:t>
      </w:r>
      <w:r w:rsidRPr="006501DB">
        <w:rPr>
          <w:lang w:eastAsia="x-none"/>
        </w:rPr>
        <w:t xml:space="preserve">. Επιχειρήσεις κάθε </w:t>
      </w:r>
      <w:r w:rsidR="00941C87" w:rsidRPr="006501DB">
        <w:rPr>
          <w:lang w:eastAsia="x-none"/>
        </w:rPr>
        <w:t>είδους</w:t>
      </w:r>
      <w:r w:rsidRPr="006501DB">
        <w:rPr>
          <w:lang w:eastAsia="x-none"/>
        </w:rPr>
        <w:t xml:space="preserve"> και μεγέθους στρέφονται </w:t>
      </w:r>
      <w:r w:rsidR="00941C87" w:rsidRPr="006501DB">
        <w:rPr>
          <w:lang w:eastAsia="x-none"/>
        </w:rPr>
        <w:t>πλέον</w:t>
      </w:r>
      <w:r w:rsidRPr="006501DB">
        <w:rPr>
          <w:lang w:eastAsia="x-none"/>
        </w:rPr>
        <w:t xml:space="preserve"> σε συνεργασίες με </w:t>
      </w:r>
      <w:r w:rsidR="00DF3150">
        <w:rPr>
          <w:lang w:val="en-US" w:eastAsia="x-none"/>
        </w:rPr>
        <w:t>influencers</w:t>
      </w:r>
      <w:r w:rsidR="00145559" w:rsidRPr="006501DB">
        <w:rPr>
          <w:lang w:eastAsia="x-none"/>
        </w:rPr>
        <w:t xml:space="preserve"> </w:t>
      </w:r>
      <w:r w:rsidRPr="006501DB">
        <w:rPr>
          <w:lang w:eastAsia="x-none"/>
        </w:rPr>
        <w:t xml:space="preserve">προκειμένου να </w:t>
      </w:r>
      <w:r w:rsidR="00941C87" w:rsidRPr="006501DB">
        <w:rPr>
          <w:lang w:eastAsia="x-none"/>
        </w:rPr>
        <w:t>πρ</w:t>
      </w:r>
      <w:r w:rsidR="00E26DA0" w:rsidRPr="006501DB">
        <w:rPr>
          <w:lang w:eastAsia="x-none"/>
        </w:rPr>
        <w:t>ο</w:t>
      </w:r>
      <w:r w:rsidR="00941C87" w:rsidRPr="006501DB">
        <w:rPr>
          <w:lang w:eastAsia="x-none"/>
        </w:rPr>
        <w:t>ωθήσουν</w:t>
      </w:r>
      <w:r w:rsidRPr="006501DB">
        <w:rPr>
          <w:lang w:eastAsia="x-none"/>
        </w:rPr>
        <w:t xml:space="preserve"> τα </w:t>
      </w:r>
      <w:r w:rsidR="00941C87" w:rsidRPr="006501DB">
        <w:rPr>
          <w:lang w:eastAsia="x-none"/>
        </w:rPr>
        <w:t>προϊόντα</w:t>
      </w:r>
      <w:r w:rsidRPr="006501DB">
        <w:rPr>
          <w:lang w:eastAsia="x-none"/>
        </w:rPr>
        <w:t xml:space="preserve"> τους ή τις υπηρεσίες τους, καθώς </w:t>
      </w:r>
      <w:ins w:id="17" w:author="ΜΗΤΣΕΑΣ ΗΛΙΑΣ" w:date="2025-12-05T10:29:00Z">
        <w:r w:rsidR="00D37738" w:rsidRPr="00D37738">
          <w:rPr>
            <w:lang w:eastAsia="x-none"/>
          </w:rPr>
          <w:t>οι τελευταίοι</w:t>
        </w:r>
      </w:ins>
      <w:del w:id="18" w:author="ΜΗΤΣΕΑΣ ΗΛΙΑΣ" w:date="2025-12-05T10:29:00Z" w16du:dateUtc="2025-12-05T08:29:00Z">
        <w:r w:rsidRPr="006501DB" w:rsidDel="00D37738">
          <w:rPr>
            <w:lang w:eastAsia="x-none"/>
          </w:rPr>
          <w:delText xml:space="preserve">οι </w:delText>
        </w:r>
        <w:r w:rsidR="00DF3150" w:rsidDel="00D37738">
          <w:rPr>
            <w:lang w:val="en-US" w:eastAsia="x-none"/>
          </w:rPr>
          <w:delText>influencers</w:delText>
        </w:r>
      </w:del>
      <w:r w:rsidR="00145559" w:rsidRPr="008F7A28">
        <w:rPr>
          <w:lang w:eastAsia="x-none"/>
        </w:rPr>
        <w:t xml:space="preserve"> </w:t>
      </w:r>
      <w:r w:rsidRPr="006501DB">
        <w:rPr>
          <w:lang w:eastAsia="x-none"/>
        </w:rPr>
        <w:t xml:space="preserve">έχουν τη δυνατότητα να επηρεάζουν σε μεγάλο βαθμό τη κοινή γνώμη, να </w:t>
      </w:r>
      <w:ins w:id="19" w:author="ΜΗΤΣΕΑΣ ΗΛΙΑΣ" w:date="2025-12-05T10:29:00Z">
        <w:r w:rsidR="00D37738" w:rsidRPr="00D37738">
          <w:rPr>
            <w:lang w:eastAsia="x-none"/>
          </w:rPr>
          <w:t>διαμορφώνουν</w:t>
        </w:r>
      </w:ins>
      <w:del w:id="20" w:author="ΜΗΤΣΕΑΣ ΗΛΙΑΣ" w:date="2025-12-05T10:29:00Z" w16du:dateUtc="2025-12-05T08:29:00Z">
        <w:r w:rsidRPr="006501DB" w:rsidDel="00D37738">
          <w:rPr>
            <w:lang w:eastAsia="x-none"/>
          </w:rPr>
          <w:delText>καθορίζουν</w:delText>
        </w:r>
      </w:del>
      <w:r w:rsidRPr="006501DB">
        <w:rPr>
          <w:lang w:eastAsia="x-none"/>
        </w:rPr>
        <w:t xml:space="preserve"> τάσεις</w:t>
      </w:r>
      <w:r w:rsidR="00B30C55" w:rsidRPr="00B30C55">
        <w:rPr>
          <w:lang w:eastAsia="x-none"/>
        </w:rPr>
        <w:t>,</w:t>
      </w:r>
      <w:r w:rsidRPr="006501DB">
        <w:rPr>
          <w:lang w:eastAsia="x-none"/>
        </w:rPr>
        <w:t xml:space="preserve"> </w:t>
      </w:r>
      <w:r w:rsidR="00A83446">
        <w:rPr>
          <w:lang w:eastAsia="x-none"/>
        </w:rPr>
        <w:t xml:space="preserve">καθώς </w:t>
      </w:r>
      <w:ins w:id="21" w:author="ΜΗΤΣΕΑΣ ΗΛΙΑΣ" w:date="2025-12-05T10:30:00Z">
        <w:r w:rsidR="00D37738" w:rsidRPr="00D37738">
          <w:rPr>
            <w:lang w:eastAsia="x-none"/>
          </w:rPr>
          <w:t>και να επηρεάζουν την αντιλαμβανόμενη αξία των προϊόντων που προωθούν</w:t>
        </w:r>
      </w:ins>
      <w:del w:id="22" w:author="ΜΗΤΣΕΑΣ ΗΛΙΑΣ" w:date="2025-12-05T10:30:00Z" w16du:dateUtc="2025-12-05T08:30:00Z">
        <w:r w:rsidR="00A83446" w:rsidDel="00D37738">
          <w:rPr>
            <w:lang w:eastAsia="x-none"/>
          </w:rPr>
          <w:delText xml:space="preserve">και </w:delText>
        </w:r>
        <w:r w:rsidRPr="006501DB" w:rsidDel="00D37738">
          <w:rPr>
            <w:lang w:eastAsia="x-none"/>
          </w:rPr>
          <w:delText xml:space="preserve"> την αξία των </w:delText>
        </w:r>
        <w:r w:rsidR="00941C87" w:rsidRPr="006501DB" w:rsidDel="00D37738">
          <w:rPr>
            <w:lang w:eastAsia="x-none"/>
          </w:rPr>
          <w:delText>προϊόντων</w:delText>
        </w:r>
        <w:r w:rsidRPr="006501DB" w:rsidDel="00D37738">
          <w:rPr>
            <w:lang w:eastAsia="x-none"/>
          </w:rPr>
          <w:delText xml:space="preserve"> και των </w:delText>
        </w:r>
        <w:r w:rsidR="00941C87" w:rsidRPr="006501DB" w:rsidDel="00D37738">
          <w:rPr>
            <w:lang w:eastAsia="x-none"/>
          </w:rPr>
          <w:delText>υπηρεσιών</w:delText>
        </w:r>
        <w:r w:rsidRPr="006501DB" w:rsidDel="00D37738">
          <w:rPr>
            <w:lang w:eastAsia="x-none"/>
          </w:rPr>
          <w:delText xml:space="preserve"> που προωθούν</w:delText>
        </w:r>
      </w:del>
      <w:r w:rsidRPr="006501DB">
        <w:rPr>
          <w:lang w:eastAsia="x-none"/>
        </w:rPr>
        <w:t>.</w:t>
      </w:r>
    </w:p>
    <w:p w14:paraId="5D44D0BD" w14:textId="23211064" w:rsidR="00250887" w:rsidRPr="006501DB" w:rsidRDefault="00941C87" w:rsidP="00B472E7">
      <w:pPr>
        <w:spacing w:before="120" w:after="120" w:line="360" w:lineRule="auto"/>
        <w:jc w:val="both"/>
        <w:rPr>
          <w:lang w:eastAsia="x-none"/>
        </w:rPr>
      </w:pPr>
      <w:r w:rsidRPr="006501DB">
        <w:rPr>
          <w:lang w:eastAsia="x-none"/>
        </w:rPr>
        <w:t>Ωστόσο</w:t>
      </w:r>
      <w:ins w:id="23" w:author="ΜΗΤΣΕΑΣ ΗΛΙΑΣ" w:date="2025-12-05T10:31:00Z" w16du:dateUtc="2025-12-05T08:31:00Z">
        <w:r w:rsidR="00CE60EB" w:rsidRPr="00CE60EB">
          <w:rPr>
            <w:lang w:eastAsia="x-none"/>
            <w:rPrChange w:id="24" w:author="ΜΗΤΣΕΑΣ ΗΛΙΑΣ" w:date="2025-12-05T10:31:00Z" w16du:dateUtc="2025-12-05T08:31:00Z">
              <w:rPr>
                <w:lang w:val="en-US" w:eastAsia="x-none"/>
              </w:rPr>
            </w:rPrChange>
          </w:rPr>
          <w:t>,</w:t>
        </w:r>
      </w:ins>
      <w:r w:rsidR="00A81627" w:rsidRPr="006501DB">
        <w:rPr>
          <w:lang w:eastAsia="x-none"/>
        </w:rPr>
        <w:t xml:space="preserve"> οι επιχειρήσεις </w:t>
      </w:r>
      <w:ins w:id="25" w:author="ΜΗΤΣΕΑΣ ΗΛΙΑΣ" w:date="2025-12-05T10:31:00Z">
        <w:r w:rsidR="00CE60EB" w:rsidRPr="00CE60EB">
          <w:rPr>
            <w:lang w:eastAsia="x-none"/>
          </w:rPr>
          <w:t>συχνά έρχονται αντιμέτωπες</w:t>
        </w:r>
      </w:ins>
      <w:ins w:id="26" w:author="ΜΗΤΣΕΑΣ ΗΛΙΑΣ" w:date="2025-12-05T10:31:00Z" w16du:dateUtc="2025-12-05T08:31:00Z">
        <w:r w:rsidR="00CE60EB" w:rsidRPr="00CE60EB">
          <w:rPr>
            <w:lang w:eastAsia="x-none"/>
            <w:rPrChange w:id="27" w:author="ΜΗΤΣΕΑΣ ΗΛΙΑΣ" w:date="2025-12-05T10:31:00Z" w16du:dateUtc="2025-12-05T08:31:00Z">
              <w:rPr>
                <w:lang w:val="en-US" w:eastAsia="x-none"/>
              </w:rPr>
            </w:rPrChange>
          </w:rPr>
          <w:t xml:space="preserve"> </w:t>
        </w:r>
      </w:ins>
      <w:del w:id="28" w:author="ΜΗΤΣΕΑΣ ΗΛΙΑΣ" w:date="2025-12-05T10:31:00Z" w16du:dateUtc="2025-12-05T08:31:00Z">
        <w:r w:rsidR="00A81627" w:rsidRPr="006501DB" w:rsidDel="00CE60EB">
          <w:rPr>
            <w:lang w:eastAsia="x-none"/>
          </w:rPr>
          <w:delText xml:space="preserve">βρίσκονται πολλές φορές αντιμέτωπες </w:delText>
        </w:r>
      </w:del>
      <w:r w:rsidR="00A81627" w:rsidRPr="006501DB">
        <w:rPr>
          <w:lang w:eastAsia="x-none"/>
        </w:rPr>
        <w:t xml:space="preserve">με ένα </w:t>
      </w:r>
      <w:ins w:id="29" w:author="ΜΗΤΣΕΑΣ ΗΛΙΑΣ" w:date="2025-12-05T10:46:00Z" w16du:dateUtc="2025-12-05T08:46:00Z">
        <w:r w:rsidR="00725740">
          <w:rPr>
            <w:lang w:eastAsia="x-none"/>
          </w:rPr>
          <w:t>σημαντικό</w:t>
        </w:r>
      </w:ins>
      <w:del w:id="30" w:author="ΜΗΤΣΕΑΣ ΗΛΙΑΣ" w:date="2025-12-05T10:46:00Z" w16du:dateUtc="2025-12-05T08:46:00Z">
        <w:r w:rsidR="00A81627" w:rsidRPr="006501DB" w:rsidDel="00725740">
          <w:rPr>
            <w:lang w:eastAsia="x-none"/>
          </w:rPr>
          <w:delText>μεγάλο</w:delText>
        </w:r>
      </w:del>
      <w:r w:rsidR="00A81627" w:rsidRPr="006501DB">
        <w:rPr>
          <w:lang w:eastAsia="x-none"/>
        </w:rPr>
        <w:t xml:space="preserve"> πρόβλημα, την</w:t>
      </w:r>
      <w:r w:rsidR="00250887" w:rsidRPr="006501DB">
        <w:rPr>
          <w:lang w:eastAsia="x-none"/>
        </w:rPr>
        <w:t xml:space="preserve"> ορθή</w:t>
      </w:r>
      <w:r w:rsidR="00A81627" w:rsidRPr="006501DB">
        <w:rPr>
          <w:lang w:eastAsia="x-none"/>
        </w:rPr>
        <w:t xml:space="preserve"> εύρεση και την επιλογή του κατάλληλου </w:t>
      </w:r>
      <w:r w:rsidR="003B5AD5">
        <w:rPr>
          <w:lang w:val="en-US" w:eastAsia="x-none"/>
        </w:rPr>
        <w:t>influencer</w:t>
      </w:r>
      <w:r w:rsidR="00B30C55">
        <w:rPr>
          <w:lang w:eastAsia="x-none"/>
        </w:rPr>
        <w:t>,</w:t>
      </w:r>
      <w:r w:rsidR="00A81627" w:rsidRPr="006501DB">
        <w:rPr>
          <w:lang w:eastAsia="x-none"/>
        </w:rPr>
        <w:t xml:space="preserve"> ο οποίος να ανταποκρίνεται στις ανάγκες και το στόχο της </w:t>
      </w:r>
      <w:r w:rsidRPr="006501DB">
        <w:rPr>
          <w:lang w:eastAsia="x-none"/>
        </w:rPr>
        <w:t>επιχείρησης</w:t>
      </w:r>
      <w:r w:rsidR="00A81627" w:rsidRPr="006501DB">
        <w:rPr>
          <w:lang w:eastAsia="x-none"/>
        </w:rPr>
        <w:t xml:space="preserve"> τους. Η επιλογή </w:t>
      </w:r>
      <w:ins w:id="31" w:author="ΜΗΤΣΕΑΣ ΗΛΙΑΣ" w:date="2025-12-05T10:32:00Z" w16du:dateUtc="2025-12-05T08:32:00Z">
        <w:r w:rsidR="00CE60EB">
          <w:rPr>
            <w:lang w:eastAsia="x-none"/>
          </w:rPr>
          <w:t>συχνά</w:t>
        </w:r>
      </w:ins>
      <w:del w:id="32" w:author="ΜΗΤΣΕΑΣ ΗΛΙΑΣ" w:date="2025-12-05T10:32:00Z" w16du:dateUtc="2025-12-05T08:32:00Z">
        <w:r w:rsidR="00A81627" w:rsidRPr="006501DB" w:rsidDel="00CE60EB">
          <w:rPr>
            <w:lang w:eastAsia="x-none"/>
          </w:rPr>
          <w:delText>συ</w:delText>
        </w:r>
      </w:del>
      <w:del w:id="33" w:author="ΜΗΤΣΕΑΣ ΗΛΙΑΣ" w:date="2025-12-05T10:31:00Z" w16du:dateUtc="2025-12-05T08:31:00Z">
        <w:r w:rsidR="00A81627" w:rsidRPr="006501DB" w:rsidDel="00CE60EB">
          <w:rPr>
            <w:lang w:eastAsia="x-none"/>
          </w:rPr>
          <w:delText>νήθως</w:delText>
        </w:r>
      </w:del>
      <w:r w:rsidR="00A81627" w:rsidRPr="006501DB">
        <w:rPr>
          <w:lang w:eastAsia="x-none"/>
        </w:rPr>
        <w:t xml:space="preserve"> γίνεται με λανθασμένα κριτήρια, όπως το συνολικό αριθμό των </w:t>
      </w:r>
      <w:r w:rsidR="00A83446">
        <w:rPr>
          <w:lang w:eastAsia="x-none"/>
        </w:rPr>
        <w:t>ακολούθων</w:t>
      </w:r>
      <w:r w:rsidR="00A81627" w:rsidRPr="006501DB">
        <w:rPr>
          <w:lang w:eastAsia="x-none"/>
        </w:rPr>
        <w:t xml:space="preserve"> που έχει ο εκάστοτε </w:t>
      </w:r>
      <w:r w:rsidR="00A81627" w:rsidRPr="006501DB">
        <w:rPr>
          <w:lang w:val="en-US" w:eastAsia="x-none"/>
        </w:rPr>
        <w:t>influencer</w:t>
      </w:r>
      <w:r w:rsidR="00A81627" w:rsidRPr="006501DB">
        <w:rPr>
          <w:lang w:eastAsia="x-none"/>
        </w:rPr>
        <w:t xml:space="preserve">, χωρίς να λαμβάνονται υπόψιν σημαντικότερα </w:t>
      </w:r>
      <w:r w:rsidRPr="006501DB">
        <w:rPr>
          <w:lang w:eastAsia="x-none"/>
        </w:rPr>
        <w:t>στοιχεία</w:t>
      </w:r>
      <w:r w:rsidR="00A81627" w:rsidRPr="006501DB">
        <w:rPr>
          <w:lang w:eastAsia="x-none"/>
        </w:rPr>
        <w:t xml:space="preserve"> όπως </w:t>
      </w:r>
      <w:r w:rsidR="009B1CBE" w:rsidRPr="006501DB">
        <w:rPr>
          <w:lang w:eastAsia="x-none"/>
        </w:rPr>
        <w:t>π.χ</w:t>
      </w:r>
      <w:r w:rsidRPr="006501DB">
        <w:rPr>
          <w:lang w:eastAsia="x-none"/>
        </w:rPr>
        <w:t>.</w:t>
      </w:r>
      <w:r w:rsidR="00A81627" w:rsidRPr="006501DB">
        <w:rPr>
          <w:lang w:eastAsia="x-none"/>
        </w:rPr>
        <w:t xml:space="preserve"> η θεματολογία και το </w:t>
      </w:r>
      <w:r w:rsidRPr="006501DB">
        <w:rPr>
          <w:lang w:eastAsia="x-none"/>
        </w:rPr>
        <w:t>περιεχόμενο</w:t>
      </w:r>
      <w:ins w:id="34" w:author="ΜΗΤΣΕΑΣ ΗΛΙΑΣ" w:date="2025-12-05T10:38:00Z" w16du:dateUtc="2025-12-05T08:38:00Z">
        <w:r w:rsidR="004A0BE0" w:rsidRPr="004A0BE0">
          <w:rPr>
            <w:lang w:eastAsia="x-none"/>
            <w:rPrChange w:id="35" w:author="ΜΗΤΣΕΑΣ ΗΛΙΑΣ" w:date="2025-12-05T10:38:00Z" w16du:dateUtc="2025-12-05T08:38:00Z">
              <w:rPr>
                <w:lang w:val="en-US" w:eastAsia="x-none"/>
              </w:rPr>
            </w:rPrChange>
          </w:rPr>
          <w:t xml:space="preserve"> (</w:t>
        </w:r>
        <w:r w:rsidR="004A0BE0">
          <w:rPr>
            <w:lang w:val="en-US" w:eastAsia="x-none"/>
          </w:rPr>
          <w:t>content</w:t>
        </w:r>
        <w:r w:rsidR="004A0BE0" w:rsidRPr="00DF61BA">
          <w:rPr>
            <w:lang w:eastAsia="x-none"/>
            <w:rPrChange w:id="36" w:author="ΜΗΤΣΕΑΣ ΗΛΙΑΣ" w:date="2025-12-05T10:38:00Z" w16du:dateUtc="2025-12-05T08:38:00Z">
              <w:rPr>
                <w:lang w:val="en-US" w:eastAsia="x-none"/>
              </w:rPr>
            </w:rPrChange>
          </w:rPr>
          <w:t>)</w:t>
        </w:r>
      </w:ins>
      <w:r w:rsidR="00A81627" w:rsidRPr="006501DB">
        <w:rPr>
          <w:lang w:eastAsia="x-none"/>
        </w:rPr>
        <w:t xml:space="preserve"> που παράγει, το </w:t>
      </w:r>
      <w:r w:rsidRPr="006501DB">
        <w:rPr>
          <w:lang w:eastAsia="x-none"/>
        </w:rPr>
        <w:t>ηλικιακό</w:t>
      </w:r>
      <w:r w:rsidR="00A81627" w:rsidRPr="006501DB">
        <w:rPr>
          <w:lang w:eastAsia="x-none"/>
        </w:rPr>
        <w:t xml:space="preserve"> </w:t>
      </w:r>
      <w:r w:rsidRPr="006501DB">
        <w:rPr>
          <w:lang w:eastAsia="x-none"/>
        </w:rPr>
        <w:t>εύρος</w:t>
      </w:r>
      <w:r w:rsidR="00A81627" w:rsidRPr="006501DB">
        <w:rPr>
          <w:lang w:eastAsia="x-none"/>
        </w:rPr>
        <w:t xml:space="preserve"> που απευ</w:t>
      </w:r>
      <w:r w:rsidR="00250887" w:rsidRPr="006501DB">
        <w:rPr>
          <w:lang w:eastAsia="x-none"/>
        </w:rPr>
        <w:t>θ</w:t>
      </w:r>
      <w:r w:rsidR="00A81627" w:rsidRPr="006501DB">
        <w:rPr>
          <w:lang w:eastAsia="x-none"/>
        </w:rPr>
        <w:t xml:space="preserve">ύνεται και αλλά </w:t>
      </w:r>
      <w:r w:rsidRPr="006501DB">
        <w:rPr>
          <w:lang w:eastAsia="x-none"/>
        </w:rPr>
        <w:t>στοιχεία</w:t>
      </w:r>
      <w:r w:rsidR="00A81627" w:rsidRPr="006501DB">
        <w:rPr>
          <w:lang w:eastAsia="x-none"/>
        </w:rPr>
        <w:t xml:space="preserve"> που</w:t>
      </w:r>
      <w:del w:id="37" w:author="ΜΗΤΣΕΑΣ ΗΛΙΑΣ" w:date="2025-12-05T10:38:00Z" w16du:dateUtc="2025-12-05T08:38:00Z">
        <w:r w:rsidR="00A81627" w:rsidRPr="006501DB" w:rsidDel="004A0BE0">
          <w:rPr>
            <w:lang w:eastAsia="x-none"/>
          </w:rPr>
          <w:delText xml:space="preserve"> θα</w:delText>
        </w:r>
      </w:del>
      <w:r w:rsidR="00A81627" w:rsidRPr="006501DB">
        <w:rPr>
          <w:lang w:eastAsia="x-none"/>
        </w:rPr>
        <w:t xml:space="preserve"> αναλύ</w:t>
      </w:r>
      <w:ins w:id="38" w:author="ΜΗΤΣΕΑΣ ΗΛΙΑΣ" w:date="2025-12-05T10:32:00Z" w16du:dateUtc="2025-12-05T08:32:00Z">
        <w:r w:rsidR="00CE60EB">
          <w:rPr>
            <w:lang w:eastAsia="x-none"/>
          </w:rPr>
          <w:t>ονται</w:t>
        </w:r>
      </w:ins>
      <w:del w:id="39" w:author="ΜΗΤΣΕΑΣ ΗΛΙΑΣ" w:date="2025-12-05T10:32:00Z" w16du:dateUtc="2025-12-05T08:32:00Z">
        <w:r w:rsidR="00A83446" w:rsidDel="00CE60EB">
          <w:rPr>
            <w:lang w:eastAsia="x-none"/>
          </w:rPr>
          <w:delText>θουν</w:delText>
        </w:r>
      </w:del>
      <w:r w:rsidR="00A81627" w:rsidRPr="006501DB">
        <w:rPr>
          <w:lang w:eastAsia="x-none"/>
        </w:rPr>
        <w:t xml:space="preserve"> στη συνέχεια. </w:t>
      </w:r>
      <w:ins w:id="40" w:author="ΜΗΤΣΕΑΣ ΗΛΙΑΣ" w:date="2025-12-05T10:33:00Z" w16du:dateUtc="2025-12-05T08:33:00Z">
        <w:r w:rsidR="004A0BE0">
          <w:rPr>
            <w:lang w:eastAsia="x-none"/>
          </w:rPr>
          <w:t>Στην</w:t>
        </w:r>
      </w:ins>
      <w:del w:id="41" w:author="ΜΗΤΣΕΑΣ ΗΛΙΑΣ" w:date="2025-12-05T10:33:00Z" w16du:dateUtc="2025-12-05T08:33:00Z">
        <w:r w:rsidR="00A81627" w:rsidRPr="006501DB" w:rsidDel="004A0BE0">
          <w:rPr>
            <w:lang w:eastAsia="x-none"/>
          </w:rPr>
          <w:delText>Από την</w:delText>
        </w:r>
      </w:del>
      <w:r w:rsidR="00A81627" w:rsidRPr="006501DB">
        <w:rPr>
          <w:lang w:eastAsia="x-none"/>
        </w:rPr>
        <w:t xml:space="preserve"> αντιπέρα όχθη οι </w:t>
      </w:r>
      <w:r w:rsidR="00DF3150">
        <w:rPr>
          <w:lang w:val="en-US" w:eastAsia="x-none"/>
        </w:rPr>
        <w:t>influencers</w:t>
      </w:r>
      <w:r w:rsidR="00A81627" w:rsidRPr="006501DB">
        <w:rPr>
          <w:lang w:eastAsia="x-none"/>
        </w:rPr>
        <w:t xml:space="preserve"> και </w:t>
      </w:r>
      <w:r w:rsidRPr="006501DB">
        <w:rPr>
          <w:lang w:eastAsia="x-none"/>
        </w:rPr>
        <w:t>αυτοί</w:t>
      </w:r>
      <w:r w:rsidR="00A81627" w:rsidRPr="006501DB">
        <w:rPr>
          <w:lang w:eastAsia="x-none"/>
        </w:rPr>
        <w:t xml:space="preserve"> με τη σειρά τους δυσκολεύονται να </w:t>
      </w:r>
      <w:del w:id="42" w:author="ΜΗΤΣΕΑΣ ΗΛΙΑΣ" w:date="2025-12-16T10:33:00Z" w16du:dateUtc="2025-12-16T08:33:00Z">
        <w:r w:rsidR="00A81627" w:rsidRPr="006501DB" w:rsidDel="00A51A91">
          <w:rPr>
            <w:lang w:eastAsia="x-none"/>
          </w:rPr>
          <w:delText>βρού</w:delText>
        </w:r>
        <w:r w:rsidR="009B1CBE" w:rsidRPr="006501DB" w:rsidDel="00A51A91">
          <w:rPr>
            <w:lang w:eastAsia="x-none"/>
          </w:rPr>
          <w:delText>ν</w:delText>
        </w:r>
      </w:del>
      <w:ins w:id="43" w:author="ΜΗΤΣΕΑΣ ΗΛΙΑΣ" w:date="2025-12-16T10:33:00Z" w16du:dateUtc="2025-12-16T08:33:00Z">
        <w:r w:rsidR="00A51A91" w:rsidRPr="006501DB">
          <w:rPr>
            <w:lang w:eastAsia="x-none"/>
          </w:rPr>
          <w:t>βρουν</w:t>
        </w:r>
      </w:ins>
      <w:r w:rsidR="00A81627" w:rsidRPr="006501DB">
        <w:rPr>
          <w:lang w:eastAsia="x-none"/>
        </w:rPr>
        <w:t xml:space="preserve"> εταιρείες</w:t>
      </w:r>
      <w:ins w:id="44" w:author="ΜΗΤΣΕΑΣ ΗΛΙΑΣ" w:date="2025-12-05T10:47:00Z" w16du:dateUtc="2025-12-05T08:47:00Z">
        <w:r w:rsidR="00725740" w:rsidRPr="00725740">
          <w:rPr>
            <w:lang w:eastAsia="x-none"/>
            <w:rPrChange w:id="45" w:author="ΜΗΤΣΕΑΣ ΗΛΙΑΣ" w:date="2025-12-05T10:47:00Z" w16du:dateUtc="2025-12-05T08:47:00Z">
              <w:rPr>
                <w:lang w:val="en-US" w:eastAsia="x-none"/>
              </w:rPr>
            </w:rPrChange>
          </w:rPr>
          <w:t xml:space="preserve"> </w:t>
        </w:r>
        <w:r w:rsidR="00725740">
          <w:rPr>
            <w:lang w:eastAsia="x-none"/>
          </w:rPr>
          <w:t>και επωνυμίες (</w:t>
        </w:r>
        <w:r w:rsidR="00725740">
          <w:rPr>
            <w:lang w:val="en-US" w:eastAsia="x-none"/>
          </w:rPr>
          <w:t>brands</w:t>
        </w:r>
        <w:r w:rsidR="00725740" w:rsidRPr="00725740">
          <w:rPr>
            <w:lang w:eastAsia="x-none"/>
            <w:rPrChange w:id="46" w:author="ΜΗΤΣΕΑΣ ΗΛΙΑΣ" w:date="2025-12-05T10:47:00Z" w16du:dateUtc="2025-12-05T08:47:00Z">
              <w:rPr>
                <w:lang w:val="en-US" w:eastAsia="x-none"/>
              </w:rPr>
            </w:rPrChange>
          </w:rPr>
          <w:t>)</w:t>
        </w:r>
      </w:ins>
      <w:r w:rsidR="00A81627" w:rsidRPr="006501DB">
        <w:rPr>
          <w:lang w:eastAsia="x-none"/>
        </w:rPr>
        <w:t xml:space="preserve"> που να τους εκφράζουν και να εναρμονίζονται με τις αξίες τους, με αποτέλεσμα να οδηγού</w:t>
      </w:r>
      <w:r w:rsidR="00A83446">
        <w:rPr>
          <w:lang w:eastAsia="x-none"/>
        </w:rPr>
        <w:t>νται</w:t>
      </w:r>
      <w:r w:rsidR="00A81627" w:rsidRPr="006501DB">
        <w:rPr>
          <w:lang w:eastAsia="x-none"/>
        </w:rPr>
        <w:t xml:space="preserve"> σε συνεργασίες επιφανειακές, με μικρό αντίκτυπο και έλλειψη αυθεντικότητας</w:t>
      </w:r>
      <w:ins w:id="47" w:author="ΜΗΤΣΕΑΣ ΗΛΙΑΣ" w:date="2025-12-05T11:00:00Z" w16du:dateUtc="2025-12-05T09:00:00Z">
        <w:r w:rsidR="00A747F8">
          <w:rPr>
            <w:lang w:eastAsia="x-none"/>
          </w:rPr>
          <w:t xml:space="preserve"> (</w:t>
        </w:r>
        <w:r w:rsidR="00A747F8">
          <w:rPr>
            <w:lang w:val="en-US" w:eastAsia="x-none"/>
          </w:rPr>
          <w:t>authenticity</w:t>
        </w:r>
        <w:r w:rsidR="00A747F8" w:rsidRPr="00A747F8">
          <w:rPr>
            <w:lang w:eastAsia="x-none"/>
            <w:rPrChange w:id="48" w:author="ΜΗΤΣΕΑΣ ΗΛΙΑΣ" w:date="2025-12-05T11:00:00Z" w16du:dateUtc="2025-12-05T09:00:00Z">
              <w:rPr>
                <w:lang w:val="en-US" w:eastAsia="x-none"/>
              </w:rPr>
            </w:rPrChange>
          </w:rPr>
          <w:t>)</w:t>
        </w:r>
      </w:ins>
      <w:r w:rsidR="00A81627" w:rsidRPr="006501DB">
        <w:rPr>
          <w:lang w:eastAsia="x-none"/>
        </w:rPr>
        <w:t>.</w:t>
      </w:r>
      <w:r w:rsidR="002B68F3">
        <w:rPr>
          <w:lang w:eastAsia="x-none"/>
        </w:rPr>
        <w:t xml:space="preserve"> </w:t>
      </w:r>
      <w:r w:rsidR="003E1D38" w:rsidRPr="006501DB">
        <w:rPr>
          <w:lang w:eastAsia="x-none"/>
        </w:rPr>
        <w:t xml:space="preserve">Ακόμη και </w:t>
      </w:r>
      <w:r w:rsidR="00544688" w:rsidRPr="006501DB">
        <w:rPr>
          <w:lang w:eastAsia="x-none"/>
        </w:rPr>
        <w:t xml:space="preserve">μετά τη συνεργασία των ενδιαφερομένων μερών υπάρχει μεγάλη δυσκολία στη ποσοτική και ποιοτική μέτρηση της πραγματικής αποτελεσματικότητας που αυτή </w:t>
      </w:r>
      <w:r w:rsidRPr="006501DB">
        <w:rPr>
          <w:lang w:eastAsia="x-none"/>
        </w:rPr>
        <w:t>είχε</w:t>
      </w:r>
      <w:r w:rsidR="00544688" w:rsidRPr="006501DB">
        <w:rPr>
          <w:lang w:eastAsia="x-none"/>
        </w:rPr>
        <w:t xml:space="preserve">, καθώς στοιχεία όπως </w:t>
      </w:r>
      <w:ins w:id="49" w:author="ΜΗΤΣΕΑΣ ΗΛΙΑΣ" w:date="2025-12-05T10:33:00Z" w16du:dateUtc="2025-12-05T08:33:00Z">
        <w:r w:rsidR="004A0BE0">
          <w:rPr>
            <w:lang w:eastAsia="x-none"/>
          </w:rPr>
          <w:t>ο αριθμός τ</w:t>
        </w:r>
      </w:ins>
      <w:ins w:id="50" w:author="ΜΗΤΣΕΑΣ ΗΛΙΑΣ" w:date="2025-12-05T10:34:00Z" w16du:dateUtc="2025-12-05T08:34:00Z">
        <w:r w:rsidR="004A0BE0">
          <w:rPr>
            <w:lang w:eastAsia="x-none"/>
          </w:rPr>
          <w:t>ων</w:t>
        </w:r>
      </w:ins>
      <w:del w:id="51" w:author="ΜΗΤΣΕΑΣ ΗΛΙΑΣ" w:date="2025-12-05T10:33:00Z" w16du:dateUtc="2025-12-05T08:33:00Z">
        <w:r w:rsidR="00544688" w:rsidRPr="006501DB" w:rsidDel="004A0BE0">
          <w:rPr>
            <w:lang w:eastAsia="x-none"/>
          </w:rPr>
          <w:delText>τα</w:delText>
        </w:r>
      </w:del>
      <w:r w:rsidR="00544688" w:rsidRPr="006501DB">
        <w:rPr>
          <w:lang w:eastAsia="x-none"/>
        </w:rPr>
        <w:t xml:space="preserve"> </w:t>
      </w:r>
      <w:ins w:id="52" w:author="ΜΗΤΣΕΑΣ ΗΛΙΑΣ" w:date="2025-12-05T10:34:00Z">
        <w:r w:rsidR="004A0BE0" w:rsidRPr="004A0BE0">
          <w:rPr>
            <w:lang w:eastAsia="x-none"/>
          </w:rPr>
          <w:t>«likes»</w:t>
        </w:r>
      </w:ins>
      <w:del w:id="53" w:author="ΜΗΤΣΕΑΣ ΗΛΙΑΣ" w:date="2025-12-05T10:34:00Z" w16du:dateUtc="2025-12-05T08:34:00Z">
        <w:r w:rsidR="00A83446" w:rsidDel="004A0BE0">
          <w:rPr>
            <w:lang w:val="en-US" w:eastAsia="x-none"/>
          </w:rPr>
          <w:delText>l</w:delText>
        </w:r>
        <w:r w:rsidR="00544688" w:rsidRPr="006501DB" w:rsidDel="004A0BE0">
          <w:rPr>
            <w:lang w:val="en-US" w:eastAsia="x-none"/>
          </w:rPr>
          <w:delText>ikes</w:delText>
        </w:r>
      </w:del>
      <w:r w:rsidR="00544688" w:rsidRPr="006501DB">
        <w:rPr>
          <w:lang w:eastAsia="x-none"/>
        </w:rPr>
        <w:t xml:space="preserve"> και οι προβολές</w:t>
      </w:r>
      <w:ins w:id="54" w:author="ΜΗΤΣΕΑΣ ΗΛΙΑΣ" w:date="2025-12-05T10:39:00Z" w16du:dateUtc="2025-12-05T08:39:00Z">
        <w:r w:rsidR="00DF61BA" w:rsidRPr="00DF61BA">
          <w:rPr>
            <w:lang w:eastAsia="x-none"/>
            <w:rPrChange w:id="55" w:author="ΜΗΤΣΕΑΣ ΗΛΙΑΣ" w:date="2025-12-05T10:39:00Z" w16du:dateUtc="2025-12-05T08:39:00Z">
              <w:rPr>
                <w:lang w:val="en-US" w:eastAsia="x-none"/>
              </w:rPr>
            </w:rPrChange>
          </w:rPr>
          <w:t xml:space="preserve"> (</w:t>
        </w:r>
        <w:r w:rsidR="00DF61BA">
          <w:rPr>
            <w:lang w:val="en-US" w:eastAsia="x-none"/>
          </w:rPr>
          <w:t>views</w:t>
        </w:r>
        <w:r w:rsidR="00DF61BA" w:rsidRPr="00DF61BA">
          <w:rPr>
            <w:lang w:eastAsia="x-none"/>
            <w:rPrChange w:id="56" w:author="ΜΗΤΣΕΑΣ ΗΛΙΑΣ" w:date="2025-12-05T10:39:00Z" w16du:dateUtc="2025-12-05T08:39:00Z">
              <w:rPr>
                <w:lang w:val="en-US" w:eastAsia="x-none"/>
              </w:rPr>
            </w:rPrChange>
          </w:rPr>
          <w:t>)</w:t>
        </w:r>
      </w:ins>
      <w:r w:rsidR="00544688" w:rsidRPr="006501DB">
        <w:rPr>
          <w:lang w:eastAsia="x-none"/>
        </w:rPr>
        <w:t xml:space="preserve"> δεν δίνουν μια βαθύτερη εικόνα και δεν αναλύουν </w:t>
      </w:r>
      <w:r w:rsidRPr="006501DB">
        <w:rPr>
          <w:lang w:eastAsia="x-none"/>
        </w:rPr>
        <w:t>στοιχεία</w:t>
      </w:r>
      <w:r w:rsidR="00544688" w:rsidRPr="006501DB">
        <w:rPr>
          <w:lang w:eastAsia="x-none"/>
        </w:rPr>
        <w:t xml:space="preserve"> όπως το πραγματικό συναισθηματικό αντίκτυπο </w:t>
      </w:r>
      <w:ins w:id="57" w:author="ΜΗΤΣΕΑΣ ΗΛΙΑΣ" w:date="2025-12-05T10:39:00Z" w16du:dateUtc="2025-12-05T08:39:00Z">
        <w:r w:rsidR="00DF61BA" w:rsidRPr="00DF61BA">
          <w:rPr>
            <w:lang w:eastAsia="x-none"/>
            <w:rPrChange w:id="58" w:author="ΜΗΤΣΕΑΣ ΗΛΙΑΣ" w:date="2025-12-05T10:39:00Z" w16du:dateUtc="2025-12-05T08:39:00Z">
              <w:rPr>
                <w:lang w:val="en-US" w:eastAsia="x-none"/>
              </w:rPr>
            </w:rPrChange>
          </w:rPr>
          <w:t>(</w:t>
        </w:r>
        <w:r w:rsidR="00DF61BA">
          <w:rPr>
            <w:lang w:val="en-US" w:eastAsia="x-none"/>
          </w:rPr>
          <w:t>sentime</w:t>
        </w:r>
      </w:ins>
      <w:ins w:id="59" w:author="ΜΗΤΣΕΑΣ ΗΛΙΑΣ" w:date="2025-12-05T10:48:00Z" w16du:dateUtc="2025-12-05T08:48:00Z">
        <w:r w:rsidR="00725740">
          <w:rPr>
            <w:lang w:val="en-US" w:eastAsia="x-none"/>
          </w:rPr>
          <w:t>nt</w:t>
        </w:r>
        <w:r w:rsidR="00725740" w:rsidRPr="00725740">
          <w:rPr>
            <w:lang w:eastAsia="x-none"/>
            <w:rPrChange w:id="60" w:author="ΜΗΤΣΕΑΣ ΗΛΙΑΣ" w:date="2025-12-05T10:48:00Z" w16du:dateUtc="2025-12-05T08:48:00Z">
              <w:rPr>
                <w:lang w:val="en-US" w:eastAsia="x-none"/>
              </w:rPr>
            </w:rPrChange>
          </w:rPr>
          <w:t xml:space="preserve"> </w:t>
        </w:r>
        <w:r w:rsidR="00725740">
          <w:rPr>
            <w:lang w:val="en-US" w:eastAsia="x-none"/>
          </w:rPr>
          <w:t>impact</w:t>
        </w:r>
      </w:ins>
      <w:ins w:id="61" w:author="ΜΗΤΣΕΑΣ ΗΛΙΑΣ" w:date="2025-12-05T10:39:00Z" w16du:dateUtc="2025-12-05T08:39:00Z">
        <w:r w:rsidR="00DF61BA" w:rsidRPr="00DF61BA">
          <w:rPr>
            <w:lang w:eastAsia="x-none"/>
            <w:rPrChange w:id="62" w:author="ΜΗΤΣΕΑΣ ΗΛΙΑΣ" w:date="2025-12-05T10:39:00Z" w16du:dateUtc="2025-12-05T08:39:00Z">
              <w:rPr>
                <w:lang w:val="en-US" w:eastAsia="x-none"/>
              </w:rPr>
            </w:rPrChange>
          </w:rPr>
          <w:t xml:space="preserve">) </w:t>
        </w:r>
      </w:ins>
      <w:r w:rsidR="00544688" w:rsidRPr="006501DB">
        <w:rPr>
          <w:lang w:eastAsia="x-none"/>
        </w:rPr>
        <w:t xml:space="preserve">της προώθησης στο κοινό ή το πώς αυτή η ενέργεια μετατράπηκε σε </w:t>
      </w:r>
      <w:r w:rsidRPr="006501DB">
        <w:rPr>
          <w:lang w:eastAsia="x-none"/>
        </w:rPr>
        <w:t>πραγματικό</w:t>
      </w:r>
      <w:r w:rsidR="00544688" w:rsidRPr="006501DB">
        <w:rPr>
          <w:lang w:eastAsia="x-none"/>
        </w:rPr>
        <w:t xml:space="preserve"> κέρδος για την </w:t>
      </w:r>
      <w:r w:rsidRPr="006501DB">
        <w:rPr>
          <w:lang w:eastAsia="x-none"/>
        </w:rPr>
        <w:t>επιχείρηση</w:t>
      </w:r>
      <w:r w:rsidR="00544688" w:rsidRPr="006501DB">
        <w:rPr>
          <w:lang w:eastAsia="x-none"/>
        </w:rPr>
        <w:t>.</w:t>
      </w:r>
      <w:r w:rsidR="00B2140D" w:rsidRPr="006501DB">
        <w:rPr>
          <w:lang w:eastAsia="x-none"/>
        </w:rPr>
        <w:t xml:space="preserve"> </w:t>
      </w:r>
    </w:p>
    <w:p w14:paraId="3408BAA1" w14:textId="7392338D" w:rsidR="00A81627" w:rsidRPr="006501DB" w:rsidRDefault="00B2140D" w:rsidP="00B472E7">
      <w:pPr>
        <w:spacing w:before="120" w:after="120" w:line="360" w:lineRule="auto"/>
        <w:jc w:val="both"/>
        <w:rPr>
          <w:lang w:eastAsia="x-none"/>
        </w:rPr>
      </w:pPr>
      <w:r w:rsidRPr="006501DB">
        <w:rPr>
          <w:lang w:eastAsia="x-none"/>
        </w:rPr>
        <w:t xml:space="preserve">Το σημαντικότερο πρόβλημα εντοπίζεται στην έλλειψη  </w:t>
      </w:r>
      <w:r w:rsidR="00941C87" w:rsidRPr="006501DB">
        <w:rPr>
          <w:lang w:eastAsia="x-none"/>
        </w:rPr>
        <w:t>ποσοτικής</w:t>
      </w:r>
      <w:r w:rsidRPr="006501DB">
        <w:rPr>
          <w:lang w:eastAsia="x-none"/>
        </w:rPr>
        <w:t xml:space="preserve"> μέτρησης του συναισθήματος που </w:t>
      </w:r>
      <w:r w:rsidR="00941C87" w:rsidRPr="006501DB">
        <w:rPr>
          <w:lang w:eastAsia="x-none"/>
        </w:rPr>
        <w:t>προκαλεί</w:t>
      </w:r>
      <w:r w:rsidRPr="006501DB">
        <w:rPr>
          <w:lang w:eastAsia="x-none"/>
        </w:rPr>
        <w:t xml:space="preserve"> το </w:t>
      </w:r>
      <w:r w:rsidR="00A83446">
        <w:rPr>
          <w:lang w:eastAsia="x-none"/>
        </w:rPr>
        <w:t>περιεχόμενο</w:t>
      </w:r>
      <w:r w:rsidRPr="006501DB">
        <w:rPr>
          <w:lang w:eastAsia="x-none"/>
        </w:rPr>
        <w:t xml:space="preserve"> στο κοινό.</w:t>
      </w:r>
      <w:r w:rsidR="004E00A3" w:rsidRPr="006501DB">
        <w:rPr>
          <w:lang w:eastAsia="x-none"/>
        </w:rPr>
        <w:t xml:space="preserve"> Τα συναισθήματα που </w:t>
      </w:r>
      <w:r w:rsidR="00941C87" w:rsidRPr="006501DB">
        <w:rPr>
          <w:lang w:eastAsia="x-none"/>
        </w:rPr>
        <w:t>προκαλούνται</w:t>
      </w:r>
      <w:r w:rsidR="004E00A3" w:rsidRPr="006501DB">
        <w:rPr>
          <w:lang w:eastAsia="x-none"/>
        </w:rPr>
        <w:t xml:space="preserve">, θετικά </w:t>
      </w:r>
      <w:r w:rsidR="00941C87" w:rsidRPr="006501DB">
        <w:rPr>
          <w:lang w:eastAsia="x-none"/>
        </w:rPr>
        <w:t>είτε</w:t>
      </w:r>
      <w:r w:rsidR="004E00A3" w:rsidRPr="006501DB">
        <w:rPr>
          <w:lang w:eastAsia="x-none"/>
        </w:rPr>
        <w:t xml:space="preserve"> αρνητικά</w:t>
      </w:r>
      <w:r w:rsidR="0056542C">
        <w:rPr>
          <w:lang w:eastAsia="x-none"/>
        </w:rPr>
        <w:t>,</w:t>
      </w:r>
      <w:r w:rsidR="004E00A3" w:rsidRPr="006501DB">
        <w:rPr>
          <w:lang w:eastAsia="x-none"/>
        </w:rPr>
        <w:t xml:space="preserve"> </w:t>
      </w:r>
      <w:ins w:id="63" w:author="ΜΗΤΣΕΑΣ ΗΛΙΑΣ" w:date="2025-12-05T10:49:00Z" w16du:dateUtc="2025-12-05T08:49:00Z">
        <w:r w:rsidR="00725740">
          <w:rPr>
            <w:lang w:eastAsia="x-none"/>
          </w:rPr>
          <w:t>αποτελούν</w:t>
        </w:r>
      </w:ins>
      <w:del w:id="64" w:author="ΜΗΤΣΕΑΣ ΗΛΙΑΣ" w:date="2025-12-05T10:49:00Z" w16du:dateUtc="2025-12-05T08:49:00Z">
        <w:r w:rsidR="004E00A3" w:rsidRPr="006501DB" w:rsidDel="00725740">
          <w:rPr>
            <w:lang w:eastAsia="x-none"/>
          </w:rPr>
          <w:delText>είναι</w:delText>
        </w:r>
      </w:del>
      <w:r w:rsidR="004E00A3" w:rsidRPr="006501DB">
        <w:rPr>
          <w:lang w:eastAsia="x-none"/>
        </w:rPr>
        <w:t xml:space="preserve"> σημαντικο</w:t>
      </w:r>
      <w:ins w:id="65" w:author="ΜΗΤΣΕΑΣ ΗΛΙΑΣ" w:date="2025-12-05T10:49:00Z" w16du:dateUtc="2025-12-05T08:49:00Z">
        <w:r w:rsidR="00725740">
          <w:rPr>
            <w:lang w:eastAsia="x-none"/>
          </w:rPr>
          <w:t>ύς</w:t>
        </w:r>
      </w:ins>
      <w:del w:id="66" w:author="ΜΗΤΣΕΑΣ ΗΛΙΑΣ" w:date="2025-12-05T10:49:00Z" w16du:dateUtc="2025-12-05T08:49:00Z">
        <w:r w:rsidR="004E00A3" w:rsidRPr="006501DB" w:rsidDel="00725740">
          <w:rPr>
            <w:lang w:eastAsia="x-none"/>
          </w:rPr>
          <w:delText>ί</w:delText>
        </w:r>
      </w:del>
      <w:r w:rsidR="004E00A3" w:rsidRPr="006501DB">
        <w:rPr>
          <w:lang w:eastAsia="x-none"/>
        </w:rPr>
        <w:t xml:space="preserve"> </w:t>
      </w:r>
      <w:r w:rsidR="00941C87" w:rsidRPr="006501DB">
        <w:rPr>
          <w:lang w:eastAsia="x-none"/>
        </w:rPr>
        <w:t>δείκτες</w:t>
      </w:r>
      <w:r w:rsidR="002456E6">
        <w:rPr>
          <w:lang w:eastAsia="x-none"/>
        </w:rPr>
        <w:t>,</w:t>
      </w:r>
      <w:r w:rsidR="004E00A3" w:rsidRPr="006501DB">
        <w:rPr>
          <w:lang w:eastAsia="x-none"/>
        </w:rPr>
        <w:t xml:space="preserve"> που θα πρέπει να λαμβάνονται σοβαρά υπόψιν καθώς </w:t>
      </w:r>
      <w:r w:rsidR="00B32FF1" w:rsidRPr="006501DB">
        <w:rPr>
          <w:lang w:eastAsia="x-none"/>
        </w:rPr>
        <w:t xml:space="preserve">δίνουν στοιχεία όπως η αυθεντικότητα του </w:t>
      </w:r>
      <w:r w:rsidR="00941C87" w:rsidRPr="006501DB">
        <w:rPr>
          <w:lang w:eastAsia="x-none"/>
        </w:rPr>
        <w:t>μηνύματος</w:t>
      </w:r>
      <w:r w:rsidR="00B32FF1" w:rsidRPr="006501DB">
        <w:rPr>
          <w:lang w:eastAsia="x-none"/>
        </w:rPr>
        <w:t xml:space="preserve">, </w:t>
      </w:r>
      <w:r w:rsidR="0056542C">
        <w:rPr>
          <w:lang w:eastAsia="x-none"/>
        </w:rPr>
        <w:t xml:space="preserve">η </w:t>
      </w:r>
      <w:r w:rsidR="00B32FF1" w:rsidRPr="006501DB">
        <w:rPr>
          <w:lang w:eastAsia="x-none"/>
        </w:rPr>
        <w:t>αποδοχή του από το κοινό και την επίδραση στην αγοραστική συμπεριφορά.</w:t>
      </w:r>
    </w:p>
    <w:p w14:paraId="24090182" w14:textId="77777777" w:rsidR="00725740" w:rsidRDefault="00B32FF1" w:rsidP="00A46A56">
      <w:pPr>
        <w:spacing w:before="120" w:after="120" w:line="360" w:lineRule="auto"/>
        <w:jc w:val="both"/>
        <w:rPr>
          <w:ins w:id="67" w:author="ΜΗΤΣΕΑΣ ΗΛΙΑΣ" w:date="2025-12-05T10:50:00Z" w16du:dateUtc="2025-12-05T08:50:00Z"/>
          <w:lang w:eastAsia="x-none"/>
        </w:rPr>
      </w:pPr>
      <w:r w:rsidRPr="006501DB">
        <w:rPr>
          <w:lang w:eastAsia="x-none"/>
        </w:rPr>
        <w:lastRenderedPageBreak/>
        <w:t>Οι</w:t>
      </w:r>
      <w:ins w:id="68" w:author="ΜΗΤΣΕΑΣ ΗΛΙΑΣ" w:date="2025-12-05T10:49:00Z" w16du:dateUtc="2025-12-05T08:49:00Z">
        <w:r w:rsidR="00725740">
          <w:rPr>
            <w:lang w:eastAsia="x-none"/>
          </w:rPr>
          <w:t xml:space="preserve"> υπάρχουσες</w:t>
        </w:r>
      </w:ins>
      <w:r w:rsidRPr="006501DB">
        <w:rPr>
          <w:lang w:eastAsia="x-none"/>
        </w:rPr>
        <w:t xml:space="preserve"> πλατφόρμες</w:t>
      </w:r>
      <w:del w:id="69" w:author="ΜΗΤΣΕΑΣ ΗΛΙΑΣ" w:date="2025-12-05T10:49:00Z" w16du:dateUtc="2025-12-05T08:49:00Z">
        <w:r w:rsidRPr="006501DB" w:rsidDel="00725740">
          <w:rPr>
            <w:lang w:eastAsia="x-none"/>
          </w:rPr>
          <w:delText xml:space="preserve"> που υπάρχουν τη σήμερον ημέρα</w:delText>
        </w:r>
      </w:del>
      <w:r w:rsidR="00250887" w:rsidRPr="006501DB">
        <w:rPr>
          <w:lang w:eastAsia="x-none"/>
        </w:rPr>
        <w:t xml:space="preserve">, σε </w:t>
      </w:r>
      <w:r w:rsidR="00941C87" w:rsidRPr="006501DB">
        <w:rPr>
          <w:lang w:eastAsia="x-none"/>
        </w:rPr>
        <w:t>μεγάλο</w:t>
      </w:r>
      <w:r w:rsidR="00250887" w:rsidRPr="006501DB">
        <w:rPr>
          <w:lang w:eastAsia="x-none"/>
        </w:rPr>
        <w:t xml:space="preserve"> βαθμό</w:t>
      </w:r>
      <w:r w:rsidRPr="006501DB">
        <w:rPr>
          <w:lang w:eastAsia="x-none"/>
        </w:rPr>
        <w:t xml:space="preserve"> </w:t>
      </w:r>
      <w:r w:rsidR="00250887" w:rsidRPr="006501DB">
        <w:rPr>
          <w:lang w:eastAsia="x-none"/>
        </w:rPr>
        <w:t xml:space="preserve">δεν </w:t>
      </w:r>
      <w:r w:rsidR="00941C87" w:rsidRPr="006501DB">
        <w:rPr>
          <w:lang w:eastAsia="x-none"/>
        </w:rPr>
        <w:t>εκμεταλλεύονται</w:t>
      </w:r>
      <w:r w:rsidR="00250887" w:rsidRPr="006501DB">
        <w:rPr>
          <w:lang w:eastAsia="x-none"/>
        </w:rPr>
        <w:t xml:space="preserve"> την </w:t>
      </w:r>
      <w:r w:rsidR="00941C87" w:rsidRPr="006501DB">
        <w:rPr>
          <w:lang w:eastAsia="x-none"/>
        </w:rPr>
        <w:t>ανάλυση</w:t>
      </w:r>
      <w:r w:rsidR="00250887" w:rsidRPr="006501DB">
        <w:rPr>
          <w:lang w:eastAsia="x-none"/>
        </w:rPr>
        <w:t xml:space="preserve"> του συναισθήματος</w:t>
      </w:r>
      <w:ins w:id="70" w:author="ΜΗΤΣΕΑΣ ΗΛΙΑΣ" w:date="2025-12-05T10:41:00Z" w16du:dateUtc="2025-12-05T08:41:00Z">
        <w:r w:rsidR="00DF61BA" w:rsidRPr="00DF61BA">
          <w:rPr>
            <w:lang w:eastAsia="x-none"/>
            <w:rPrChange w:id="71" w:author="ΜΗΤΣΕΑΣ ΗΛΙΑΣ" w:date="2025-12-05T10:41:00Z" w16du:dateUtc="2025-12-05T08:41:00Z">
              <w:rPr>
                <w:lang w:val="en-US" w:eastAsia="x-none"/>
              </w:rPr>
            </w:rPrChange>
          </w:rPr>
          <w:t xml:space="preserve"> (</w:t>
        </w:r>
        <w:r w:rsidR="00DF61BA">
          <w:rPr>
            <w:lang w:val="en-US" w:eastAsia="x-none"/>
          </w:rPr>
          <w:t>sentiment</w:t>
        </w:r>
        <w:r w:rsidR="00DF61BA" w:rsidRPr="00DF61BA">
          <w:rPr>
            <w:lang w:eastAsia="x-none"/>
            <w:rPrChange w:id="72" w:author="ΜΗΤΣΕΑΣ ΗΛΙΑΣ" w:date="2025-12-05T10:41:00Z" w16du:dateUtc="2025-12-05T08:41:00Z">
              <w:rPr>
                <w:lang w:val="en-US" w:eastAsia="x-none"/>
              </w:rPr>
            </w:rPrChange>
          </w:rPr>
          <w:t xml:space="preserve"> </w:t>
        </w:r>
        <w:r w:rsidR="00DF61BA">
          <w:rPr>
            <w:lang w:val="en-US" w:eastAsia="x-none"/>
          </w:rPr>
          <w:t>analysis</w:t>
        </w:r>
        <w:r w:rsidR="00DF61BA" w:rsidRPr="00DF61BA">
          <w:rPr>
            <w:lang w:eastAsia="x-none"/>
            <w:rPrChange w:id="73" w:author="ΜΗΤΣΕΑΣ ΗΛΙΑΣ" w:date="2025-12-05T10:41:00Z" w16du:dateUtc="2025-12-05T08:41:00Z">
              <w:rPr>
                <w:lang w:val="en-US" w:eastAsia="x-none"/>
              </w:rPr>
            </w:rPrChange>
          </w:rPr>
          <w:t>)</w:t>
        </w:r>
      </w:ins>
      <w:ins w:id="74" w:author="ΜΗΤΣΕΑΣ ΗΛΙΑΣ" w:date="2025-12-05T10:49:00Z" w16du:dateUtc="2025-12-05T08:49:00Z">
        <w:r w:rsidR="00725740">
          <w:rPr>
            <w:lang w:eastAsia="x-none"/>
          </w:rPr>
          <w:t>,</w:t>
        </w:r>
      </w:ins>
      <w:ins w:id="75" w:author="ΜΗΤΣΕΑΣ ΗΛΙΑΣ" w:date="2025-12-05T10:40:00Z" w16du:dateUtc="2025-12-05T08:40:00Z">
        <w:r w:rsidR="00DF61BA" w:rsidRPr="00DF61BA">
          <w:rPr>
            <w:lang w:eastAsia="x-none"/>
            <w:rPrChange w:id="76" w:author="ΜΗΤΣΕΑΣ ΗΛΙΑΣ" w:date="2025-12-05T10:40:00Z" w16du:dateUtc="2025-12-05T08:40:00Z">
              <w:rPr>
                <w:lang w:val="en-US" w:eastAsia="x-none"/>
              </w:rPr>
            </w:rPrChange>
          </w:rPr>
          <w:t xml:space="preserve"> </w:t>
        </w:r>
      </w:ins>
      <w:r w:rsidR="00250887" w:rsidRPr="006501DB">
        <w:rPr>
          <w:lang w:eastAsia="x-none"/>
        </w:rPr>
        <w:t xml:space="preserve"> με αποτέλεσμα την </w:t>
      </w:r>
      <w:r w:rsidR="00941C87" w:rsidRPr="006501DB">
        <w:rPr>
          <w:lang w:eastAsia="x-none"/>
        </w:rPr>
        <w:t>αναποτελεσματική</w:t>
      </w:r>
      <w:r w:rsidR="00250887" w:rsidRPr="006501DB">
        <w:rPr>
          <w:lang w:eastAsia="x-none"/>
        </w:rPr>
        <w:t xml:space="preserve"> συνεργασία των ενδιαφερόμενων μελών. </w:t>
      </w:r>
    </w:p>
    <w:p w14:paraId="4DEC6F68" w14:textId="01992469" w:rsidR="009B1CBE" w:rsidRDefault="00924C77" w:rsidP="00A46A56">
      <w:pPr>
        <w:spacing w:before="120" w:after="120" w:line="360" w:lineRule="auto"/>
        <w:jc w:val="both"/>
        <w:rPr>
          <w:lang w:eastAsia="x-none"/>
        </w:rPr>
      </w:pPr>
      <w:r w:rsidRPr="006501DB">
        <w:rPr>
          <w:lang w:eastAsia="x-none"/>
        </w:rPr>
        <w:t xml:space="preserve">Σκοπός της παρούσας εργασίας είναι να η μελέτη </w:t>
      </w:r>
      <w:del w:id="77" w:author="ΜΗΤΣΕΑΣ ΗΛΙΑΣ" w:date="2025-12-05T10:41:00Z" w16du:dateUtc="2025-12-05T08:41:00Z">
        <w:r w:rsidR="00941C87" w:rsidRPr="006501DB" w:rsidDel="00DF61BA">
          <w:rPr>
            <w:lang w:eastAsia="x-none"/>
          </w:rPr>
          <w:delText>αυτού</w:delText>
        </w:r>
        <w:r w:rsidRPr="006501DB" w:rsidDel="00DF61BA">
          <w:rPr>
            <w:lang w:eastAsia="x-none"/>
          </w:rPr>
          <w:delText xml:space="preserve"> </w:delText>
        </w:r>
      </w:del>
      <w:r w:rsidRPr="006501DB">
        <w:rPr>
          <w:lang w:eastAsia="x-none"/>
        </w:rPr>
        <w:t xml:space="preserve">του φαινομένου </w:t>
      </w:r>
      <w:ins w:id="78" w:author="ΜΗΤΣΕΑΣ ΗΛΙΑΣ" w:date="2025-12-05T10:42:00Z" w16du:dateUtc="2025-12-05T08:42:00Z">
        <w:r w:rsidR="00DF61BA">
          <w:rPr>
            <w:lang w:eastAsia="x-none"/>
          </w:rPr>
          <w:t xml:space="preserve">αυτού </w:t>
        </w:r>
      </w:ins>
      <w:r w:rsidRPr="006501DB">
        <w:rPr>
          <w:lang w:eastAsia="x-none"/>
        </w:rPr>
        <w:t xml:space="preserve">και η </w:t>
      </w:r>
      <w:ins w:id="79" w:author="ΜΗΤΣΕΑΣ ΗΛΙΑΣ" w:date="2025-12-05T10:42:00Z" w16du:dateUtc="2025-12-05T08:42:00Z">
        <w:r w:rsidR="00DF61BA">
          <w:rPr>
            <w:lang w:eastAsia="x-none"/>
          </w:rPr>
          <w:t>αντιμετώπιση</w:t>
        </w:r>
      </w:ins>
      <w:del w:id="80" w:author="ΜΗΤΣΕΑΣ ΗΛΙΑΣ" w:date="2025-12-05T10:42:00Z" w16du:dateUtc="2025-12-05T08:42:00Z">
        <w:r w:rsidRPr="006501DB" w:rsidDel="00DF61BA">
          <w:rPr>
            <w:lang w:eastAsia="x-none"/>
          </w:rPr>
          <w:delText>εξάλειψή</w:delText>
        </w:r>
      </w:del>
      <w:r w:rsidRPr="006501DB">
        <w:rPr>
          <w:lang w:eastAsia="x-none"/>
        </w:rPr>
        <w:t xml:space="preserve"> του μέσω της δημιουργίας μιας</w:t>
      </w:r>
      <w:ins w:id="81" w:author="ΜΗΤΣΕΑΣ ΗΛΙΑΣ" w:date="2025-12-05T10:50:00Z" w16du:dateUtc="2025-12-05T08:50:00Z">
        <w:r w:rsidR="00725740">
          <w:rPr>
            <w:lang w:eastAsia="x-none"/>
          </w:rPr>
          <w:t xml:space="preserve"> διαδικτυακής (</w:t>
        </w:r>
        <w:r w:rsidR="00725740">
          <w:rPr>
            <w:lang w:val="en-US" w:eastAsia="x-none"/>
          </w:rPr>
          <w:t>web</w:t>
        </w:r>
        <w:r w:rsidR="00725740" w:rsidRPr="00725740">
          <w:rPr>
            <w:lang w:eastAsia="x-none"/>
            <w:rPrChange w:id="82" w:author="ΜΗΤΣΕΑΣ ΗΛΙΑΣ" w:date="2025-12-05T10:50:00Z" w16du:dateUtc="2025-12-05T08:50:00Z">
              <w:rPr>
                <w:lang w:val="en-US" w:eastAsia="x-none"/>
              </w:rPr>
            </w:rPrChange>
          </w:rPr>
          <w:t>)</w:t>
        </w:r>
      </w:ins>
      <w:r w:rsidRPr="006501DB">
        <w:rPr>
          <w:lang w:eastAsia="x-none"/>
        </w:rPr>
        <w:t xml:space="preserve"> πλατφόρμας η οποία θα </w:t>
      </w:r>
      <w:r w:rsidR="00941C87" w:rsidRPr="006501DB">
        <w:rPr>
          <w:lang w:eastAsia="x-none"/>
        </w:rPr>
        <w:t>λαμβάνει</w:t>
      </w:r>
      <w:r w:rsidRPr="006501DB">
        <w:rPr>
          <w:lang w:eastAsia="x-none"/>
        </w:rPr>
        <w:t xml:space="preserve"> </w:t>
      </w:r>
      <w:del w:id="83" w:author="ΜΗΤΣΕΑΣ ΗΛΙΑΣ" w:date="2025-12-16T10:33:00Z" w16du:dateUtc="2025-12-16T08:33:00Z">
        <w:r w:rsidRPr="006501DB" w:rsidDel="00A51A91">
          <w:rPr>
            <w:lang w:eastAsia="x-none"/>
          </w:rPr>
          <w:delText>υπόψη</w:delText>
        </w:r>
      </w:del>
      <w:ins w:id="84" w:author="ΜΗΤΣΕΑΣ ΗΛΙΑΣ" w:date="2025-12-16T10:33:00Z" w16du:dateUtc="2025-12-16T08:33:00Z">
        <w:r w:rsidR="00A51A91" w:rsidRPr="006501DB">
          <w:rPr>
            <w:lang w:eastAsia="x-none"/>
          </w:rPr>
          <w:t>υπόψι</w:t>
        </w:r>
        <w:r w:rsidR="00A51A91">
          <w:rPr>
            <w:lang w:eastAsia="x-none"/>
          </w:rPr>
          <w:t>ν</w:t>
        </w:r>
      </w:ins>
      <w:r w:rsidRPr="006501DB">
        <w:rPr>
          <w:lang w:eastAsia="x-none"/>
        </w:rPr>
        <w:t xml:space="preserve"> όλα τα </w:t>
      </w:r>
      <w:r w:rsidR="00941C87" w:rsidRPr="006501DB">
        <w:rPr>
          <w:lang w:eastAsia="x-none"/>
        </w:rPr>
        <w:t>στοιχεία</w:t>
      </w:r>
      <w:r w:rsidRPr="006501DB">
        <w:rPr>
          <w:lang w:eastAsia="x-none"/>
        </w:rPr>
        <w:t xml:space="preserve"> που παραλείπονται να αναλυθούν με </w:t>
      </w:r>
      <w:r w:rsidR="00941C87" w:rsidRPr="006501DB">
        <w:rPr>
          <w:lang w:eastAsia="x-none"/>
        </w:rPr>
        <w:t>τεχνικές</w:t>
      </w:r>
      <w:r w:rsidRPr="006501DB">
        <w:rPr>
          <w:lang w:eastAsia="x-none"/>
        </w:rPr>
        <w:t xml:space="preserve"> ανάλυσης συναισθήματος και ένα σύνθετο δείκτη αξιολόγησης (</w:t>
      </w:r>
      <w:r w:rsidRPr="006501DB">
        <w:rPr>
          <w:lang w:val="en-US" w:eastAsia="x-none"/>
        </w:rPr>
        <w:t>influencer</w:t>
      </w:r>
      <w:del w:id="85" w:author="ΜΗΤΣΕΑΣ ΗΛΙΑΣ" w:date="2025-12-05T10:42:00Z" w16du:dateUtc="2025-12-05T08:42:00Z">
        <w:r w:rsidRPr="006501DB" w:rsidDel="00DF61BA">
          <w:rPr>
            <w:lang w:eastAsia="x-none"/>
          </w:rPr>
          <w:delText>’</w:delText>
        </w:r>
        <w:r w:rsidRPr="006501DB" w:rsidDel="00DF61BA">
          <w:rPr>
            <w:lang w:val="en-US" w:eastAsia="x-none"/>
          </w:rPr>
          <w:delText>s</w:delText>
        </w:r>
      </w:del>
      <w:r w:rsidRPr="006501DB">
        <w:rPr>
          <w:lang w:eastAsia="x-none"/>
        </w:rPr>
        <w:t xml:space="preserve"> </w:t>
      </w:r>
      <w:r w:rsidRPr="006501DB">
        <w:rPr>
          <w:lang w:val="en-US" w:eastAsia="x-none"/>
        </w:rPr>
        <w:t>score</w:t>
      </w:r>
      <w:r w:rsidRPr="006501DB">
        <w:rPr>
          <w:lang w:eastAsia="x-none"/>
        </w:rPr>
        <w:t>)</w:t>
      </w:r>
      <w:ins w:id="86" w:author="ΜΗΤΣΕΑΣ ΗΛΙΑΣ" w:date="2025-12-05T10:42:00Z" w16du:dateUtc="2025-12-05T08:42:00Z">
        <w:r w:rsidR="00DF61BA">
          <w:rPr>
            <w:lang w:eastAsia="x-none"/>
          </w:rPr>
          <w:t>,</w:t>
        </w:r>
      </w:ins>
      <w:r w:rsidR="009A608F" w:rsidRPr="006501DB">
        <w:rPr>
          <w:lang w:eastAsia="x-none"/>
        </w:rPr>
        <w:t xml:space="preserve"> που θα λαμβάνει υπόψιν</w:t>
      </w:r>
      <w:del w:id="87" w:author="ΜΗΤΣΕΑΣ ΗΛΙΑΣ" w:date="2025-12-05T11:03:00Z" w16du:dateUtc="2025-12-05T09:03:00Z">
        <w:r w:rsidR="009A608F" w:rsidRPr="006501DB" w:rsidDel="00D36C0B">
          <w:rPr>
            <w:lang w:eastAsia="x-none"/>
          </w:rPr>
          <w:delText xml:space="preserve"> το</w:delText>
        </w:r>
      </w:del>
      <w:r w:rsidR="009A608F" w:rsidRPr="006501DB">
        <w:rPr>
          <w:lang w:eastAsia="x-none"/>
        </w:rPr>
        <w:t xml:space="preserve"> </w:t>
      </w:r>
      <w:r w:rsidR="00E612E4">
        <w:rPr>
          <w:lang w:eastAsia="x-none"/>
        </w:rPr>
        <w:t>το ποσοστό αλληλεπίδρασης του κοινού</w:t>
      </w:r>
      <w:ins w:id="88" w:author="ΜΗΤΣΕΑΣ ΗΛΙΑΣ" w:date="2025-12-05T10:42:00Z" w16du:dateUtc="2025-12-05T08:42:00Z">
        <w:r w:rsidR="00DF61BA">
          <w:rPr>
            <w:lang w:eastAsia="x-none"/>
          </w:rPr>
          <w:t xml:space="preserve"> (</w:t>
        </w:r>
        <w:r w:rsidR="00DF61BA">
          <w:rPr>
            <w:lang w:val="en-US" w:eastAsia="x-none"/>
          </w:rPr>
          <w:t>engagement</w:t>
        </w:r>
        <w:r w:rsidR="00DF61BA" w:rsidRPr="00DF61BA">
          <w:rPr>
            <w:lang w:eastAsia="x-none"/>
            <w:rPrChange w:id="89" w:author="ΜΗΤΣΕΑΣ ΗΛΙΑΣ" w:date="2025-12-05T10:42:00Z" w16du:dateUtc="2025-12-05T08:42:00Z">
              <w:rPr>
                <w:lang w:val="en-US" w:eastAsia="x-none"/>
              </w:rPr>
            </w:rPrChange>
          </w:rPr>
          <w:t xml:space="preserve"> </w:t>
        </w:r>
        <w:r w:rsidR="00DF61BA">
          <w:rPr>
            <w:lang w:val="en-US" w:eastAsia="x-none"/>
          </w:rPr>
          <w:t>rat</w:t>
        </w:r>
      </w:ins>
      <w:ins w:id="90" w:author="ΜΗΤΣΕΑΣ ΗΛΙΑΣ" w:date="2025-12-05T10:43:00Z" w16du:dateUtc="2025-12-05T08:43:00Z">
        <w:r w:rsidR="00DF61BA">
          <w:rPr>
            <w:lang w:val="en-US" w:eastAsia="x-none"/>
          </w:rPr>
          <w:t>e</w:t>
        </w:r>
        <w:r w:rsidR="00DF61BA" w:rsidRPr="00DF61BA">
          <w:rPr>
            <w:lang w:eastAsia="x-none"/>
            <w:rPrChange w:id="91" w:author="ΜΗΤΣΕΑΣ ΗΛΙΑΣ" w:date="2025-12-05T10:43:00Z" w16du:dateUtc="2025-12-05T08:43:00Z">
              <w:rPr>
                <w:lang w:val="en-US" w:eastAsia="x-none"/>
              </w:rPr>
            </w:rPrChange>
          </w:rPr>
          <w:t>)</w:t>
        </w:r>
      </w:ins>
      <w:r w:rsidR="009A608F" w:rsidRPr="006501DB">
        <w:rPr>
          <w:lang w:eastAsia="x-none"/>
        </w:rPr>
        <w:t xml:space="preserve"> και άλλους παράγοντες</w:t>
      </w:r>
      <w:r w:rsidRPr="006501DB">
        <w:rPr>
          <w:lang w:eastAsia="x-none"/>
        </w:rPr>
        <w:t xml:space="preserve">. Με αυτό το τρόπο θα </w:t>
      </w:r>
      <w:r w:rsidR="00941C87" w:rsidRPr="006501DB">
        <w:rPr>
          <w:lang w:eastAsia="x-none"/>
        </w:rPr>
        <w:t>επιτευχθεί</w:t>
      </w:r>
      <w:r w:rsidRPr="006501DB">
        <w:rPr>
          <w:lang w:eastAsia="x-none"/>
        </w:rPr>
        <w:t xml:space="preserve"> η στοχευμένη και </w:t>
      </w:r>
      <w:r w:rsidR="00941C87" w:rsidRPr="006501DB">
        <w:rPr>
          <w:lang w:eastAsia="x-none"/>
        </w:rPr>
        <w:t>αποτελεσματική</w:t>
      </w:r>
      <w:r w:rsidRPr="006501DB">
        <w:rPr>
          <w:lang w:eastAsia="x-none"/>
        </w:rPr>
        <w:t xml:space="preserve"> αναζήτηση και </w:t>
      </w:r>
      <w:r w:rsidR="00941C87" w:rsidRPr="006501DB">
        <w:rPr>
          <w:lang w:eastAsia="x-none"/>
        </w:rPr>
        <w:t>αντιστοίχιση</w:t>
      </w:r>
      <w:r w:rsidRPr="006501DB">
        <w:rPr>
          <w:lang w:eastAsia="x-none"/>
        </w:rPr>
        <w:t xml:space="preserve"> </w:t>
      </w:r>
      <w:r w:rsidR="00941C87" w:rsidRPr="006501DB">
        <w:rPr>
          <w:lang w:eastAsia="x-none"/>
        </w:rPr>
        <w:t>μεταξύ</w:t>
      </w:r>
      <w:r w:rsidRPr="006501DB">
        <w:rPr>
          <w:lang w:eastAsia="x-none"/>
        </w:rPr>
        <w:t xml:space="preserve"> των </w:t>
      </w:r>
      <w:r w:rsidR="00DF3150">
        <w:rPr>
          <w:lang w:val="en-US" w:eastAsia="x-none"/>
        </w:rPr>
        <w:t>influencers</w:t>
      </w:r>
      <w:r w:rsidR="00145559" w:rsidRPr="00E612E4">
        <w:rPr>
          <w:lang w:eastAsia="x-none"/>
        </w:rPr>
        <w:t xml:space="preserve"> </w:t>
      </w:r>
      <w:r w:rsidRPr="006501DB">
        <w:rPr>
          <w:lang w:eastAsia="x-none"/>
        </w:rPr>
        <w:t>και των επιχειρήσεων.</w:t>
      </w:r>
    </w:p>
    <w:p w14:paraId="027AB61D" w14:textId="77777777" w:rsidR="0056542C" w:rsidRDefault="0056542C" w:rsidP="00A46A56">
      <w:pPr>
        <w:spacing w:before="120" w:after="120" w:line="360" w:lineRule="auto"/>
        <w:jc w:val="both"/>
        <w:rPr>
          <w:ins w:id="92" w:author="ΜΗΤΣΕΑΣ ΗΛΙΑΣ" w:date="2025-12-05T11:03:00Z" w16du:dateUtc="2025-12-05T09:03:00Z"/>
          <w:lang w:eastAsia="x-none"/>
        </w:rPr>
      </w:pPr>
    </w:p>
    <w:p w14:paraId="345CA130" w14:textId="77777777" w:rsidR="007334E6" w:rsidRDefault="007334E6" w:rsidP="00A46A56">
      <w:pPr>
        <w:spacing w:before="120" w:after="120" w:line="360" w:lineRule="auto"/>
        <w:jc w:val="both"/>
        <w:rPr>
          <w:ins w:id="93" w:author="ΜΗΤΣΕΑΣ ΗΛΙΑΣ" w:date="2025-12-05T11:03:00Z" w16du:dateUtc="2025-12-05T09:03:00Z"/>
          <w:lang w:eastAsia="x-none"/>
        </w:rPr>
      </w:pPr>
    </w:p>
    <w:p w14:paraId="4FF58176" w14:textId="77777777" w:rsidR="007334E6" w:rsidRDefault="007334E6" w:rsidP="00A46A56">
      <w:pPr>
        <w:spacing w:before="120" w:after="120" w:line="360" w:lineRule="auto"/>
        <w:jc w:val="both"/>
        <w:rPr>
          <w:ins w:id="94" w:author="ΜΗΤΣΕΑΣ ΗΛΙΑΣ" w:date="2025-12-05T11:03:00Z" w16du:dateUtc="2025-12-05T09:03:00Z"/>
          <w:lang w:eastAsia="x-none"/>
        </w:rPr>
      </w:pPr>
    </w:p>
    <w:p w14:paraId="49756277" w14:textId="77777777" w:rsidR="007334E6" w:rsidRDefault="007334E6" w:rsidP="00A46A56">
      <w:pPr>
        <w:spacing w:before="120" w:after="120" w:line="360" w:lineRule="auto"/>
        <w:jc w:val="both"/>
        <w:rPr>
          <w:ins w:id="95" w:author="ΜΗΤΣΕΑΣ ΗΛΙΑΣ" w:date="2025-12-05T11:03:00Z" w16du:dateUtc="2025-12-05T09:03:00Z"/>
          <w:lang w:eastAsia="x-none"/>
        </w:rPr>
      </w:pPr>
    </w:p>
    <w:p w14:paraId="493E3A4E" w14:textId="77777777" w:rsidR="007334E6" w:rsidRDefault="007334E6" w:rsidP="00A46A56">
      <w:pPr>
        <w:spacing w:before="120" w:after="120" w:line="360" w:lineRule="auto"/>
        <w:jc w:val="both"/>
        <w:rPr>
          <w:ins w:id="96" w:author="ΜΗΤΣΕΑΣ ΗΛΙΑΣ" w:date="2025-12-05T11:03:00Z" w16du:dateUtc="2025-12-05T09:03:00Z"/>
          <w:lang w:eastAsia="x-none"/>
        </w:rPr>
      </w:pPr>
    </w:p>
    <w:p w14:paraId="260A20BD" w14:textId="77777777" w:rsidR="007334E6" w:rsidRDefault="007334E6" w:rsidP="00A46A56">
      <w:pPr>
        <w:spacing w:before="120" w:after="120" w:line="360" w:lineRule="auto"/>
        <w:jc w:val="both"/>
        <w:rPr>
          <w:ins w:id="97" w:author="ΜΗΤΣΕΑΣ ΗΛΙΑΣ" w:date="2025-12-05T11:03:00Z" w16du:dateUtc="2025-12-05T09:03:00Z"/>
          <w:lang w:eastAsia="x-none"/>
        </w:rPr>
      </w:pPr>
    </w:p>
    <w:p w14:paraId="1CE97B1C" w14:textId="77777777" w:rsidR="007334E6" w:rsidRDefault="007334E6" w:rsidP="00A46A56">
      <w:pPr>
        <w:spacing w:before="120" w:after="120" w:line="360" w:lineRule="auto"/>
        <w:jc w:val="both"/>
        <w:rPr>
          <w:ins w:id="98" w:author="ΜΗΤΣΕΑΣ ΗΛΙΑΣ" w:date="2025-12-05T11:03:00Z" w16du:dateUtc="2025-12-05T09:03:00Z"/>
          <w:lang w:eastAsia="x-none"/>
        </w:rPr>
      </w:pPr>
    </w:p>
    <w:p w14:paraId="11608C54" w14:textId="77777777" w:rsidR="007334E6" w:rsidRDefault="007334E6" w:rsidP="00A46A56">
      <w:pPr>
        <w:spacing w:before="120" w:after="120" w:line="360" w:lineRule="auto"/>
        <w:jc w:val="both"/>
        <w:rPr>
          <w:ins w:id="99" w:author="ΜΗΤΣΕΑΣ ΗΛΙΑΣ" w:date="2025-12-05T11:03:00Z" w16du:dateUtc="2025-12-05T09:03:00Z"/>
          <w:lang w:eastAsia="x-none"/>
        </w:rPr>
      </w:pPr>
    </w:p>
    <w:p w14:paraId="1171D109" w14:textId="77777777" w:rsidR="007334E6" w:rsidRDefault="007334E6" w:rsidP="00A46A56">
      <w:pPr>
        <w:spacing w:before="120" w:after="120" w:line="360" w:lineRule="auto"/>
        <w:jc w:val="both"/>
        <w:rPr>
          <w:ins w:id="100" w:author="ΜΗΤΣΕΑΣ ΗΛΙΑΣ" w:date="2025-12-05T11:03:00Z" w16du:dateUtc="2025-12-05T09:03:00Z"/>
          <w:lang w:eastAsia="x-none"/>
        </w:rPr>
      </w:pPr>
    </w:p>
    <w:p w14:paraId="04D6D4D8" w14:textId="77777777" w:rsidR="007334E6" w:rsidRDefault="007334E6" w:rsidP="00A46A56">
      <w:pPr>
        <w:spacing w:before="120" w:after="120" w:line="360" w:lineRule="auto"/>
        <w:jc w:val="both"/>
        <w:rPr>
          <w:ins w:id="101" w:author="ΜΗΤΣΕΑΣ ΗΛΙΑΣ" w:date="2025-12-05T11:03:00Z" w16du:dateUtc="2025-12-05T09:03:00Z"/>
          <w:lang w:eastAsia="x-none"/>
        </w:rPr>
      </w:pPr>
    </w:p>
    <w:p w14:paraId="7B893F54" w14:textId="77777777" w:rsidR="007334E6" w:rsidRDefault="007334E6" w:rsidP="00A46A56">
      <w:pPr>
        <w:spacing w:before="120" w:after="120" w:line="360" w:lineRule="auto"/>
        <w:jc w:val="both"/>
        <w:rPr>
          <w:ins w:id="102" w:author="ΜΗΤΣΕΑΣ ΗΛΙΑΣ" w:date="2025-12-05T11:03:00Z" w16du:dateUtc="2025-12-05T09:03:00Z"/>
          <w:lang w:eastAsia="x-none"/>
        </w:rPr>
      </w:pPr>
    </w:p>
    <w:p w14:paraId="6793D762" w14:textId="77777777" w:rsidR="007334E6" w:rsidRDefault="007334E6" w:rsidP="00A46A56">
      <w:pPr>
        <w:spacing w:before="120" w:after="120" w:line="360" w:lineRule="auto"/>
        <w:jc w:val="both"/>
        <w:rPr>
          <w:ins w:id="103" w:author="ΜΗΤΣΕΑΣ ΗΛΙΑΣ" w:date="2025-12-05T11:03:00Z" w16du:dateUtc="2025-12-05T09:03:00Z"/>
          <w:lang w:eastAsia="x-none"/>
        </w:rPr>
      </w:pPr>
    </w:p>
    <w:p w14:paraId="003FDA9E" w14:textId="77777777" w:rsidR="007334E6" w:rsidRDefault="007334E6" w:rsidP="00A46A56">
      <w:pPr>
        <w:spacing w:before="120" w:after="120" w:line="360" w:lineRule="auto"/>
        <w:jc w:val="both"/>
        <w:rPr>
          <w:ins w:id="104" w:author="ΜΗΤΣΕΑΣ ΗΛΙΑΣ" w:date="2025-12-05T11:03:00Z" w16du:dateUtc="2025-12-05T09:03:00Z"/>
          <w:lang w:eastAsia="x-none"/>
        </w:rPr>
      </w:pPr>
    </w:p>
    <w:p w14:paraId="3A3324E1" w14:textId="77777777" w:rsidR="007334E6" w:rsidRDefault="007334E6" w:rsidP="00A46A56">
      <w:pPr>
        <w:spacing w:before="120" w:after="120" w:line="360" w:lineRule="auto"/>
        <w:jc w:val="both"/>
        <w:rPr>
          <w:ins w:id="105" w:author="ΜΗΤΣΕΑΣ ΗΛΙΑΣ" w:date="2025-12-05T11:03:00Z" w16du:dateUtc="2025-12-05T09:03:00Z"/>
          <w:lang w:eastAsia="x-none"/>
        </w:rPr>
      </w:pPr>
    </w:p>
    <w:p w14:paraId="2C65362F" w14:textId="77777777" w:rsidR="007334E6" w:rsidRDefault="007334E6" w:rsidP="00A46A56">
      <w:pPr>
        <w:spacing w:before="120" w:after="120" w:line="360" w:lineRule="auto"/>
        <w:jc w:val="both"/>
        <w:rPr>
          <w:ins w:id="106" w:author="ΜΗΤΣΕΑΣ ΗΛΙΑΣ" w:date="2025-12-05T11:03:00Z" w16du:dateUtc="2025-12-05T09:03:00Z"/>
          <w:lang w:eastAsia="x-none"/>
        </w:rPr>
      </w:pPr>
    </w:p>
    <w:p w14:paraId="3BE70CF7" w14:textId="77777777" w:rsidR="007334E6" w:rsidRDefault="007334E6" w:rsidP="00A46A56">
      <w:pPr>
        <w:spacing w:before="120" w:after="120" w:line="360" w:lineRule="auto"/>
        <w:jc w:val="both"/>
        <w:rPr>
          <w:ins w:id="107" w:author="ΜΗΤΣΕΑΣ ΗΛΙΑΣ" w:date="2025-12-05T11:03:00Z" w16du:dateUtc="2025-12-05T09:03:00Z"/>
          <w:lang w:eastAsia="x-none"/>
        </w:rPr>
      </w:pPr>
    </w:p>
    <w:p w14:paraId="3F5F7D3B" w14:textId="77777777" w:rsidR="007334E6" w:rsidRPr="00C07B77" w:rsidRDefault="007334E6" w:rsidP="00A46A56">
      <w:pPr>
        <w:spacing w:before="120" w:after="120" w:line="360" w:lineRule="auto"/>
        <w:jc w:val="both"/>
        <w:rPr>
          <w:lang w:eastAsia="x-none"/>
        </w:rPr>
      </w:pPr>
    </w:p>
    <w:p w14:paraId="38A91508" w14:textId="77777777" w:rsidR="00A46A56" w:rsidRPr="00E442D4" w:rsidRDefault="00A46A56">
      <w:pPr>
        <w:pStyle w:val="10"/>
        <w:rPr>
          <w:b w:val="0"/>
          <w:lang w:eastAsia="en-US"/>
          <w:rPrChange w:id="108" w:author="ΜΗΤΣΕΑΣ ΗΛΙΑΣ" w:date="2025-12-05T11:11:00Z" w16du:dateUtc="2025-12-05T09:11:00Z">
            <w:rPr>
              <w:b/>
              <w:lang w:eastAsia="en-US"/>
            </w:rPr>
          </w:rPrChange>
        </w:rPr>
        <w:pPrChange w:id="109" w:author="ΜΗΤΣΕΑΣ ΗΛΙΑΣ" w:date="2025-12-05T11:11:00Z" w16du:dateUtc="2025-12-05T09:11:00Z">
          <w:pPr>
            <w:spacing w:before="120" w:after="120" w:line="360" w:lineRule="auto"/>
            <w:jc w:val="both"/>
          </w:pPr>
        </w:pPrChange>
      </w:pPr>
      <w:bookmarkStart w:id="110" w:name="_Toc218850188"/>
      <w:r w:rsidRPr="00E442D4">
        <w:rPr>
          <w:rFonts w:ascii="Times New Roman" w:hAnsi="Times New Roman"/>
          <w:lang w:eastAsia="en-US"/>
          <w:rPrChange w:id="111" w:author="ΜΗΤΣΕΑΣ ΗΛΙΑΣ" w:date="2025-12-05T11:11:00Z" w16du:dateUtc="2025-12-05T09:11:00Z">
            <w:rPr>
              <w:bCs/>
              <w:lang w:eastAsia="en-US"/>
            </w:rPr>
          </w:rPrChange>
        </w:rPr>
        <w:lastRenderedPageBreak/>
        <w:t>Λέξεις – Κλειδιά</w:t>
      </w:r>
      <w:bookmarkEnd w:id="110"/>
    </w:p>
    <w:p w14:paraId="4998AAFA" w14:textId="73018DCF" w:rsidR="00E26DA0" w:rsidRPr="006501DB" w:rsidRDefault="00E26DA0" w:rsidP="000D1EF1">
      <w:pPr>
        <w:spacing w:before="120" w:after="120" w:line="360" w:lineRule="auto"/>
        <w:jc w:val="both"/>
        <w:rPr>
          <w:lang w:eastAsia="en-US"/>
        </w:rPr>
      </w:pPr>
      <w:r w:rsidRPr="006501DB">
        <w:rPr>
          <w:u w:val="single"/>
          <w:lang w:eastAsia="en-US"/>
        </w:rPr>
        <w:t>Διαδικτυακός επηρεαστής</w:t>
      </w:r>
    </w:p>
    <w:p w14:paraId="00E405DA" w14:textId="29B8ACA0" w:rsidR="00E26DA0" w:rsidRPr="006501DB" w:rsidRDefault="00E26DA0" w:rsidP="00E26DA0">
      <w:pPr>
        <w:spacing w:before="120" w:after="120" w:line="360" w:lineRule="auto"/>
        <w:jc w:val="both"/>
        <w:rPr>
          <w:lang w:eastAsia="en-US"/>
        </w:rPr>
      </w:pPr>
      <w:r w:rsidRPr="006501DB">
        <w:rPr>
          <w:u w:val="single"/>
          <w:lang w:eastAsia="en-US"/>
        </w:rPr>
        <w:t>Μάρκετινγκ</w:t>
      </w:r>
    </w:p>
    <w:p w14:paraId="46C1252E" w14:textId="2C55CBF2" w:rsidR="00E26DA0" w:rsidRPr="008F7A28" w:rsidRDefault="00E26DA0" w:rsidP="00E26DA0">
      <w:pPr>
        <w:spacing w:before="120" w:after="120" w:line="360" w:lineRule="auto"/>
        <w:jc w:val="both"/>
        <w:rPr>
          <w:lang w:eastAsia="en-US"/>
        </w:rPr>
      </w:pPr>
      <w:r w:rsidRPr="00F12FA2">
        <w:rPr>
          <w:u w:val="single"/>
          <w:lang w:eastAsia="en-US"/>
        </w:rPr>
        <w:t>Περιεχόμενο</w:t>
      </w:r>
    </w:p>
    <w:p w14:paraId="7ABC3D42" w14:textId="6298B43B" w:rsidR="00E26DA0" w:rsidRPr="006501DB" w:rsidRDefault="00E26DA0" w:rsidP="00E26DA0">
      <w:pPr>
        <w:spacing w:before="120" w:after="120" w:line="360" w:lineRule="auto"/>
        <w:jc w:val="both"/>
        <w:rPr>
          <w:lang w:eastAsia="en-US"/>
        </w:rPr>
      </w:pPr>
      <w:r w:rsidRPr="006501DB">
        <w:rPr>
          <w:u w:val="single"/>
          <w:lang w:eastAsia="en-US"/>
        </w:rPr>
        <w:t>Απήχηση</w:t>
      </w:r>
    </w:p>
    <w:p w14:paraId="228719B2" w14:textId="2ACC891A" w:rsidR="00E26DA0" w:rsidRPr="006501DB" w:rsidRDefault="00E26DA0" w:rsidP="00E26DA0">
      <w:pPr>
        <w:spacing w:before="120" w:after="120" w:line="360" w:lineRule="auto"/>
        <w:jc w:val="both"/>
        <w:rPr>
          <w:lang w:eastAsia="en-US"/>
        </w:rPr>
      </w:pPr>
      <w:r w:rsidRPr="006501DB">
        <w:rPr>
          <w:u w:val="single"/>
          <w:lang w:eastAsia="en-US"/>
        </w:rPr>
        <w:t>Προβολές</w:t>
      </w:r>
    </w:p>
    <w:p w14:paraId="33F179F0" w14:textId="593B0433" w:rsidR="00E26DA0" w:rsidRPr="009B7FC2" w:rsidRDefault="00E26DA0" w:rsidP="00E26DA0">
      <w:pPr>
        <w:spacing w:before="120" w:after="120" w:line="360" w:lineRule="auto"/>
        <w:jc w:val="both"/>
        <w:rPr>
          <w:lang w:eastAsia="en-US"/>
        </w:rPr>
      </w:pPr>
      <w:r w:rsidRPr="006501DB">
        <w:rPr>
          <w:u w:val="single"/>
          <w:lang w:eastAsia="en-US"/>
        </w:rPr>
        <w:t>Αλληλεπίδραση</w:t>
      </w:r>
    </w:p>
    <w:p w14:paraId="51DFAF79" w14:textId="7327ABD8" w:rsidR="00E26DA0" w:rsidRPr="00F12FA2" w:rsidRDefault="00E26DA0" w:rsidP="00E26DA0">
      <w:pPr>
        <w:spacing w:before="120" w:after="120" w:line="360" w:lineRule="auto"/>
        <w:jc w:val="both"/>
        <w:rPr>
          <w:u w:val="single"/>
          <w:lang w:eastAsia="en-US"/>
        </w:rPr>
      </w:pPr>
      <w:r w:rsidRPr="00F12FA2">
        <w:rPr>
          <w:u w:val="single"/>
          <w:lang w:eastAsia="en-US"/>
        </w:rPr>
        <w:t>Δείκτης αλληλεπίδρασης ανά ανάρτηση</w:t>
      </w:r>
    </w:p>
    <w:p w14:paraId="21F49159" w14:textId="2E233C30" w:rsidR="00E26DA0" w:rsidRPr="00407BBF" w:rsidRDefault="00E26DA0" w:rsidP="00E26DA0">
      <w:pPr>
        <w:spacing w:before="120" w:after="120" w:line="360" w:lineRule="auto"/>
        <w:jc w:val="both"/>
        <w:rPr>
          <w:ins w:id="112" w:author="ΜΗΤΣΕΑΣ ΗΛΙΑΣ" w:date="2025-12-05T10:56:00Z" w16du:dateUtc="2025-12-05T08:56:00Z"/>
          <w:u w:val="single"/>
          <w:lang w:eastAsia="en-US"/>
          <w:rPrChange w:id="113" w:author="ΜΗΤΣΕΑΣ ΗΛΙΑΣ" w:date="2025-12-05T11:09:00Z" w16du:dateUtc="2025-12-05T09:09:00Z">
            <w:rPr>
              <w:ins w:id="114" w:author="ΜΗΤΣΕΑΣ ΗΛΙΑΣ" w:date="2025-12-05T10:56:00Z" w16du:dateUtc="2025-12-05T08:56:00Z"/>
              <w:u w:val="single"/>
              <w:lang w:val="en-US" w:eastAsia="en-US"/>
            </w:rPr>
          </w:rPrChange>
        </w:rPr>
      </w:pPr>
      <w:r w:rsidRPr="006501DB">
        <w:rPr>
          <w:u w:val="single"/>
          <w:lang w:eastAsia="en-US"/>
        </w:rPr>
        <w:t>Ανάλυση συναισθήματος</w:t>
      </w:r>
    </w:p>
    <w:p w14:paraId="2BB6851F" w14:textId="13EE9CA3" w:rsidR="000E0C47" w:rsidRPr="00407BBF" w:rsidRDefault="000E0C47" w:rsidP="00E26DA0">
      <w:pPr>
        <w:spacing w:before="120" w:after="120" w:line="360" w:lineRule="auto"/>
        <w:jc w:val="both"/>
        <w:rPr>
          <w:u w:val="single"/>
          <w:lang w:eastAsia="en-US"/>
          <w:rPrChange w:id="115" w:author="ΜΗΤΣΕΑΣ ΗΛΙΑΣ" w:date="2025-12-05T11:09:00Z" w16du:dateUtc="2025-12-05T09:09:00Z">
            <w:rPr>
              <w:lang w:eastAsia="en-US"/>
            </w:rPr>
          </w:rPrChange>
        </w:rPr>
      </w:pPr>
      <w:ins w:id="116" w:author="ΜΗΤΣΕΑΣ ΗΛΙΑΣ" w:date="2025-12-05T10:57:00Z">
        <w:r w:rsidRPr="000E0C47">
          <w:rPr>
            <w:u w:val="single"/>
            <w:lang w:eastAsia="en-US"/>
            <w:rPrChange w:id="117" w:author="ΜΗΤΣΕΑΣ ΗΛΙΑΣ" w:date="2025-12-05T10:57:00Z" w16du:dateUtc="2025-12-05T08:57:00Z">
              <w:rPr>
                <w:lang w:eastAsia="en-US"/>
              </w:rPr>
            </w:rPrChange>
          </w:rPr>
          <w:t>Ανάλυση περιεχομένου</w:t>
        </w:r>
      </w:ins>
    </w:p>
    <w:p w14:paraId="3E78C2CC" w14:textId="3FBFF30C" w:rsidR="00E26DA0" w:rsidRPr="006501DB" w:rsidRDefault="00E26DA0" w:rsidP="00E26DA0">
      <w:pPr>
        <w:spacing w:before="120" w:after="120" w:line="360" w:lineRule="auto"/>
        <w:jc w:val="both"/>
        <w:rPr>
          <w:lang w:eastAsia="en-US"/>
        </w:rPr>
      </w:pPr>
      <w:r w:rsidRPr="006501DB">
        <w:rPr>
          <w:u w:val="single"/>
          <w:lang w:eastAsia="en-US"/>
        </w:rPr>
        <w:t>Θεματολογική κατηγοριοποίηση</w:t>
      </w:r>
    </w:p>
    <w:p w14:paraId="39D5E02E" w14:textId="0BB51B20" w:rsidR="00E26DA0" w:rsidRPr="00E175F2" w:rsidRDefault="00E26DA0" w:rsidP="00E26DA0">
      <w:pPr>
        <w:spacing w:before="120" w:after="120" w:line="360" w:lineRule="auto"/>
        <w:jc w:val="both"/>
        <w:rPr>
          <w:lang w:eastAsia="en-US"/>
        </w:rPr>
      </w:pPr>
      <w:r w:rsidRPr="006501DB">
        <w:rPr>
          <w:u w:val="single"/>
          <w:lang w:eastAsia="en-US"/>
        </w:rPr>
        <w:t>Συνάφεια</w:t>
      </w:r>
      <w:r w:rsidRPr="009E62B7">
        <w:rPr>
          <w:u w:val="single"/>
          <w:lang w:eastAsia="en-US"/>
          <w:rPrChange w:id="118" w:author="ΜΗΤΣΕΑΣ ΗΛΙΑΣ" w:date="2025-12-04T15:39:00Z" w16du:dateUtc="2025-12-04T13:39:00Z">
            <w:rPr>
              <w:u w:val="single"/>
              <w:lang w:val="en-US" w:eastAsia="en-US"/>
            </w:rPr>
          </w:rPrChange>
        </w:rPr>
        <w:t xml:space="preserve"> </w:t>
      </w:r>
      <w:r w:rsidRPr="006501DB">
        <w:rPr>
          <w:u w:val="single"/>
          <w:lang w:val="en-US" w:eastAsia="en-US"/>
        </w:rPr>
        <w:t>brand</w:t>
      </w:r>
      <w:r w:rsidRPr="009E62B7">
        <w:rPr>
          <w:u w:val="single"/>
          <w:lang w:eastAsia="en-US"/>
          <w:rPrChange w:id="119" w:author="ΜΗΤΣΕΑΣ ΗΛΙΑΣ" w:date="2025-12-04T15:39:00Z" w16du:dateUtc="2025-12-04T13:39:00Z">
            <w:rPr>
              <w:u w:val="single"/>
              <w:lang w:val="en-US" w:eastAsia="en-US"/>
            </w:rPr>
          </w:rPrChange>
        </w:rPr>
        <w:t>–</w:t>
      </w:r>
      <w:r w:rsidRPr="006501DB">
        <w:rPr>
          <w:u w:val="single"/>
          <w:lang w:val="en-US" w:eastAsia="en-US"/>
        </w:rPr>
        <w:t>influencer</w:t>
      </w:r>
    </w:p>
    <w:p w14:paraId="5D0616E8" w14:textId="07236B23" w:rsidR="00E26DA0" w:rsidRPr="006501DB" w:rsidRDefault="00E26DA0" w:rsidP="00E26DA0">
      <w:pPr>
        <w:spacing w:before="120" w:after="120" w:line="360" w:lineRule="auto"/>
        <w:jc w:val="both"/>
        <w:rPr>
          <w:lang w:eastAsia="en-US"/>
        </w:rPr>
      </w:pPr>
      <w:r w:rsidRPr="006501DB">
        <w:rPr>
          <w:u w:val="single"/>
          <w:lang w:eastAsia="en-US"/>
        </w:rPr>
        <w:t xml:space="preserve">Αυθεντικότητα και </w:t>
      </w:r>
      <w:r w:rsidR="00E175F2">
        <w:rPr>
          <w:u w:val="single"/>
          <w:lang w:eastAsia="en-US"/>
        </w:rPr>
        <w:t>ε</w:t>
      </w:r>
      <w:r w:rsidRPr="006501DB">
        <w:rPr>
          <w:u w:val="single"/>
          <w:lang w:eastAsia="en-US"/>
        </w:rPr>
        <w:t>μπιστοσύνη</w:t>
      </w:r>
    </w:p>
    <w:p w14:paraId="4DA9A616" w14:textId="4FCF966B" w:rsidR="00E26DA0" w:rsidRPr="00E175F2" w:rsidRDefault="00E175F2" w:rsidP="00E26DA0">
      <w:pPr>
        <w:spacing w:before="120" w:after="120" w:line="360" w:lineRule="auto"/>
        <w:jc w:val="both"/>
        <w:rPr>
          <w:lang w:eastAsia="en-US"/>
        </w:rPr>
      </w:pPr>
      <w:r>
        <w:rPr>
          <w:u w:val="single"/>
          <w:lang w:eastAsia="en-US"/>
        </w:rPr>
        <w:t>Επιστροφή επένδυσης (</w:t>
      </w:r>
      <w:r>
        <w:rPr>
          <w:u w:val="single"/>
          <w:lang w:val="en-US" w:eastAsia="en-US"/>
        </w:rPr>
        <w:t>ROI</w:t>
      </w:r>
      <w:r w:rsidRPr="00E175F2">
        <w:rPr>
          <w:u w:val="single"/>
          <w:lang w:eastAsia="en-US"/>
        </w:rPr>
        <w:t>)</w:t>
      </w:r>
    </w:p>
    <w:p w14:paraId="005571BD" w14:textId="6C717EA9" w:rsidR="00E26DA0" w:rsidRPr="009E62B7" w:rsidRDefault="00E26DA0" w:rsidP="00D6283D">
      <w:pPr>
        <w:spacing w:before="120" w:after="120" w:line="360" w:lineRule="auto"/>
        <w:jc w:val="both"/>
        <w:rPr>
          <w:lang w:eastAsia="en-US"/>
          <w:rPrChange w:id="120" w:author="ΜΗΤΣΕΑΣ ΗΛΙΑΣ" w:date="2025-12-04T15:39:00Z" w16du:dateUtc="2025-12-04T13:39:00Z">
            <w:rPr>
              <w:lang w:val="en-US" w:eastAsia="en-US"/>
            </w:rPr>
          </w:rPrChange>
        </w:rPr>
      </w:pPr>
      <w:r w:rsidRPr="006501DB">
        <w:rPr>
          <w:u w:val="single"/>
          <w:lang w:eastAsia="en-US"/>
        </w:rPr>
        <w:t>Σύνθετος</w:t>
      </w:r>
      <w:r w:rsidRPr="00E175F2">
        <w:rPr>
          <w:u w:val="single"/>
          <w:lang w:eastAsia="en-US"/>
        </w:rPr>
        <w:t xml:space="preserve"> </w:t>
      </w:r>
      <w:r w:rsidRPr="006501DB">
        <w:rPr>
          <w:u w:val="single"/>
          <w:lang w:eastAsia="en-US"/>
        </w:rPr>
        <w:t>δείκτης</w:t>
      </w:r>
      <w:r w:rsidRPr="00E175F2">
        <w:rPr>
          <w:u w:val="single"/>
          <w:lang w:eastAsia="en-US"/>
        </w:rPr>
        <w:t xml:space="preserve"> </w:t>
      </w:r>
      <w:r w:rsidRPr="006501DB">
        <w:rPr>
          <w:u w:val="single"/>
          <w:lang w:eastAsia="en-US"/>
        </w:rPr>
        <w:t>αξιολόγησης</w:t>
      </w:r>
    </w:p>
    <w:p w14:paraId="68F907AB" w14:textId="6BE95E8C" w:rsidR="00E26DA0" w:rsidRPr="009E62B7" w:rsidRDefault="00E26DA0" w:rsidP="00E26DA0">
      <w:pPr>
        <w:spacing w:before="120" w:after="120" w:line="360" w:lineRule="auto"/>
        <w:jc w:val="both"/>
        <w:rPr>
          <w:lang w:eastAsia="en-US"/>
          <w:rPrChange w:id="121" w:author="ΜΗΤΣΕΑΣ ΗΛΙΑΣ" w:date="2025-12-04T15:39:00Z" w16du:dateUtc="2025-12-04T13:39:00Z">
            <w:rPr>
              <w:lang w:val="en-US" w:eastAsia="en-US"/>
            </w:rPr>
          </w:rPrChange>
        </w:rPr>
      </w:pPr>
      <w:r w:rsidRPr="006501DB">
        <w:rPr>
          <w:u w:val="single"/>
          <w:lang w:eastAsia="en-US"/>
        </w:rPr>
        <w:t>Ποιότητα</w:t>
      </w:r>
      <w:r w:rsidRPr="009E62B7">
        <w:rPr>
          <w:u w:val="single"/>
          <w:lang w:eastAsia="en-US"/>
          <w:rPrChange w:id="122" w:author="ΜΗΤΣΕΑΣ ΗΛΙΑΣ" w:date="2025-12-04T15:39:00Z" w16du:dateUtc="2025-12-04T13:39:00Z">
            <w:rPr>
              <w:u w:val="single"/>
              <w:lang w:val="en-US" w:eastAsia="en-US"/>
            </w:rPr>
          </w:rPrChange>
        </w:rPr>
        <w:t xml:space="preserve"> </w:t>
      </w:r>
      <w:r w:rsidRPr="006501DB">
        <w:rPr>
          <w:u w:val="single"/>
          <w:lang w:eastAsia="en-US"/>
        </w:rPr>
        <w:t>κοινού</w:t>
      </w:r>
    </w:p>
    <w:p w14:paraId="34A82B2D" w14:textId="1D7F8B5D" w:rsidR="00E26DA0" w:rsidRPr="009E62B7" w:rsidRDefault="00E175F2" w:rsidP="00E26DA0">
      <w:pPr>
        <w:spacing w:before="120" w:after="120" w:line="360" w:lineRule="auto"/>
        <w:jc w:val="both"/>
        <w:rPr>
          <w:lang w:eastAsia="en-US"/>
          <w:rPrChange w:id="123" w:author="ΜΗΤΣΕΑΣ ΗΛΙΑΣ" w:date="2025-12-04T15:39:00Z" w16du:dateUtc="2025-12-04T13:39:00Z">
            <w:rPr>
              <w:lang w:val="en-US" w:eastAsia="en-US"/>
            </w:rPr>
          </w:rPrChange>
        </w:rPr>
      </w:pPr>
      <w:r>
        <w:rPr>
          <w:u w:val="single"/>
          <w:lang w:eastAsia="en-US"/>
        </w:rPr>
        <w:t>Ασφάλεια επωνυμίας</w:t>
      </w:r>
    </w:p>
    <w:p w14:paraId="328D2F78" w14:textId="56A43634" w:rsidR="00E26DA0" w:rsidRPr="009E62B7" w:rsidRDefault="00E26DA0" w:rsidP="00E26DA0">
      <w:pPr>
        <w:spacing w:before="120" w:after="120" w:line="360" w:lineRule="auto"/>
        <w:jc w:val="both"/>
        <w:rPr>
          <w:lang w:eastAsia="en-US"/>
          <w:rPrChange w:id="124" w:author="ΜΗΤΣΕΑΣ ΗΛΙΑΣ" w:date="2025-12-04T15:39:00Z" w16du:dateUtc="2025-12-04T13:39:00Z">
            <w:rPr>
              <w:lang w:val="en-US" w:eastAsia="en-US"/>
            </w:rPr>
          </w:rPrChange>
        </w:rPr>
      </w:pPr>
      <w:r w:rsidRPr="006501DB">
        <w:rPr>
          <w:u w:val="single"/>
          <w:lang w:eastAsia="en-US"/>
        </w:rPr>
        <w:t>Πλατφόρμες</w:t>
      </w:r>
      <w:r w:rsidRPr="009E62B7">
        <w:rPr>
          <w:u w:val="single"/>
          <w:lang w:eastAsia="en-US"/>
          <w:rPrChange w:id="125" w:author="ΜΗΤΣΕΑΣ ΗΛΙΑΣ" w:date="2025-12-04T15:39:00Z" w16du:dateUtc="2025-12-04T13:39:00Z">
            <w:rPr>
              <w:u w:val="single"/>
              <w:lang w:val="en-US" w:eastAsia="en-US"/>
            </w:rPr>
          </w:rPrChange>
        </w:rPr>
        <w:t xml:space="preserve"> </w:t>
      </w:r>
      <w:r w:rsidRPr="006501DB">
        <w:rPr>
          <w:u w:val="single"/>
          <w:lang w:eastAsia="en-US"/>
        </w:rPr>
        <w:t>διασύνδεσης</w:t>
      </w:r>
      <w:r w:rsidRPr="009E62B7">
        <w:rPr>
          <w:u w:val="single"/>
          <w:lang w:eastAsia="en-US"/>
          <w:rPrChange w:id="126" w:author="ΜΗΤΣΕΑΣ ΗΛΙΑΣ" w:date="2025-12-04T15:39:00Z" w16du:dateUtc="2025-12-04T13:39:00Z">
            <w:rPr>
              <w:u w:val="single"/>
              <w:lang w:val="en-US" w:eastAsia="en-US"/>
            </w:rPr>
          </w:rPrChange>
        </w:rPr>
        <w:t xml:space="preserve"> </w:t>
      </w:r>
      <w:r w:rsidRPr="006501DB">
        <w:rPr>
          <w:u w:val="single"/>
          <w:lang w:eastAsia="en-US"/>
        </w:rPr>
        <w:t>επιχειρήσεων</w:t>
      </w:r>
      <w:r w:rsidRPr="009E62B7">
        <w:rPr>
          <w:u w:val="single"/>
          <w:lang w:eastAsia="en-US"/>
          <w:rPrChange w:id="127" w:author="ΜΗΤΣΕΑΣ ΗΛΙΑΣ" w:date="2025-12-04T15:39:00Z" w16du:dateUtc="2025-12-04T13:39:00Z">
            <w:rPr>
              <w:u w:val="single"/>
              <w:lang w:val="en-US" w:eastAsia="en-US"/>
            </w:rPr>
          </w:rPrChange>
        </w:rPr>
        <w:t>–</w:t>
      </w:r>
      <w:r w:rsidR="00DF3150">
        <w:rPr>
          <w:u w:val="single"/>
          <w:lang w:val="en-US" w:eastAsia="en-US"/>
        </w:rPr>
        <w:t>influencers</w:t>
      </w:r>
    </w:p>
    <w:p w14:paraId="6D62EB6D" w14:textId="406F5A4F" w:rsidR="00E26DA0" w:rsidRPr="00E175F2" w:rsidRDefault="00E26DA0" w:rsidP="00E26DA0">
      <w:pPr>
        <w:spacing w:before="120" w:after="120" w:line="360" w:lineRule="auto"/>
        <w:jc w:val="both"/>
        <w:rPr>
          <w:lang w:eastAsia="en-US"/>
        </w:rPr>
      </w:pPr>
      <w:r w:rsidRPr="006501DB">
        <w:rPr>
          <w:u w:val="single"/>
          <w:lang w:eastAsia="en-US"/>
        </w:rPr>
        <w:t>Αλγόριθμος</w:t>
      </w:r>
      <w:r w:rsidRPr="009E62B7">
        <w:rPr>
          <w:u w:val="single"/>
          <w:lang w:eastAsia="en-US"/>
          <w:rPrChange w:id="128" w:author="ΜΗΤΣΕΑΣ ΗΛΙΑΣ" w:date="2025-12-04T15:39:00Z" w16du:dateUtc="2025-12-04T13:39:00Z">
            <w:rPr>
              <w:u w:val="single"/>
              <w:lang w:val="en-US" w:eastAsia="en-US"/>
            </w:rPr>
          </w:rPrChange>
        </w:rPr>
        <w:t xml:space="preserve"> </w:t>
      </w:r>
      <w:r w:rsidRPr="006501DB">
        <w:rPr>
          <w:u w:val="single"/>
          <w:lang w:eastAsia="en-US"/>
        </w:rPr>
        <w:t>αντιστοίχισης</w:t>
      </w:r>
    </w:p>
    <w:p w14:paraId="06EEB6D4" w14:textId="400E64CA" w:rsidR="00E26DA0" w:rsidRPr="000E0C47" w:rsidRDefault="00E175F2" w:rsidP="00E26DA0">
      <w:pPr>
        <w:spacing w:before="120" w:after="120" w:line="360" w:lineRule="auto"/>
        <w:jc w:val="both"/>
        <w:rPr>
          <w:lang w:eastAsia="en-US"/>
        </w:rPr>
      </w:pPr>
      <w:ins w:id="129" w:author="ΜΗΤΣΕΑΣ ΗΛΙΑΣ" w:date="2025-12-04T15:26:00Z" w16du:dateUtc="2025-12-04T13:26:00Z">
        <w:r>
          <w:rPr>
            <w:u w:val="single"/>
            <w:lang w:eastAsia="en-US"/>
          </w:rPr>
          <w:t>Διεπαφή</w:t>
        </w:r>
      </w:ins>
      <w:ins w:id="130" w:author="ΜΗΤΣΕΑΣ ΗΛΙΑΣ" w:date="2025-12-05T10:57:00Z" w16du:dateUtc="2025-12-05T08:57:00Z">
        <w:r w:rsidR="000E0C47" w:rsidRPr="00407BBF">
          <w:rPr>
            <w:u w:val="single"/>
            <w:lang w:eastAsia="en-US"/>
            <w:rPrChange w:id="131" w:author="ΜΗΤΣΕΑΣ ΗΛΙΑΣ" w:date="2025-12-05T11:09:00Z" w16du:dateUtc="2025-12-05T09:09:00Z">
              <w:rPr>
                <w:u w:val="single"/>
                <w:lang w:val="en-US" w:eastAsia="en-US"/>
              </w:rPr>
            </w:rPrChange>
          </w:rPr>
          <w:t xml:space="preserve"> </w:t>
        </w:r>
        <w:r w:rsidR="000E0C47">
          <w:rPr>
            <w:u w:val="single"/>
            <w:lang w:eastAsia="en-US"/>
          </w:rPr>
          <w:t>Χρήστη</w:t>
        </w:r>
      </w:ins>
    </w:p>
    <w:p w14:paraId="478FE3E9" w14:textId="1E8F00E4" w:rsidR="00417B80" w:rsidRDefault="00417B80" w:rsidP="00E26DA0">
      <w:pPr>
        <w:spacing w:before="120" w:after="120" w:line="360" w:lineRule="auto"/>
        <w:jc w:val="both"/>
        <w:rPr>
          <w:ins w:id="132" w:author="ΜΗΤΣΕΑΣ ΗΛΙΑΣ" w:date="2025-12-05T10:57:00Z" w16du:dateUtc="2025-12-05T08:57:00Z"/>
          <w:u w:val="single"/>
          <w:lang w:eastAsia="en-US"/>
        </w:rPr>
      </w:pPr>
      <w:r w:rsidRPr="00C649F8">
        <w:rPr>
          <w:u w:val="single"/>
          <w:lang w:eastAsia="en-US"/>
          <w:rPrChange w:id="133" w:author="ΜΗΤΣΕΑΣ ΗΛΙΑΣ" w:date="2025-12-05T10:50:00Z" w16du:dateUtc="2025-12-05T08:50:00Z">
            <w:rPr>
              <w:lang w:eastAsia="en-US"/>
            </w:rPr>
          </w:rPrChange>
        </w:rPr>
        <w:t>Κοινοποίηση</w:t>
      </w:r>
      <w:r w:rsidRPr="00407BBF">
        <w:rPr>
          <w:u w:val="single"/>
          <w:lang w:eastAsia="en-US"/>
          <w:rPrChange w:id="134" w:author="ΜΗΤΣΕΑΣ ΗΛΙΑΣ" w:date="2025-12-05T11:09:00Z" w16du:dateUtc="2025-12-05T09:09:00Z">
            <w:rPr>
              <w:lang w:val="en-US" w:eastAsia="en-US"/>
            </w:rPr>
          </w:rPrChange>
        </w:rPr>
        <w:t xml:space="preserve"> </w:t>
      </w:r>
      <w:del w:id="135" w:author="ΜΗΤΣΕΑΣ ΗΛΙΑΣ" w:date="2025-12-16T10:33:00Z" w16du:dateUtc="2025-12-16T08:33:00Z">
        <w:r w:rsidRPr="00C649F8" w:rsidDel="00A51A91">
          <w:rPr>
            <w:u w:val="single"/>
            <w:lang w:eastAsia="en-US"/>
            <w:rPrChange w:id="136" w:author="ΜΗΤΣΕΑΣ ΗΛΙΑΣ" w:date="2025-12-05T10:50:00Z" w16du:dateUtc="2025-12-05T08:50:00Z">
              <w:rPr>
                <w:lang w:eastAsia="en-US"/>
              </w:rPr>
            </w:rPrChange>
          </w:rPr>
          <w:delText>Περιεχόμένου</w:delText>
        </w:r>
      </w:del>
      <w:ins w:id="137" w:author="ΜΗΤΣΕΑΣ ΗΛΙΑΣ" w:date="2025-12-16T10:33:00Z" w16du:dateUtc="2025-12-16T08:33:00Z">
        <w:r w:rsidR="00A51A91" w:rsidRPr="00A51A91">
          <w:rPr>
            <w:u w:val="single"/>
            <w:lang w:eastAsia="en-US"/>
          </w:rPr>
          <w:t>Περιεχομένου</w:t>
        </w:r>
      </w:ins>
    </w:p>
    <w:p w14:paraId="0157DBF5" w14:textId="113408C7" w:rsidR="000E0C47" w:rsidRDefault="000E0C47" w:rsidP="00E26DA0">
      <w:pPr>
        <w:spacing w:before="120" w:after="120" w:line="360" w:lineRule="auto"/>
        <w:jc w:val="both"/>
        <w:rPr>
          <w:ins w:id="138" w:author="ΜΗΤΣΕΑΣ ΗΛΙΑΣ" w:date="2025-12-05T10:58:00Z" w16du:dateUtc="2025-12-05T08:58:00Z"/>
          <w:u w:val="single"/>
          <w:lang w:eastAsia="en-US"/>
        </w:rPr>
      </w:pPr>
      <w:ins w:id="139" w:author="ΜΗΤΣΕΑΣ ΗΛΙΑΣ" w:date="2025-12-05T10:57:00Z">
        <w:r w:rsidRPr="00407BBF">
          <w:rPr>
            <w:u w:val="single"/>
            <w:lang w:eastAsia="en-US"/>
            <w:rPrChange w:id="140" w:author="ΜΗΤΣΕΑΣ ΗΛΙΑΣ" w:date="2025-12-05T11:09:00Z" w16du:dateUtc="2025-12-05T09:09:00Z">
              <w:rPr>
                <w:u w:val="single"/>
                <w:lang w:val="en-US" w:eastAsia="en-US"/>
              </w:rPr>
            </w:rPrChange>
          </w:rPr>
          <w:t>Μοντέλα μηχανικής μάθησης</w:t>
        </w:r>
      </w:ins>
    </w:p>
    <w:p w14:paraId="21184455" w14:textId="7BF3D563" w:rsidR="000E0C47" w:rsidRDefault="000E0C47" w:rsidP="00E26DA0">
      <w:pPr>
        <w:spacing w:before="120" w:after="120" w:line="360" w:lineRule="auto"/>
        <w:jc w:val="both"/>
        <w:rPr>
          <w:ins w:id="141" w:author="ΜΗΤΣΕΑΣ ΗΛΙΑΣ" w:date="2025-12-05T10:58:00Z" w16du:dateUtc="2025-12-05T08:58:00Z"/>
          <w:u w:val="single"/>
          <w:lang w:eastAsia="en-US"/>
        </w:rPr>
      </w:pPr>
      <w:ins w:id="142" w:author="ΜΗΤΣΕΑΣ ΗΛΙΑΣ" w:date="2025-12-05T10:58:00Z">
        <w:r w:rsidRPr="000E0C47">
          <w:rPr>
            <w:u w:val="single"/>
            <w:lang w:eastAsia="en-US"/>
          </w:rPr>
          <w:t>Επεξεργασία φυσικής γλώσσας</w:t>
        </w:r>
      </w:ins>
    </w:p>
    <w:p w14:paraId="5ED0CDDA" w14:textId="616E9641" w:rsidR="000E0C47" w:rsidRPr="00407BBF" w:rsidRDefault="000E0C47" w:rsidP="00E26DA0">
      <w:pPr>
        <w:spacing w:before="120" w:after="120" w:line="360" w:lineRule="auto"/>
        <w:jc w:val="both"/>
        <w:rPr>
          <w:u w:val="single"/>
          <w:lang w:val="en-US" w:eastAsia="en-US"/>
          <w:rPrChange w:id="143" w:author="ΜΗΤΣΕΑΣ ΗΛΙΑΣ" w:date="2025-12-05T11:09:00Z" w16du:dateUtc="2025-12-05T09:09:00Z">
            <w:rPr>
              <w:lang w:eastAsia="en-US"/>
            </w:rPr>
          </w:rPrChange>
        </w:rPr>
      </w:pPr>
      <w:ins w:id="144" w:author="ΜΗΤΣΕΑΣ ΗΛΙΑΣ" w:date="2025-12-05T10:58:00Z">
        <w:r w:rsidRPr="000E0C47">
          <w:rPr>
            <w:u w:val="single"/>
            <w:lang w:eastAsia="en-US"/>
          </w:rPr>
          <w:t>Μετρικές</w:t>
        </w:r>
        <w:r w:rsidRPr="00407BBF">
          <w:rPr>
            <w:u w:val="single"/>
            <w:lang w:val="en-US" w:eastAsia="en-US"/>
            <w:rPrChange w:id="145" w:author="ΜΗΤΣΕΑΣ ΗΛΙΑΣ" w:date="2025-12-05T11:09:00Z" w16du:dateUtc="2025-12-05T09:09:00Z">
              <w:rPr>
                <w:u w:val="single"/>
                <w:lang w:eastAsia="en-US"/>
              </w:rPr>
            </w:rPrChange>
          </w:rPr>
          <w:t xml:space="preserve"> </w:t>
        </w:r>
        <w:r w:rsidRPr="000E0C47">
          <w:rPr>
            <w:u w:val="single"/>
            <w:lang w:eastAsia="en-US"/>
          </w:rPr>
          <w:t>απόδοσης</w:t>
        </w:r>
      </w:ins>
    </w:p>
    <w:p w14:paraId="0EE88ACE" w14:textId="77777777" w:rsidR="00E26DA0" w:rsidRPr="001B3F11" w:rsidDel="007334E6" w:rsidRDefault="00E26DA0" w:rsidP="00E26DA0">
      <w:pPr>
        <w:spacing w:before="120" w:after="120" w:line="360" w:lineRule="auto"/>
        <w:jc w:val="both"/>
        <w:rPr>
          <w:del w:id="146" w:author="ΜΗΤΣΕΑΣ ΗΛΙΑΣ" w:date="2025-12-05T11:03:00Z" w16du:dateUtc="2025-12-05T09:03:00Z"/>
          <w:lang w:val="en-US" w:eastAsia="en-US"/>
          <w:rPrChange w:id="147" w:author="ΜΗΤΣΕΑΣ ΗΛΙΑΣ" w:date="2025-12-04T14:04:00Z" w16du:dateUtc="2025-12-04T12:04:00Z">
            <w:rPr>
              <w:del w:id="148" w:author="ΜΗΤΣΕΑΣ ΗΛΙΑΣ" w:date="2025-12-05T11:03:00Z" w16du:dateUtc="2025-12-05T09:03:00Z"/>
              <w:lang w:eastAsia="en-US"/>
            </w:rPr>
          </w:rPrChange>
        </w:rPr>
      </w:pPr>
    </w:p>
    <w:p w14:paraId="0A21C5A0" w14:textId="77777777" w:rsidR="009A608F" w:rsidRPr="001B3F11" w:rsidDel="007334E6" w:rsidRDefault="009A608F" w:rsidP="00A46A56">
      <w:pPr>
        <w:spacing w:before="120" w:after="120" w:line="360" w:lineRule="auto"/>
        <w:jc w:val="both"/>
        <w:rPr>
          <w:del w:id="149" w:author="ΜΗΤΣΕΑΣ ΗΛΙΑΣ" w:date="2025-12-05T11:03:00Z" w16du:dateUtc="2025-12-05T09:03:00Z"/>
          <w:lang w:val="en-US" w:eastAsia="en-US"/>
          <w:rPrChange w:id="150" w:author="ΜΗΤΣΕΑΣ ΗΛΙΑΣ" w:date="2025-12-04T14:04:00Z" w16du:dateUtc="2025-12-04T12:04:00Z">
            <w:rPr>
              <w:del w:id="151" w:author="ΜΗΤΣΕΑΣ ΗΛΙΑΣ" w:date="2025-12-05T11:03:00Z" w16du:dateUtc="2025-12-05T09:03:00Z"/>
              <w:lang w:eastAsia="en-US"/>
            </w:rPr>
          </w:rPrChange>
        </w:rPr>
      </w:pPr>
    </w:p>
    <w:p w14:paraId="4CA734DC" w14:textId="77777777" w:rsidR="007441F5" w:rsidRPr="001B3F11" w:rsidDel="007334E6" w:rsidRDefault="007441F5" w:rsidP="00A46A56">
      <w:pPr>
        <w:spacing w:before="120" w:after="120" w:line="360" w:lineRule="auto"/>
        <w:jc w:val="both"/>
        <w:rPr>
          <w:del w:id="152" w:author="ΜΗΤΣΕΑΣ ΗΛΙΑΣ" w:date="2025-12-05T11:03:00Z" w16du:dateUtc="2025-12-05T09:03:00Z"/>
          <w:lang w:val="en-US" w:eastAsia="en-US"/>
          <w:rPrChange w:id="153" w:author="ΜΗΤΣΕΑΣ ΗΛΙΑΣ" w:date="2025-12-04T14:04:00Z" w16du:dateUtc="2025-12-04T12:04:00Z">
            <w:rPr>
              <w:del w:id="154" w:author="ΜΗΤΣΕΑΣ ΗΛΙΑΣ" w:date="2025-12-05T11:03:00Z" w16du:dateUtc="2025-12-05T09:03:00Z"/>
              <w:lang w:eastAsia="en-US"/>
            </w:rPr>
          </w:rPrChange>
        </w:rPr>
      </w:pPr>
    </w:p>
    <w:p w14:paraId="45A3BC6E" w14:textId="77777777" w:rsidR="00523198" w:rsidRPr="00407BBF" w:rsidRDefault="003941A2" w:rsidP="00523198">
      <w:pPr>
        <w:spacing w:before="120" w:after="120" w:line="360" w:lineRule="auto"/>
        <w:jc w:val="both"/>
        <w:rPr>
          <w:lang w:val="en-US" w:eastAsia="en-US"/>
          <w:rPrChange w:id="155" w:author="ΜΗΤΣΕΑΣ ΗΛΙΑΣ" w:date="2025-12-05T11:09:00Z" w16du:dateUtc="2025-12-05T09:09:00Z">
            <w:rPr>
              <w:lang w:eastAsia="en-US"/>
            </w:rPr>
          </w:rPrChange>
        </w:rPr>
      </w:pPr>
      <w:del w:id="156" w:author="ΜΗΤΣΕΑΣ ΗΛΙΑΣ" w:date="2025-12-05T11:03:00Z" w16du:dateUtc="2025-12-05T09:03:00Z">
        <w:r w:rsidRPr="001B3F11" w:rsidDel="007334E6">
          <w:rPr>
            <w:lang w:val="en-US" w:eastAsia="en-US"/>
            <w:rPrChange w:id="157" w:author="ΜΗΤΣΕΑΣ ΗΛΙΑΣ" w:date="2025-12-04T14:04:00Z" w16du:dateUtc="2025-12-04T12:04:00Z">
              <w:rPr>
                <w:lang w:eastAsia="en-US"/>
              </w:rPr>
            </w:rPrChange>
          </w:rPr>
          <w:br w:type="page"/>
        </w:r>
      </w:del>
      <w:bookmarkStart w:id="158" w:name="_Toc455671501"/>
      <w:bookmarkStart w:id="159" w:name="_Toc455674547"/>
      <w:bookmarkStart w:id="160" w:name="_Toc455680224"/>
    </w:p>
    <w:p w14:paraId="3580A001" w14:textId="77777777" w:rsidR="006D4746" w:rsidRPr="00E10962" w:rsidRDefault="006D4746" w:rsidP="00A536C8">
      <w:pPr>
        <w:pStyle w:val="10"/>
        <w:spacing w:before="120" w:after="120" w:line="360" w:lineRule="auto"/>
        <w:jc w:val="both"/>
        <w:rPr>
          <w:rFonts w:ascii="Times New Roman" w:hAnsi="Times New Roman"/>
          <w:lang w:val="en-US" w:eastAsia="en-US"/>
        </w:rPr>
      </w:pPr>
      <w:bookmarkStart w:id="161" w:name="_Toc218850189"/>
      <w:r w:rsidRPr="004068D8">
        <w:rPr>
          <w:rFonts w:ascii="Times New Roman" w:hAnsi="Times New Roman"/>
          <w:lang w:val="en-US" w:eastAsia="en-US"/>
        </w:rPr>
        <w:lastRenderedPageBreak/>
        <w:t>Abstract</w:t>
      </w:r>
      <w:bookmarkEnd w:id="158"/>
      <w:bookmarkEnd w:id="159"/>
      <w:bookmarkEnd w:id="160"/>
      <w:bookmarkEnd w:id="161"/>
    </w:p>
    <w:p w14:paraId="22870A40" w14:textId="6E6FCE4B" w:rsidR="006501DB" w:rsidRPr="004068D8" w:rsidRDefault="006501DB" w:rsidP="006501DB">
      <w:pPr>
        <w:spacing w:before="120" w:after="120" w:line="360" w:lineRule="auto"/>
        <w:jc w:val="both"/>
        <w:rPr>
          <w:lang w:val="en-US" w:eastAsia="en-US"/>
        </w:rPr>
      </w:pPr>
      <w:r w:rsidRPr="006501DB">
        <w:rPr>
          <w:lang w:val="en-US" w:eastAsia="en-US"/>
        </w:rPr>
        <w:t xml:space="preserve">In today’s digital era, </w:t>
      </w:r>
      <w:r w:rsidR="00DF3150">
        <w:rPr>
          <w:lang w:val="en-US" w:eastAsia="en-US"/>
        </w:rPr>
        <w:t>influencers</w:t>
      </w:r>
      <w:r w:rsidRPr="006501DB">
        <w:rPr>
          <w:lang w:val="en-US" w:eastAsia="en-US"/>
        </w:rPr>
        <w:t xml:space="preserve">—individuals with a strong presence on social media and a large number of followers—have become a significant part of both digital and general marketing. Businesses of all types and sizes increasingly turn to collaborations with </w:t>
      </w:r>
      <w:r w:rsidR="00DF3150">
        <w:rPr>
          <w:lang w:val="en-US" w:eastAsia="en-US"/>
        </w:rPr>
        <w:t>influencers</w:t>
      </w:r>
      <w:r w:rsidRPr="006501DB">
        <w:rPr>
          <w:lang w:val="en-US" w:eastAsia="en-US"/>
        </w:rPr>
        <w:t xml:space="preserve"> to promote their products or services, as </w:t>
      </w:r>
      <w:r w:rsidR="00DF3150">
        <w:rPr>
          <w:lang w:val="en-US" w:eastAsia="en-US"/>
        </w:rPr>
        <w:t>influencers</w:t>
      </w:r>
      <w:r w:rsidRPr="006501DB">
        <w:rPr>
          <w:lang w:val="en-US" w:eastAsia="en-US"/>
        </w:rPr>
        <w:t xml:space="preserve"> have the ability to greatly shape public opinion, set trends, and influence the perceived value of the products and services they endorse.</w:t>
      </w:r>
    </w:p>
    <w:p w14:paraId="31A10275" w14:textId="77777777" w:rsidR="006501DB" w:rsidRPr="004068D8" w:rsidRDefault="006501DB" w:rsidP="006501DB">
      <w:pPr>
        <w:spacing w:before="120" w:after="120" w:line="360" w:lineRule="auto"/>
        <w:jc w:val="both"/>
        <w:rPr>
          <w:lang w:val="en-US" w:eastAsia="en-US"/>
        </w:rPr>
      </w:pPr>
      <w:r w:rsidRPr="006501DB">
        <w:rPr>
          <w:lang w:val="en-US" w:eastAsia="en-US"/>
        </w:rPr>
        <w:t>However, companies often face a major challenge: identifying and selecting the “right” influencer who aligns with their needs and objectives. Selection is frequently based on flawed criteria, such as the influencer’s total number of followers, without considering more critical factors, such as the content and topics they produce, the age range of their audience, and other elements that will be discussed further below.</w:t>
      </w:r>
    </w:p>
    <w:p w14:paraId="08E807BE" w14:textId="7AB4908C" w:rsidR="006501DB" w:rsidRPr="004068D8" w:rsidRDefault="006501DB" w:rsidP="006501DB">
      <w:pPr>
        <w:spacing w:before="120" w:after="120" w:line="360" w:lineRule="auto"/>
        <w:jc w:val="both"/>
        <w:rPr>
          <w:lang w:val="en-US" w:eastAsia="en-US"/>
        </w:rPr>
      </w:pPr>
      <w:r w:rsidRPr="006501DB">
        <w:rPr>
          <w:lang w:val="en-US" w:eastAsia="en-US"/>
        </w:rPr>
        <w:t xml:space="preserve">On the other hand, </w:t>
      </w:r>
      <w:r w:rsidR="00DF3150">
        <w:rPr>
          <w:lang w:val="en-US" w:eastAsia="en-US"/>
        </w:rPr>
        <w:t>influencers</w:t>
      </w:r>
      <w:r w:rsidRPr="006501DB">
        <w:rPr>
          <w:lang w:val="en-US" w:eastAsia="en-US"/>
        </w:rPr>
        <w:t xml:space="preserve"> themselves often struggle to find companies that resonate with them and align with their values, resulting in superficial collaborations with limited impact and a lack of authenticity. Even after collaborations occur, measuring their actual effectiveness—both quantitatively and qualitatively—remains a challenge, as metrics like likes and views do not provide a deeper understanding, such as the real emotional impact on the audience or how these actions translated into actual profit for the business.</w:t>
      </w:r>
    </w:p>
    <w:p w14:paraId="487DB134" w14:textId="77777777" w:rsidR="006501DB" w:rsidRPr="004068D8" w:rsidRDefault="006501DB" w:rsidP="006501DB">
      <w:pPr>
        <w:spacing w:before="120" w:after="120" w:line="360" w:lineRule="auto"/>
        <w:jc w:val="both"/>
        <w:rPr>
          <w:lang w:val="en-US" w:eastAsia="en-US"/>
        </w:rPr>
      </w:pPr>
      <w:r w:rsidRPr="006501DB">
        <w:rPr>
          <w:lang w:val="en-US" w:eastAsia="en-US"/>
        </w:rPr>
        <w:t>The most significant problem lies in the lack of quantitative measurement of the emotions elicited by content among audiences. Emotions—both positive and negative—are important indicators that should be taken seriously, as they reveal aspects such as message authenticity, audience acceptance, and influence on purchasing behavior.</w:t>
      </w:r>
    </w:p>
    <w:p w14:paraId="1904060A" w14:textId="328B0E21" w:rsidR="006E0ED2" w:rsidRPr="006501DB" w:rsidRDefault="006501DB" w:rsidP="006501DB">
      <w:pPr>
        <w:spacing w:before="120" w:after="120" w:line="360" w:lineRule="auto"/>
        <w:jc w:val="both"/>
        <w:rPr>
          <w:highlight w:val="yellow"/>
          <w:lang w:val="en-US" w:eastAsia="en-US"/>
        </w:rPr>
      </w:pPr>
      <w:r w:rsidRPr="006501DB">
        <w:rPr>
          <w:lang w:val="en-US" w:eastAsia="en-US"/>
        </w:rPr>
        <w:t xml:space="preserve">Existing platforms today largely fail to leverage sentiment analysis, resulting in ineffective collaborations between stakeholders. The aim of this study is to examine this phenomenon and address it through the creation of a platform that considers all the previously overlooked factors using sentiment analysis techniques and a comprehensive evaluation metric (the “influencer score”), which takes into account engagement rate and other factors. In this way, targeted and effective identification and matching between </w:t>
      </w:r>
      <w:r w:rsidR="00DF3150">
        <w:rPr>
          <w:lang w:val="en-US" w:eastAsia="en-US"/>
        </w:rPr>
        <w:t>influencers</w:t>
      </w:r>
      <w:r w:rsidRPr="006501DB">
        <w:rPr>
          <w:lang w:val="en-US" w:eastAsia="en-US"/>
        </w:rPr>
        <w:t xml:space="preserve"> and businesses can be achieved.</w:t>
      </w:r>
    </w:p>
    <w:p w14:paraId="4A68618F" w14:textId="77777777" w:rsidR="006501DB" w:rsidRPr="004068D8" w:rsidRDefault="006501DB" w:rsidP="00A46A56">
      <w:pPr>
        <w:spacing w:before="120" w:after="120" w:line="360" w:lineRule="auto"/>
        <w:jc w:val="both"/>
        <w:rPr>
          <w:b/>
          <w:lang w:val="en-US" w:eastAsia="en-US"/>
        </w:rPr>
      </w:pPr>
    </w:p>
    <w:p w14:paraId="21738012" w14:textId="77777777" w:rsidR="006D4746" w:rsidRPr="004068D8" w:rsidRDefault="00A46A56">
      <w:pPr>
        <w:pStyle w:val="10"/>
        <w:rPr>
          <w:lang w:val="en-US" w:eastAsia="en-US"/>
        </w:rPr>
        <w:pPrChange w:id="162" w:author="ΜΗΤΣΕΑΣ ΗΛΙΑΣ" w:date="2025-12-05T11:12:00Z" w16du:dateUtc="2025-12-05T09:12:00Z">
          <w:pPr>
            <w:spacing w:before="120" w:after="120" w:line="360" w:lineRule="auto"/>
            <w:jc w:val="both"/>
          </w:pPr>
        </w:pPrChange>
      </w:pPr>
      <w:bookmarkStart w:id="163" w:name="_Toc218850190"/>
      <w:r w:rsidRPr="004068D8">
        <w:rPr>
          <w:lang w:val="en-US" w:eastAsia="en-US"/>
        </w:rPr>
        <w:lastRenderedPageBreak/>
        <w:t>Keywords</w:t>
      </w:r>
      <w:bookmarkEnd w:id="163"/>
    </w:p>
    <w:p w14:paraId="2EB82E84" w14:textId="103C4BEF" w:rsidR="00427B91" w:rsidRPr="00367EC2" w:rsidRDefault="00427B91" w:rsidP="00427B91">
      <w:pPr>
        <w:spacing w:before="120" w:after="120" w:line="360" w:lineRule="auto"/>
        <w:jc w:val="both"/>
        <w:rPr>
          <w:ins w:id="164" w:author="ΜΗΤΣΕΑΣ ΗΛΙΑΣ" w:date="2025-12-05T11:05:00Z"/>
          <w:u w:val="single"/>
          <w:lang w:val="en-US" w:eastAsia="en-US"/>
        </w:rPr>
      </w:pPr>
      <w:ins w:id="165" w:author="ΜΗΤΣΕΑΣ ΗΛΙΑΣ" w:date="2025-12-05T11:05:00Z">
        <w:r w:rsidRPr="00367EC2">
          <w:rPr>
            <w:u w:val="single"/>
            <w:lang w:val="en-US" w:eastAsia="en-US"/>
          </w:rPr>
          <w:t>Influencer</w:t>
        </w:r>
      </w:ins>
    </w:p>
    <w:p w14:paraId="6ADD4B80" w14:textId="2B16DCCD" w:rsidR="00427B91" w:rsidRPr="00367EC2" w:rsidRDefault="00427B91" w:rsidP="00427B91">
      <w:pPr>
        <w:spacing w:before="120" w:after="120" w:line="360" w:lineRule="auto"/>
        <w:jc w:val="both"/>
        <w:rPr>
          <w:ins w:id="166" w:author="ΜΗΤΣΕΑΣ ΗΛΙΑΣ" w:date="2025-12-05T11:05:00Z"/>
          <w:u w:val="single"/>
          <w:lang w:val="en-US" w:eastAsia="en-US"/>
        </w:rPr>
      </w:pPr>
      <w:ins w:id="167" w:author="ΜΗΤΣΕΑΣ ΗΛΙΑΣ" w:date="2025-12-05T11:05:00Z">
        <w:r w:rsidRPr="00367EC2">
          <w:rPr>
            <w:u w:val="single"/>
            <w:lang w:val="en-US" w:eastAsia="en-US"/>
          </w:rPr>
          <w:t xml:space="preserve">Influencer </w:t>
        </w:r>
      </w:ins>
      <w:ins w:id="168" w:author="ΜΗΤΣΕΑΣ ΗΛΙΑΣ" w:date="2025-12-05T11:08:00Z" w16du:dateUtc="2025-12-05T09:08:00Z">
        <w:r w:rsidR="00367EC2">
          <w:rPr>
            <w:u w:val="single"/>
            <w:lang w:val="en-US" w:eastAsia="en-US"/>
          </w:rPr>
          <w:t>m</w:t>
        </w:r>
      </w:ins>
      <w:ins w:id="169" w:author="ΜΗΤΣΕΑΣ ΗΛΙΑΣ" w:date="2025-12-05T11:05:00Z">
        <w:r w:rsidRPr="00367EC2">
          <w:rPr>
            <w:u w:val="single"/>
            <w:lang w:val="en-US" w:eastAsia="en-US"/>
          </w:rPr>
          <w:t>arketing</w:t>
        </w:r>
      </w:ins>
    </w:p>
    <w:p w14:paraId="46A66DA1" w14:textId="1B639D9B" w:rsidR="00427B91" w:rsidRPr="00367EC2" w:rsidRDefault="00427B91" w:rsidP="00427B91">
      <w:pPr>
        <w:spacing w:before="120" w:after="120" w:line="360" w:lineRule="auto"/>
        <w:jc w:val="both"/>
        <w:rPr>
          <w:ins w:id="170" w:author="ΜΗΤΣΕΑΣ ΗΛΙΑΣ" w:date="2025-12-05T11:05:00Z"/>
          <w:u w:val="single"/>
          <w:lang w:val="en-US" w:eastAsia="en-US"/>
        </w:rPr>
      </w:pPr>
      <w:ins w:id="171" w:author="ΜΗΤΣΕΑΣ ΗΛΙΑΣ" w:date="2025-12-05T11:05:00Z">
        <w:r w:rsidRPr="00367EC2">
          <w:rPr>
            <w:u w:val="single"/>
            <w:lang w:val="en-US" w:eastAsia="en-US"/>
          </w:rPr>
          <w:t>Content</w:t>
        </w:r>
      </w:ins>
    </w:p>
    <w:p w14:paraId="79C88457" w14:textId="6905964C" w:rsidR="00427B91" w:rsidRPr="00367EC2" w:rsidRDefault="00427B91" w:rsidP="00427B91">
      <w:pPr>
        <w:spacing w:before="120" w:after="120" w:line="360" w:lineRule="auto"/>
        <w:jc w:val="both"/>
        <w:rPr>
          <w:ins w:id="172" w:author="ΜΗΤΣΕΑΣ ΗΛΙΑΣ" w:date="2025-12-05T11:05:00Z"/>
          <w:u w:val="single"/>
          <w:lang w:val="en-US" w:eastAsia="en-US"/>
        </w:rPr>
      </w:pPr>
      <w:ins w:id="173" w:author="ΜΗΤΣΕΑΣ ΗΛΙΑΣ" w:date="2025-12-05T11:05:00Z">
        <w:r w:rsidRPr="00367EC2">
          <w:rPr>
            <w:u w:val="single"/>
            <w:lang w:val="en-US" w:eastAsia="en-US"/>
          </w:rPr>
          <w:t>Reach</w:t>
        </w:r>
      </w:ins>
    </w:p>
    <w:p w14:paraId="1C89E90E" w14:textId="29237BB6" w:rsidR="00427B91" w:rsidRPr="00367EC2" w:rsidRDefault="00427B91" w:rsidP="00427B91">
      <w:pPr>
        <w:spacing w:before="120" w:after="120" w:line="360" w:lineRule="auto"/>
        <w:jc w:val="both"/>
        <w:rPr>
          <w:ins w:id="174" w:author="ΜΗΤΣΕΑΣ ΗΛΙΑΣ" w:date="2025-12-05T11:05:00Z"/>
          <w:u w:val="single"/>
          <w:lang w:val="en-US" w:eastAsia="en-US"/>
        </w:rPr>
      </w:pPr>
      <w:ins w:id="175" w:author="ΜΗΤΣΕΑΣ ΗΛΙΑΣ" w:date="2025-12-05T11:05:00Z">
        <w:r w:rsidRPr="00367EC2">
          <w:rPr>
            <w:u w:val="single"/>
            <w:lang w:val="en-US" w:eastAsia="en-US"/>
          </w:rPr>
          <w:t>Impressions</w:t>
        </w:r>
      </w:ins>
    </w:p>
    <w:p w14:paraId="71BE83D7" w14:textId="6D597B65" w:rsidR="00427B91" w:rsidRPr="00367EC2" w:rsidRDefault="00427B91" w:rsidP="00427B91">
      <w:pPr>
        <w:spacing w:before="120" w:after="120" w:line="360" w:lineRule="auto"/>
        <w:jc w:val="both"/>
        <w:rPr>
          <w:ins w:id="176" w:author="ΜΗΤΣΕΑΣ ΗΛΙΑΣ" w:date="2025-12-05T11:05:00Z"/>
          <w:u w:val="single"/>
          <w:lang w:val="en-US" w:eastAsia="en-US"/>
        </w:rPr>
      </w:pPr>
      <w:ins w:id="177" w:author="ΜΗΤΣΕΑΣ ΗΛΙΑΣ" w:date="2025-12-05T11:05:00Z">
        <w:r w:rsidRPr="00367EC2">
          <w:rPr>
            <w:u w:val="single"/>
            <w:lang w:val="en-US" w:eastAsia="en-US"/>
          </w:rPr>
          <w:t>Engagement</w:t>
        </w:r>
      </w:ins>
    </w:p>
    <w:p w14:paraId="34D4D36E" w14:textId="783E6C62" w:rsidR="00427B91" w:rsidRPr="00367EC2" w:rsidRDefault="00427B91" w:rsidP="00427B91">
      <w:pPr>
        <w:spacing w:before="120" w:after="120" w:line="360" w:lineRule="auto"/>
        <w:jc w:val="both"/>
        <w:rPr>
          <w:ins w:id="178" w:author="ΜΗΤΣΕΑΣ ΗΛΙΑΣ" w:date="2025-12-05T11:05:00Z"/>
          <w:u w:val="single"/>
          <w:lang w:val="en-US" w:eastAsia="en-US"/>
        </w:rPr>
      </w:pPr>
      <w:ins w:id="179" w:author="ΜΗΤΣΕΑΣ ΗΛΙΑΣ" w:date="2025-12-05T11:05:00Z">
        <w:r w:rsidRPr="00367EC2">
          <w:rPr>
            <w:u w:val="single"/>
            <w:lang w:val="en-US" w:eastAsia="en-US"/>
          </w:rPr>
          <w:t xml:space="preserve">Engagement </w:t>
        </w:r>
      </w:ins>
      <w:ins w:id="180" w:author="ΜΗΤΣΕΑΣ ΗΛΙΑΣ" w:date="2025-12-05T11:08:00Z" w16du:dateUtc="2025-12-05T09:08:00Z">
        <w:r w:rsidR="00367EC2">
          <w:rPr>
            <w:u w:val="single"/>
            <w:lang w:val="en-US" w:eastAsia="en-US"/>
          </w:rPr>
          <w:t>r</w:t>
        </w:r>
      </w:ins>
      <w:ins w:id="181" w:author="ΜΗΤΣΕΑΣ ΗΛΙΑΣ" w:date="2025-12-05T11:05:00Z">
        <w:r w:rsidRPr="00367EC2">
          <w:rPr>
            <w:u w:val="single"/>
            <w:lang w:val="en-US" w:eastAsia="en-US"/>
          </w:rPr>
          <w:t xml:space="preserve">ate per </w:t>
        </w:r>
      </w:ins>
      <w:ins w:id="182" w:author="ΜΗΤΣΕΑΣ ΗΛΙΑΣ" w:date="2025-12-05T11:08:00Z" w16du:dateUtc="2025-12-05T09:08:00Z">
        <w:r w:rsidR="00367EC2">
          <w:rPr>
            <w:u w:val="single"/>
            <w:lang w:val="en-US" w:eastAsia="en-US"/>
          </w:rPr>
          <w:t>p</w:t>
        </w:r>
      </w:ins>
      <w:ins w:id="183" w:author="ΜΗΤΣΕΑΣ ΗΛΙΑΣ" w:date="2025-12-05T11:05:00Z">
        <w:r w:rsidRPr="00367EC2">
          <w:rPr>
            <w:u w:val="single"/>
            <w:lang w:val="en-US" w:eastAsia="en-US"/>
          </w:rPr>
          <w:t>ost (ERpost)</w:t>
        </w:r>
      </w:ins>
    </w:p>
    <w:p w14:paraId="63BFF468" w14:textId="76587DFD" w:rsidR="00427B91" w:rsidRPr="00367EC2" w:rsidRDefault="00427B91" w:rsidP="00427B91">
      <w:pPr>
        <w:spacing w:before="120" w:after="120" w:line="360" w:lineRule="auto"/>
        <w:jc w:val="both"/>
        <w:rPr>
          <w:ins w:id="184" w:author="ΜΗΤΣΕΑΣ ΗΛΙΑΣ" w:date="2025-12-05T11:07:00Z" w16du:dateUtc="2025-12-05T09:07:00Z"/>
          <w:u w:val="single"/>
          <w:lang w:val="en-US" w:eastAsia="en-US"/>
          <w:rPrChange w:id="185" w:author="ΜΗΤΣΕΑΣ ΗΛΙΑΣ" w:date="2025-12-05T11:08:00Z" w16du:dateUtc="2025-12-05T09:08:00Z">
            <w:rPr>
              <w:ins w:id="186" w:author="ΜΗΤΣΕΑΣ ΗΛΙΑΣ" w:date="2025-12-05T11:07:00Z" w16du:dateUtc="2025-12-05T09:07:00Z"/>
              <w:u w:val="single"/>
              <w:lang w:eastAsia="en-US"/>
            </w:rPr>
          </w:rPrChange>
        </w:rPr>
      </w:pPr>
      <w:ins w:id="187" w:author="ΜΗΤΣΕΑΣ ΗΛΙΑΣ" w:date="2025-12-05T11:05:00Z">
        <w:r w:rsidRPr="00367EC2">
          <w:rPr>
            <w:u w:val="single"/>
            <w:lang w:val="en-US" w:eastAsia="en-US"/>
          </w:rPr>
          <w:t xml:space="preserve">Sentiment </w:t>
        </w:r>
      </w:ins>
      <w:ins w:id="188" w:author="ΜΗΤΣΕΑΣ ΗΛΙΑΣ" w:date="2025-12-05T11:08:00Z" w16du:dateUtc="2025-12-05T09:08:00Z">
        <w:r w:rsidR="00367EC2">
          <w:rPr>
            <w:u w:val="single"/>
            <w:lang w:val="en-US" w:eastAsia="en-US"/>
          </w:rPr>
          <w:t>a</w:t>
        </w:r>
      </w:ins>
      <w:ins w:id="189" w:author="ΜΗΤΣΕΑΣ ΗΛΙΑΣ" w:date="2025-12-05T11:05:00Z">
        <w:r w:rsidRPr="00367EC2">
          <w:rPr>
            <w:u w:val="single"/>
            <w:lang w:val="en-US" w:eastAsia="en-US"/>
          </w:rPr>
          <w:t>nalysis</w:t>
        </w:r>
      </w:ins>
    </w:p>
    <w:p w14:paraId="2BB5448A" w14:textId="2CA3EEFE" w:rsidR="00367EC2" w:rsidRPr="00367EC2" w:rsidRDefault="00367EC2" w:rsidP="00427B91">
      <w:pPr>
        <w:spacing w:before="120" w:after="120" w:line="360" w:lineRule="auto"/>
        <w:jc w:val="both"/>
        <w:rPr>
          <w:ins w:id="190" w:author="ΜΗΤΣΕΑΣ ΗΛΙΑΣ" w:date="2025-12-05T11:05:00Z"/>
          <w:u w:val="single"/>
          <w:lang w:val="en-US" w:eastAsia="en-US"/>
        </w:rPr>
      </w:pPr>
      <w:ins w:id="191" w:author="ΜΗΤΣΕΑΣ ΗΛΙΑΣ" w:date="2025-12-05T11:07:00Z" w16du:dateUtc="2025-12-05T09:07:00Z">
        <w:r w:rsidRPr="00367EC2">
          <w:rPr>
            <w:u w:val="single"/>
            <w:lang w:val="en-US" w:eastAsia="en-US"/>
            <w:rPrChange w:id="192" w:author="ΜΗΤΣΕΑΣ ΗΛΙΑΣ" w:date="2025-12-05T11:07:00Z" w16du:dateUtc="2025-12-05T09:07:00Z">
              <w:rPr>
                <w:i/>
                <w:iCs/>
                <w:lang w:val="en-US" w:eastAsia="en-US"/>
              </w:rPr>
            </w:rPrChange>
          </w:rPr>
          <w:t xml:space="preserve">Content </w:t>
        </w:r>
      </w:ins>
      <w:ins w:id="193" w:author="ΜΗΤΣΕΑΣ ΗΛΙΑΣ" w:date="2025-12-05T11:08:00Z" w16du:dateUtc="2025-12-05T09:08:00Z">
        <w:r>
          <w:rPr>
            <w:u w:val="single"/>
            <w:lang w:val="en-US" w:eastAsia="en-US"/>
          </w:rPr>
          <w:t>a</w:t>
        </w:r>
      </w:ins>
      <w:ins w:id="194" w:author="ΜΗΤΣΕΑΣ ΗΛΙΑΣ" w:date="2025-12-05T11:07:00Z" w16du:dateUtc="2025-12-05T09:07:00Z">
        <w:r w:rsidRPr="00367EC2">
          <w:rPr>
            <w:u w:val="single"/>
            <w:lang w:val="en-US" w:eastAsia="en-US"/>
            <w:rPrChange w:id="195" w:author="ΜΗΤΣΕΑΣ ΗΛΙΑΣ" w:date="2025-12-05T11:07:00Z" w16du:dateUtc="2025-12-05T09:07:00Z">
              <w:rPr>
                <w:i/>
                <w:iCs/>
                <w:lang w:val="en-US" w:eastAsia="en-US"/>
              </w:rPr>
            </w:rPrChange>
          </w:rPr>
          <w:t>nalysis</w:t>
        </w:r>
      </w:ins>
    </w:p>
    <w:p w14:paraId="561024A1" w14:textId="059857F8" w:rsidR="00427B91" w:rsidRPr="00367EC2" w:rsidRDefault="00427B91" w:rsidP="00427B91">
      <w:pPr>
        <w:spacing w:before="120" w:after="120" w:line="360" w:lineRule="auto"/>
        <w:jc w:val="both"/>
        <w:rPr>
          <w:ins w:id="196" w:author="ΜΗΤΣΕΑΣ ΗΛΙΑΣ" w:date="2025-12-05T11:05:00Z"/>
          <w:u w:val="single"/>
          <w:lang w:val="en-US" w:eastAsia="en-US"/>
        </w:rPr>
      </w:pPr>
      <w:ins w:id="197" w:author="ΜΗΤΣΕΑΣ ΗΛΙΑΣ" w:date="2025-12-05T11:05:00Z">
        <w:r w:rsidRPr="00367EC2">
          <w:rPr>
            <w:u w:val="single"/>
            <w:lang w:val="en-US" w:eastAsia="en-US"/>
          </w:rPr>
          <w:t xml:space="preserve">Topic </w:t>
        </w:r>
      </w:ins>
      <w:ins w:id="198" w:author="ΜΗΤΣΕΑΣ ΗΛΙΑΣ" w:date="2025-12-05T11:08:00Z" w16du:dateUtc="2025-12-05T09:08:00Z">
        <w:r w:rsidR="00367EC2">
          <w:rPr>
            <w:u w:val="single"/>
            <w:lang w:val="en-US" w:eastAsia="en-US"/>
          </w:rPr>
          <w:t>c</w:t>
        </w:r>
      </w:ins>
      <w:ins w:id="199" w:author="ΜΗΤΣΕΑΣ ΗΛΙΑΣ" w:date="2025-12-05T11:05:00Z">
        <w:r w:rsidRPr="00367EC2">
          <w:rPr>
            <w:u w:val="single"/>
            <w:lang w:val="en-US" w:eastAsia="en-US"/>
          </w:rPr>
          <w:t>lassification</w:t>
        </w:r>
      </w:ins>
    </w:p>
    <w:p w14:paraId="445A0F14" w14:textId="155527F8" w:rsidR="00427B91" w:rsidRPr="00367EC2" w:rsidRDefault="00427B91" w:rsidP="00427B91">
      <w:pPr>
        <w:spacing w:before="120" w:after="120" w:line="360" w:lineRule="auto"/>
        <w:jc w:val="both"/>
        <w:rPr>
          <w:ins w:id="200" w:author="ΜΗΤΣΕΑΣ ΗΛΙΑΣ" w:date="2025-12-05T11:05:00Z"/>
          <w:u w:val="single"/>
          <w:lang w:val="en-US" w:eastAsia="en-US"/>
        </w:rPr>
      </w:pPr>
      <w:ins w:id="201" w:author="ΜΗΤΣΕΑΣ ΗΛΙΑΣ" w:date="2025-12-05T11:05:00Z">
        <w:r w:rsidRPr="00367EC2">
          <w:rPr>
            <w:u w:val="single"/>
            <w:lang w:val="en-US" w:eastAsia="en-US"/>
          </w:rPr>
          <w:t>Brand–</w:t>
        </w:r>
      </w:ins>
      <w:ins w:id="202" w:author="ΜΗΤΣΕΑΣ ΗΛΙΑΣ" w:date="2025-12-05T11:08:00Z" w16du:dateUtc="2025-12-05T09:08:00Z">
        <w:r w:rsidR="00367EC2">
          <w:rPr>
            <w:u w:val="single"/>
            <w:lang w:val="en-US" w:eastAsia="en-US"/>
          </w:rPr>
          <w:t>i</w:t>
        </w:r>
      </w:ins>
      <w:ins w:id="203" w:author="ΜΗΤΣΕΑΣ ΗΛΙΑΣ" w:date="2025-12-05T11:05:00Z">
        <w:r w:rsidRPr="00367EC2">
          <w:rPr>
            <w:u w:val="single"/>
            <w:lang w:val="en-US" w:eastAsia="en-US"/>
          </w:rPr>
          <w:t xml:space="preserve">nfluencer </w:t>
        </w:r>
      </w:ins>
      <w:ins w:id="204" w:author="ΜΗΤΣΕΑΣ ΗΛΙΑΣ" w:date="2025-12-05T11:08:00Z" w16du:dateUtc="2025-12-05T09:08:00Z">
        <w:r w:rsidR="00367EC2">
          <w:rPr>
            <w:u w:val="single"/>
            <w:lang w:val="en-US" w:eastAsia="en-US"/>
          </w:rPr>
          <w:t>f</w:t>
        </w:r>
      </w:ins>
      <w:ins w:id="205" w:author="ΜΗΤΣΕΑΣ ΗΛΙΑΣ" w:date="2025-12-05T11:05:00Z">
        <w:r w:rsidRPr="00367EC2">
          <w:rPr>
            <w:u w:val="single"/>
            <w:lang w:val="en-US" w:eastAsia="en-US"/>
          </w:rPr>
          <w:t>it</w:t>
        </w:r>
      </w:ins>
    </w:p>
    <w:p w14:paraId="4E013CE5" w14:textId="696D3F76" w:rsidR="00427B91" w:rsidRPr="00367EC2" w:rsidRDefault="00427B91" w:rsidP="00427B91">
      <w:pPr>
        <w:spacing w:before="120" w:after="120" w:line="360" w:lineRule="auto"/>
        <w:jc w:val="both"/>
        <w:rPr>
          <w:ins w:id="206" w:author="ΜΗΤΣΕΑΣ ΗΛΙΑΣ" w:date="2025-12-05T11:05:00Z"/>
          <w:u w:val="single"/>
          <w:lang w:val="en-US" w:eastAsia="en-US"/>
        </w:rPr>
      </w:pPr>
      <w:ins w:id="207" w:author="ΜΗΤΣΕΑΣ ΗΛΙΑΣ" w:date="2025-12-05T11:05:00Z">
        <w:r w:rsidRPr="00367EC2">
          <w:rPr>
            <w:u w:val="single"/>
            <w:lang w:val="en-US" w:eastAsia="en-US"/>
          </w:rPr>
          <w:t xml:space="preserve">Authenticity and </w:t>
        </w:r>
      </w:ins>
      <w:ins w:id="208" w:author="ΜΗΤΣΕΑΣ ΗΛΙΑΣ" w:date="2025-12-05T11:08:00Z" w16du:dateUtc="2025-12-05T09:08:00Z">
        <w:r w:rsidR="00367EC2">
          <w:rPr>
            <w:u w:val="single"/>
            <w:lang w:val="en-US" w:eastAsia="en-US"/>
          </w:rPr>
          <w:t>t</w:t>
        </w:r>
      </w:ins>
      <w:ins w:id="209" w:author="ΜΗΤΣΕΑΣ ΗΛΙΑΣ" w:date="2025-12-05T11:05:00Z">
        <w:r w:rsidRPr="00367EC2">
          <w:rPr>
            <w:u w:val="single"/>
            <w:lang w:val="en-US" w:eastAsia="en-US"/>
          </w:rPr>
          <w:t>rust</w:t>
        </w:r>
      </w:ins>
    </w:p>
    <w:p w14:paraId="2089F3BC" w14:textId="54CB3CA1" w:rsidR="00427B91" w:rsidRPr="00367EC2" w:rsidRDefault="00427B91" w:rsidP="00427B91">
      <w:pPr>
        <w:spacing w:before="120" w:after="120" w:line="360" w:lineRule="auto"/>
        <w:jc w:val="both"/>
        <w:rPr>
          <w:ins w:id="210" w:author="ΜΗΤΣΕΑΣ ΗΛΙΑΣ" w:date="2025-12-05T11:05:00Z"/>
          <w:u w:val="single"/>
          <w:lang w:val="en-US" w:eastAsia="en-US"/>
        </w:rPr>
      </w:pPr>
      <w:ins w:id="211" w:author="ΜΗΤΣΕΑΣ ΗΛΙΑΣ" w:date="2025-12-05T11:05:00Z">
        <w:r w:rsidRPr="00367EC2">
          <w:rPr>
            <w:u w:val="single"/>
            <w:lang w:val="en-US" w:eastAsia="en-US"/>
          </w:rPr>
          <w:t xml:space="preserve">Return on </w:t>
        </w:r>
      </w:ins>
      <w:ins w:id="212" w:author="ΜΗΤΣΕΑΣ ΗΛΙΑΣ" w:date="2025-12-05T11:08:00Z" w16du:dateUtc="2025-12-05T09:08:00Z">
        <w:r w:rsidR="00367EC2">
          <w:rPr>
            <w:u w:val="single"/>
            <w:lang w:val="en-US" w:eastAsia="en-US"/>
          </w:rPr>
          <w:t>i</w:t>
        </w:r>
      </w:ins>
      <w:ins w:id="213" w:author="ΜΗΤΣΕΑΣ ΗΛΙΑΣ" w:date="2025-12-05T11:05:00Z">
        <w:r w:rsidRPr="00367EC2">
          <w:rPr>
            <w:u w:val="single"/>
            <w:lang w:val="en-US" w:eastAsia="en-US"/>
          </w:rPr>
          <w:t>nvestment (ROI)</w:t>
        </w:r>
      </w:ins>
    </w:p>
    <w:p w14:paraId="67584544" w14:textId="314C9CEB" w:rsidR="00427B91" w:rsidRPr="00367EC2" w:rsidRDefault="00427B91" w:rsidP="00427B91">
      <w:pPr>
        <w:spacing w:before="120" w:after="120" w:line="360" w:lineRule="auto"/>
        <w:jc w:val="both"/>
        <w:rPr>
          <w:ins w:id="214" w:author="ΜΗΤΣΕΑΣ ΗΛΙΑΣ" w:date="2025-12-05T11:05:00Z"/>
          <w:u w:val="single"/>
          <w:lang w:val="en-US" w:eastAsia="en-US"/>
        </w:rPr>
      </w:pPr>
      <w:ins w:id="215" w:author="ΜΗΤΣΕΑΣ ΗΛΙΑΣ" w:date="2025-12-05T11:05:00Z">
        <w:r w:rsidRPr="00367EC2">
          <w:rPr>
            <w:u w:val="single"/>
            <w:lang w:val="en-US" w:eastAsia="en-US"/>
          </w:rPr>
          <w:t xml:space="preserve">Influencer </w:t>
        </w:r>
      </w:ins>
      <w:ins w:id="216" w:author="ΜΗΤΣΕΑΣ ΗΛΙΑΣ" w:date="2025-12-05T11:08:00Z" w16du:dateUtc="2025-12-05T09:08:00Z">
        <w:r w:rsidR="00367EC2">
          <w:rPr>
            <w:u w:val="single"/>
            <w:lang w:val="en-US" w:eastAsia="en-US"/>
          </w:rPr>
          <w:t>s</w:t>
        </w:r>
      </w:ins>
      <w:ins w:id="217" w:author="ΜΗΤΣΕΑΣ ΗΛΙΑΣ" w:date="2025-12-05T11:05:00Z">
        <w:r w:rsidRPr="00367EC2">
          <w:rPr>
            <w:u w:val="single"/>
            <w:lang w:val="en-US" w:eastAsia="en-US"/>
          </w:rPr>
          <w:t>core</w:t>
        </w:r>
      </w:ins>
    </w:p>
    <w:p w14:paraId="406636F7" w14:textId="612BDDA6" w:rsidR="00427B91" w:rsidRPr="00367EC2" w:rsidRDefault="00427B91" w:rsidP="00427B91">
      <w:pPr>
        <w:spacing w:before="120" w:after="120" w:line="360" w:lineRule="auto"/>
        <w:jc w:val="both"/>
        <w:rPr>
          <w:ins w:id="218" w:author="ΜΗΤΣΕΑΣ ΗΛΙΑΣ" w:date="2025-12-05T11:05:00Z"/>
          <w:u w:val="single"/>
          <w:lang w:val="en-US" w:eastAsia="en-US"/>
        </w:rPr>
      </w:pPr>
      <w:ins w:id="219" w:author="ΜΗΤΣΕΑΣ ΗΛΙΑΣ" w:date="2025-12-05T11:05:00Z">
        <w:r w:rsidRPr="00367EC2">
          <w:rPr>
            <w:u w:val="single"/>
            <w:lang w:val="en-US" w:eastAsia="en-US"/>
          </w:rPr>
          <w:t xml:space="preserve">Audience </w:t>
        </w:r>
      </w:ins>
      <w:ins w:id="220" w:author="ΜΗΤΣΕΑΣ ΗΛΙΑΣ" w:date="2025-12-05T11:08:00Z" w16du:dateUtc="2025-12-05T09:08:00Z">
        <w:r w:rsidR="00367EC2">
          <w:rPr>
            <w:u w:val="single"/>
            <w:lang w:val="en-US" w:eastAsia="en-US"/>
          </w:rPr>
          <w:t>q</w:t>
        </w:r>
      </w:ins>
      <w:ins w:id="221" w:author="ΜΗΤΣΕΑΣ ΗΛΙΑΣ" w:date="2025-12-05T11:05:00Z">
        <w:r w:rsidRPr="00367EC2">
          <w:rPr>
            <w:u w:val="single"/>
            <w:lang w:val="en-US" w:eastAsia="en-US"/>
          </w:rPr>
          <w:t>uality</w:t>
        </w:r>
      </w:ins>
    </w:p>
    <w:p w14:paraId="2C5785D6" w14:textId="4985AE8C" w:rsidR="00427B91" w:rsidRPr="00367EC2" w:rsidRDefault="00427B91" w:rsidP="00427B91">
      <w:pPr>
        <w:spacing w:before="120" w:after="120" w:line="360" w:lineRule="auto"/>
        <w:jc w:val="both"/>
        <w:rPr>
          <w:ins w:id="222" w:author="ΜΗΤΣΕΑΣ ΗΛΙΑΣ" w:date="2025-12-05T11:05:00Z"/>
          <w:u w:val="single"/>
          <w:lang w:val="en-US" w:eastAsia="en-US"/>
        </w:rPr>
      </w:pPr>
      <w:ins w:id="223" w:author="ΜΗΤΣΕΑΣ ΗΛΙΑΣ" w:date="2025-12-05T11:05:00Z">
        <w:r w:rsidRPr="00367EC2">
          <w:rPr>
            <w:u w:val="single"/>
            <w:lang w:val="en-US" w:eastAsia="en-US"/>
          </w:rPr>
          <w:t xml:space="preserve">Brand </w:t>
        </w:r>
      </w:ins>
      <w:ins w:id="224" w:author="ΜΗΤΣΕΑΣ ΗΛΙΑΣ" w:date="2025-12-05T11:08:00Z" w16du:dateUtc="2025-12-05T09:08:00Z">
        <w:r w:rsidR="00367EC2">
          <w:rPr>
            <w:u w:val="single"/>
            <w:lang w:val="en-US" w:eastAsia="en-US"/>
          </w:rPr>
          <w:t>s</w:t>
        </w:r>
      </w:ins>
      <w:ins w:id="225" w:author="ΜΗΤΣΕΑΣ ΗΛΙΑΣ" w:date="2025-12-05T11:05:00Z">
        <w:r w:rsidRPr="00367EC2">
          <w:rPr>
            <w:u w:val="single"/>
            <w:lang w:val="en-US" w:eastAsia="en-US"/>
          </w:rPr>
          <w:t>afety</w:t>
        </w:r>
      </w:ins>
    </w:p>
    <w:p w14:paraId="34B62FFF" w14:textId="4E578163" w:rsidR="00427B91" w:rsidRPr="00367EC2" w:rsidRDefault="00427B91" w:rsidP="00427B91">
      <w:pPr>
        <w:spacing w:before="120" w:after="120" w:line="360" w:lineRule="auto"/>
        <w:jc w:val="both"/>
        <w:rPr>
          <w:ins w:id="226" w:author="ΜΗΤΣΕΑΣ ΗΛΙΑΣ" w:date="2025-12-05T11:05:00Z"/>
          <w:u w:val="single"/>
          <w:lang w:val="en-US" w:eastAsia="en-US"/>
        </w:rPr>
      </w:pPr>
      <w:ins w:id="227" w:author="ΜΗΤΣΕΑΣ ΗΛΙΑΣ" w:date="2025-12-05T11:05:00Z">
        <w:r w:rsidRPr="00367EC2">
          <w:rPr>
            <w:u w:val="single"/>
            <w:lang w:val="en-US" w:eastAsia="en-US"/>
          </w:rPr>
          <w:t>Business–</w:t>
        </w:r>
      </w:ins>
      <w:ins w:id="228" w:author="ΜΗΤΣΕΑΣ ΗΛΙΑΣ" w:date="2025-12-05T11:08:00Z" w16du:dateUtc="2025-12-05T09:08:00Z">
        <w:r w:rsidR="00367EC2">
          <w:rPr>
            <w:u w:val="single"/>
            <w:lang w:val="en-US" w:eastAsia="en-US"/>
          </w:rPr>
          <w:t>i</w:t>
        </w:r>
      </w:ins>
      <w:ins w:id="229" w:author="ΜΗΤΣΕΑΣ ΗΛΙΑΣ" w:date="2025-12-05T11:05:00Z">
        <w:r w:rsidRPr="00367EC2">
          <w:rPr>
            <w:u w:val="single"/>
            <w:lang w:val="en-US" w:eastAsia="en-US"/>
          </w:rPr>
          <w:t xml:space="preserve">nfluencer </w:t>
        </w:r>
      </w:ins>
      <w:ins w:id="230" w:author="ΜΗΤΣΕΑΣ ΗΛΙΑΣ" w:date="2025-12-05T11:08:00Z" w16du:dateUtc="2025-12-05T09:08:00Z">
        <w:r w:rsidR="00367EC2">
          <w:rPr>
            <w:u w:val="single"/>
            <w:lang w:val="en-US" w:eastAsia="en-US"/>
          </w:rPr>
          <w:t>p</w:t>
        </w:r>
      </w:ins>
      <w:ins w:id="231" w:author="ΜΗΤΣΕΑΣ ΗΛΙΑΣ" w:date="2025-12-05T11:05:00Z">
        <w:r w:rsidRPr="00367EC2">
          <w:rPr>
            <w:u w:val="single"/>
            <w:lang w:val="en-US" w:eastAsia="en-US"/>
          </w:rPr>
          <w:t>latforms</w:t>
        </w:r>
      </w:ins>
    </w:p>
    <w:p w14:paraId="4C5C0787" w14:textId="56BF7002" w:rsidR="00427B91" w:rsidRPr="00367EC2" w:rsidRDefault="00427B91" w:rsidP="00427B91">
      <w:pPr>
        <w:spacing w:before="120" w:after="120" w:line="360" w:lineRule="auto"/>
        <w:jc w:val="both"/>
        <w:rPr>
          <w:ins w:id="232" w:author="ΜΗΤΣΕΑΣ ΗΛΙΑΣ" w:date="2025-12-05T11:05:00Z"/>
          <w:u w:val="single"/>
          <w:lang w:val="en-US" w:eastAsia="en-US"/>
        </w:rPr>
      </w:pPr>
      <w:ins w:id="233" w:author="ΜΗΤΣΕΑΣ ΗΛΙΑΣ" w:date="2025-12-05T11:05:00Z">
        <w:r w:rsidRPr="00367EC2">
          <w:rPr>
            <w:u w:val="single"/>
            <w:lang w:val="en-US" w:eastAsia="en-US"/>
          </w:rPr>
          <w:t xml:space="preserve">Matching </w:t>
        </w:r>
      </w:ins>
      <w:ins w:id="234" w:author="ΜΗΤΣΕΑΣ ΗΛΙΑΣ" w:date="2025-12-05T11:08:00Z" w16du:dateUtc="2025-12-05T09:08:00Z">
        <w:r w:rsidR="00367EC2">
          <w:rPr>
            <w:u w:val="single"/>
            <w:lang w:val="en-US" w:eastAsia="en-US"/>
          </w:rPr>
          <w:t>a</w:t>
        </w:r>
      </w:ins>
      <w:ins w:id="235" w:author="ΜΗΤΣΕΑΣ ΗΛΙΑΣ" w:date="2025-12-05T11:05:00Z">
        <w:r w:rsidRPr="00367EC2">
          <w:rPr>
            <w:u w:val="single"/>
            <w:lang w:val="en-US" w:eastAsia="en-US"/>
          </w:rPr>
          <w:t>lgorithms</w:t>
        </w:r>
      </w:ins>
    </w:p>
    <w:p w14:paraId="0199A13C" w14:textId="02AC3C64" w:rsidR="00427B91" w:rsidRPr="00367EC2" w:rsidRDefault="00427B91" w:rsidP="00427B91">
      <w:pPr>
        <w:spacing w:before="120" w:after="120" w:line="360" w:lineRule="auto"/>
        <w:jc w:val="both"/>
        <w:rPr>
          <w:ins w:id="236" w:author="ΜΗΤΣΕΑΣ ΗΛΙΑΣ" w:date="2025-12-05T11:05:00Z"/>
          <w:u w:val="single"/>
          <w:lang w:val="en-US" w:eastAsia="en-US"/>
        </w:rPr>
      </w:pPr>
      <w:ins w:id="237" w:author="ΜΗΤΣΕΑΣ ΗΛΙΑΣ" w:date="2025-12-05T11:05:00Z">
        <w:r w:rsidRPr="00367EC2">
          <w:rPr>
            <w:u w:val="single"/>
            <w:lang w:val="en-US" w:eastAsia="en-US"/>
          </w:rPr>
          <w:t>Platform APIs</w:t>
        </w:r>
      </w:ins>
    </w:p>
    <w:p w14:paraId="6704F333" w14:textId="664ED6DB" w:rsidR="006501DB" w:rsidRPr="00367EC2" w:rsidDel="00367EC2" w:rsidRDefault="00427B91" w:rsidP="00A46A56">
      <w:pPr>
        <w:spacing w:before="120" w:after="120" w:line="360" w:lineRule="auto"/>
        <w:jc w:val="both"/>
        <w:rPr>
          <w:del w:id="238" w:author="ΜΗΤΣΕΑΣ ΗΛΙΑΣ" w:date="2025-12-05T11:05:00Z" w16du:dateUtc="2025-12-05T09:05:00Z"/>
          <w:u w:val="single"/>
          <w:lang w:val="en-US" w:eastAsia="en-US"/>
          <w:rPrChange w:id="239" w:author="ΜΗΤΣΕΑΣ ΗΛΙΑΣ" w:date="2025-12-05T11:08:00Z" w16du:dateUtc="2025-12-05T09:08:00Z">
            <w:rPr>
              <w:del w:id="240" w:author="ΜΗΤΣΕΑΣ ΗΛΙΑΣ" w:date="2025-12-05T11:05:00Z" w16du:dateUtc="2025-12-05T09:05:00Z"/>
              <w:u w:val="single"/>
              <w:lang w:eastAsia="en-US"/>
            </w:rPr>
          </w:rPrChange>
        </w:rPr>
      </w:pPr>
      <w:ins w:id="241" w:author="ΜΗΤΣΕΑΣ ΗΛΙΑΣ" w:date="2025-12-05T11:05:00Z">
        <w:r w:rsidRPr="00367EC2">
          <w:rPr>
            <w:u w:val="single"/>
            <w:lang w:val="en-US" w:eastAsia="en-US"/>
          </w:rPr>
          <w:t xml:space="preserve">Content </w:t>
        </w:r>
      </w:ins>
      <w:commentRangeStart w:id="242"/>
      <w:ins w:id="243" w:author="ΜΗΤΣΕΑΣ ΗΛΙΑΣ" w:date="2025-12-05T11:08:00Z" w16du:dateUtc="2025-12-05T09:08:00Z">
        <w:r w:rsidR="00367EC2">
          <w:rPr>
            <w:u w:val="single"/>
            <w:lang w:val="en-US" w:eastAsia="en-US"/>
          </w:rPr>
          <w:t>s</w:t>
        </w:r>
      </w:ins>
      <w:ins w:id="244" w:author="ΜΗΤΣΕΑΣ ΗΛΙΑΣ" w:date="2025-12-05T11:05:00Z">
        <w:r w:rsidRPr="00367EC2">
          <w:rPr>
            <w:u w:val="single"/>
            <w:lang w:val="en-US" w:eastAsia="en-US"/>
          </w:rPr>
          <w:t>haring</w:t>
        </w:r>
      </w:ins>
      <w:del w:id="245" w:author="ΜΗΤΣΕΑΣ ΗΛΙΑΣ" w:date="2025-12-05T11:05:00Z" w16du:dateUtc="2025-12-05T09:05:00Z">
        <w:r w:rsidR="003B5AD5" w:rsidRPr="00367EC2" w:rsidDel="00427B91">
          <w:rPr>
            <w:u w:val="single"/>
            <w:lang w:val="en-US" w:eastAsia="en-US"/>
          </w:rPr>
          <w:delText>influencer</w:delText>
        </w:r>
      </w:del>
      <w:commentRangeEnd w:id="242"/>
      <w:r w:rsidR="003D2A94">
        <w:rPr>
          <w:rStyle w:val="af0"/>
        </w:rPr>
        <w:commentReference w:id="242"/>
      </w:r>
    </w:p>
    <w:p w14:paraId="1E53A0E1" w14:textId="77777777" w:rsidR="00367EC2" w:rsidRPr="00367EC2" w:rsidRDefault="00367EC2" w:rsidP="006501DB">
      <w:pPr>
        <w:spacing w:before="120" w:after="120" w:line="360" w:lineRule="auto"/>
        <w:jc w:val="both"/>
        <w:rPr>
          <w:ins w:id="246" w:author="ΜΗΤΣΕΑΣ ΗΛΙΑΣ" w:date="2025-12-05T11:07:00Z" w16du:dateUtc="2025-12-05T09:07:00Z"/>
          <w:u w:val="single"/>
          <w:lang w:val="en-US" w:eastAsia="en-US"/>
          <w:rPrChange w:id="247" w:author="ΜΗΤΣΕΑΣ ΗΛΙΑΣ" w:date="2025-12-05T11:08:00Z" w16du:dateUtc="2025-12-05T09:08:00Z">
            <w:rPr>
              <w:ins w:id="248" w:author="ΜΗΤΣΕΑΣ ΗΛΙΑΣ" w:date="2025-12-05T11:07:00Z" w16du:dateUtc="2025-12-05T09:07:00Z"/>
              <w:lang w:eastAsia="en-US"/>
            </w:rPr>
          </w:rPrChange>
        </w:rPr>
      </w:pPr>
    </w:p>
    <w:p w14:paraId="7FD58C69" w14:textId="64D1B76F" w:rsidR="00367EC2" w:rsidRPr="00367EC2" w:rsidRDefault="00367EC2" w:rsidP="00367EC2">
      <w:pPr>
        <w:spacing w:before="120" w:after="120" w:line="360" w:lineRule="auto"/>
        <w:jc w:val="both"/>
        <w:rPr>
          <w:ins w:id="249" w:author="ΜΗΤΣΕΑΣ ΗΛΙΑΣ" w:date="2025-12-05T11:07:00Z"/>
          <w:u w:val="single"/>
          <w:lang w:val="en-US" w:eastAsia="en-US"/>
          <w:rPrChange w:id="250" w:author="ΜΗΤΣΕΑΣ ΗΛΙΑΣ" w:date="2025-12-05T11:07:00Z" w16du:dateUtc="2025-12-05T09:07:00Z">
            <w:rPr>
              <w:ins w:id="251" w:author="ΜΗΤΣΕΑΣ ΗΛΙΑΣ" w:date="2025-12-05T11:07:00Z"/>
              <w:lang w:val="en-US" w:eastAsia="en-US"/>
            </w:rPr>
          </w:rPrChange>
        </w:rPr>
      </w:pPr>
      <w:ins w:id="252" w:author="ΜΗΤΣΕΑΣ ΗΛΙΑΣ" w:date="2025-12-05T11:07:00Z">
        <w:r w:rsidRPr="00367EC2">
          <w:rPr>
            <w:u w:val="single"/>
            <w:lang w:val="en-US" w:eastAsia="en-US"/>
            <w:rPrChange w:id="253" w:author="ΜΗΤΣΕΑΣ ΗΛΙΑΣ" w:date="2025-12-05T11:07:00Z" w16du:dateUtc="2025-12-05T09:07:00Z">
              <w:rPr>
                <w:i/>
                <w:iCs/>
                <w:lang w:val="en-US" w:eastAsia="en-US"/>
              </w:rPr>
            </w:rPrChange>
          </w:rPr>
          <w:t xml:space="preserve">Topic </w:t>
        </w:r>
      </w:ins>
      <w:ins w:id="254" w:author="ΜΗΤΣΕΑΣ ΗΛΙΑΣ" w:date="2025-12-05T11:08:00Z" w16du:dateUtc="2025-12-05T09:08:00Z">
        <w:r>
          <w:rPr>
            <w:u w:val="single"/>
            <w:lang w:val="en-US" w:eastAsia="en-US"/>
          </w:rPr>
          <w:t>c</w:t>
        </w:r>
      </w:ins>
      <w:ins w:id="255" w:author="ΜΗΤΣΕΑΣ ΗΛΙΑΣ" w:date="2025-12-05T11:07:00Z">
        <w:r w:rsidRPr="00367EC2">
          <w:rPr>
            <w:u w:val="single"/>
            <w:lang w:val="en-US" w:eastAsia="en-US"/>
            <w:rPrChange w:id="256" w:author="ΜΗΤΣΕΑΣ ΗΛΙΑΣ" w:date="2025-12-05T11:07:00Z" w16du:dateUtc="2025-12-05T09:07:00Z">
              <w:rPr>
                <w:i/>
                <w:iCs/>
                <w:lang w:val="en-US" w:eastAsia="en-US"/>
              </w:rPr>
            </w:rPrChange>
          </w:rPr>
          <w:t>lassification</w:t>
        </w:r>
      </w:ins>
    </w:p>
    <w:p w14:paraId="311ADB4B" w14:textId="0F1FFD3B" w:rsidR="00367EC2" w:rsidRPr="00367EC2" w:rsidRDefault="00367EC2" w:rsidP="00367EC2">
      <w:pPr>
        <w:spacing w:before="120" w:after="120" w:line="360" w:lineRule="auto"/>
        <w:jc w:val="both"/>
        <w:rPr>
          <w:ins w:id="257" w:author="ΜΗΤΣΕΑΣ ΗΛΙΑΣ" w:date="2025-12-05T11:07:00Z"/>
          <w:u w:val="single"/>
          <w:lang w:val="en-US" w:eastAsia="en-US"/>
          <w:rPrChange w:id="258" w:author="ΜΗΤΣΕΑΣ ΗΛΙΑΣ" w:date="2025-12-05T11:08:00Z" w16du:dateUtc="2025-12-05T09:08:00Z">
            <w:rPr>
              <w:ins w:id="259" w:author="ΜΗΤΣΕΑΣ ΗΛΙΑΣ" w:date="2025-12-05T11:07:00Z"/>
              <w:lang w:val="en-US" w:eastAsia="en-US"/>
            </w:rPr>
          </w:rPrChange>
        </w:rPr>
      </w:pPr>
      <w:ins w:id="260" w:author="ΜΗΤΣΕΑΣ ΗΛΙΑΣ" w:date="2025-12-05T11:07:00Z">
        <w:r w:rsidRPr="00367EC2">
          <w:rPr>
            <w:u w:val="single"/>
            <w:lang w:val="en-US" w:eastAsia="en-US"/>
            <w:rPrChange w:id="261" w:author="ΜΗΤΣΕΑΣ ΗΛΙΑΣ" w:date="2025-12-05T11:07:00Z" w16du:dateUtc="2025-12-05T09:07:00Z">
              <w:rPr>
                <w:i/>
                <w:iCs/>
                <w:lang w:val="en-US" w:eastAsia="en-US"/>
              </w:rPr>
            </w:rPrChange>
          </w:rPr>
          <w:t xml:space="preserve">Machine </w:t>
        </w:r>
      </w:ins>
      <w:ins w:id="262" w:author="ΜΗΤΣΕΑΣ ΗΛΙΑΣ" w:date="2025-12-05T11:08:00Z" w16du:dateUtc="2025-12-05T09:08:00Z">
        <w:r>
          <w:rPr>
            <w:u w:val="single"/>
            <w:lang w:val="en-US" w:eastAsia="en-US"/>
          </w:rPr>
          <w:t>l</w:t>
        </w:r>
      </w:ins>
      <w:ins w:id="263" w:author="ΜΗΤΣΕΑΣ ΗΛΙΑΣ" w:date="2025-12-05T11:07:00Z">
        <w:r w:rsidRPr="00367EC2">
          <w:rPr>
            <w:u w:val="single"/>
            <w:lang w:val="en-US" w:eastAsia="en-US"/>
            <w:rPrChange w:id="264" w:author="ΜΗΤΣΕΑΣ ΗΛΙΑΣ" w:date="2025-12-05T11:07:00Z" w16du:dateUtc="2025-12-05T09:07:00Z">
              <w:rPr>
                <w:i/>
                <w:iCs/>
                <w:lang w:val="en-US" w:eastAsia="en-US"/>
              </w:rPr>
            </w:rPrChange>
          </w:rPr>
          <w:t xml:space="preserve">earning </w:t>
        </w:r>
      </w:ins>
      <w:ins w:id="265" w:author="ΜΗΤΣΕΑΣ ΗΛΙΑΣ" w:date="2025-12-05T11:08:00Z" w16du:dateUtc="2025-12-05T09:08:00Z">
        <w:r>
          <w:rPr>
            <w:u w:val="single"/>
            <w:lang w:val="en-US" w:eastAsia="en-US"/>
          </w:rPr>
          <w:t>m</w:t>
        </w:r>
      </w:ins>
      <w:ins w:id="266" w:author="ΜΗΤΣΕΑΣ ΗΛΙΑΣ" w:date="2025-12-05T11:07:00Z">
        <w:r w:rsidRPr="00367EC2">
          <w:rPr>
            <w:u w:val="single"/>
            <w:lang w:val="en-US" w:eastAsia="en-US"/>
            <w:rPrChange w:id="267" w:author="ΜΗΤΣΕΑΣ ΗΛΙΑΣ" w:date="2025-12-05T11:07:00Z" w16du:dateUtc="2025-12-05T09:07:00Z">
              <w:rPr>
                <w:i/>
                <w:iCs/>
                <w:lang w:val="en-US" w:eastAsia="en-US"/>
              </w:rPr>
            </w:rPrChange>
          </w:rPr>
          <w:t>odels</w:t>
        </w:r>
      </w:ins>
    </w:p>
    <w:p w14:paraId="6E5B98D2" w14:textId="1F085C5F" w:rsidR="00367EC2" w:rsidRPr="00367EC2" w:rsidRDefault="00367EC2" w:rsidP="00367EC2">
      <w:pPr>
        <w:spacing w:before="120" w:after="120" w:line="360" w:lineRule="auto"/>
        <w:jc w:val="both"/>
        <w:rPr>
          <w:ins w:id="268" w:author="ΜΗΤΣΕΑΣ ΗΛΙΑΣ" w:date="2025-12-05T11:07:00Z"/>
          <w:u w:val="single"/>
          <w:lang w:val="en-US" w:eastAsia="en-US"/>
          <w:rPrChange w:id="269" w:author="ΜΗΤΣΕΑΣ ΗΛΙΑΣ" w:date="2025-12-05T11:07:00Z" w16du:dateUtc="2025-12-05T09:07:00Z">
            <w:rPr>
              <w:ins w:id="270" w:author="ΜΗΤΣΕΑΣ ΗΛΙΑΣ" w:date="2025-12-05T11:07:00Z"/>
              <w:lang w:val="en-US" w:eastAsia="en-US"/>
            </w:rPr>
          </w:rPrChange>
        </w:rPr>
      </w:pPr>
      <w:ins w:id="271" w:author="ΜΗΤΣΕΑΣ ΗΛΙΑΣ" w:date="2025-12-05T11:07:00Z">
        <w:r w:rsidRPr="00367EC2">
          <w:rPr>
            <w:u w:val="single"/>
            <w:lang w:val="en-US" w:eastAsia="en-US"/>
            <w:rPrChange w:id="272" w:author="ΜΗΤΣΕΑΣ ΗΛΙΑΣ" w:date="2025-12-05T11:07:00Z" w16du:dateUtc="2025-12-05T09:07:00Z">
              <w:rPr>
                <w:i/>
                <w:iCs/>
                <w:lang w:val="en-US" w:eastAsia="en-US"/>
              </w:rPr>
            </w:rPrChange>
          </w:rPr>
          <w:t xml:space="preserve">Performance </w:t>
        </w:r>
      </w:ins>
      <w:ins w:id="273" w:author="ΜΗΤΣΕΑΣ ΗΛΙΑΣ" w:date="2025-12-05T11:09:00Z" w16du:dateUtc="2025-12-05T09:09:00Z">
        <w:r>
          <w:rPr>
            <w:u w:val="single"/>
            <w:lang w:val="en-US" w:eastAsia="en-US"/>
          </w:rPr>
          <w:t>m</w:t>
        </w:r>
      </w:ins>
      <w:ins w:id="274" w:author="ΜΗΤΣΕΑΣ ΗΛΙΑΣ" w:date="2025-12-05T11:07:00Z">
        <w:r w:rsidRPr="00367EC2">
          <w:rPr>
            <w:u w:val="single"/>
            <w:lang w:val="en-US" w:eastAsia="en-US"/>
            <w:rPrChange w:id="275" w:author="ΜΗΤΣΕΑΣ ΗΛΙΑΣ" w:date="2025-12-05T11:07:00Z" w16du:dateUtc="2025-12-05T09:07:00Z">
              <w:rPr>
                <w:i/>
                <w:iCs/>
                <w:lang w:val="en-US" w:eastAsia="en-US"/>
              </w:rPr>
            </w:rPrChange>
          </w:rPr>
          <w:t>etrics</w:t>
        </w:r>
      </w:ins>
    </w:p>
    <w:p w14:paraId="2AD4A532" w14:textId="77777777" w:rsidR="00367EC2" w:rsidRPr="00367EC2" w:rsidRDefault="00367EC2" w:rsidP="006501DB">
      <w:pPr>
        <w:spacing w:before="120" w:after="120" w:line="360" w:lineRule="auto"/>
        <w:jc w:val="both"/>
        <w:rPr>
          <w:ins w:id="276" w:author="ΜΗΤΣΕΑΣ ΗΛΙΑΣ" w:date="2025-12-05T11:06:00Z" w16du:dateUtc="2025-12-05T09:06:00Z"/>
          <w:lang w:val="en-US" w:eastAsia="en-US"/>
        </w:rPr>
      </w:pPr>
    </w:p>
    <w:p w14:paraId="43F2E25D" w14:textId="39DD1556" w:rsidR="006501DB" w:rsidRPr="004068D8" w:rsidDel="00427B91" w:rsidRDefault="006501DB" w:rsidP="006501DB">
      <w:pPr>
        <w:spacing w:before="120" w:after="120" w:line="360" w:lineRule="auto"/>
        <w:jc w:val="both"/>
        <w:rPr>
          <w:del w:id="277" w:author="ΜΗΤΣΕΑΣ ΗΛΙΑΣ" w:date="2025-12-05T11:05:00Z" w16du:dateUtc="2025-12-05T09:05:00Z"/>
          <w:lang w:val="en-US" w:eastAsia="en-US"/>
        </w:rPr>
      </w:pPr>
      <w:del w:id="278" w:author="ΜΗΤΣΕΑΣ ΗΛΙΑΣ" w:date="2025-12-05T11:05:00Z" w16du:dateUtc="2025-12-05T09:05:00Z">
        <w:r w:rsidRPr="006501DB" w:rsidDel="00427B91">
          <w:rPr>
            <w:u w:val="single"/>
            <w:lang w:val="en-US" w:eastAsia="en-US"/>
          </w:rPr>
          <w:delText>Marketing</w:delText>
        </w:r>
      </w:del>
    </w:p>
    <w:p w14:paraId="57E2E6C5" w14:textId="14DC3C58" w:rsidR="006501DB" w:rsidRPr="004068D8" w:rsidDel="00427B91" w:rsidRDefault="006501DB" w:rsidP="006501DB">
      <w:pPr>
        <w:spacing w:before="120" w:after="120" w:line="360" w:lineRule="auto"/>
        <w:jc w:val="both"/>
        <w:rPr>
          <w:del w:id="279" w:author="ΜΗΤΣΕΑΣ ΗΛΙΑΣ" w:date="2025-12-05T11:05:00Z" w16du:dateUtc="2025-12-05T09:05:00Z"/>
          <w:lang w:val="en-US" w:eastAsia="en-US"/>
        </w:rPr>
      </w:pPr>
      <w:del w:id="280" w:author="ΜΗΤΣΕΑΣ ΗΛΙΑΣ" w:date="2025-12-05T11:05:00Z" w16du:dateUtc="2025-12-05T09:05:00Z">
        <w:r w:rsidRPr="006501DB" w:rsidDel="00427B91">
          <w:rPr>
            <w:u w:val="single"/>
            <w:lang w:val="en-US" w:eastAsia="en-US"/>
          </w:rPr>
          <w:delText>Content</w:delText>
        </w:r>
      </w:del>
    </w:p>
    <w:p w14:paraId="36BBFD5E" w14:textId="07210917" w:rsidR="006501DB" w:rsidRPr="009E62B7" w:rsidDel="00427B91" w:rsidRDefault="006501DB" w:rsidP="006501DB">
      <w:pPr>
        <w:spacing w:before="120" w:after="120" w:line="360" w:lineRule="auto"/>
        <w:jc w:val="both"/>
        <w:rPr>
          <w:del w:id="281" w:author="ΜΗΤΣΕΑΣ ΗΛΙΑΣ" w:date="2025-12-05T11:05:00Z" w16du:dateUtc="2025-12-05T09:05:00Z"/>
          <w:lang w:val="en-US" w:eastAsia="en-US"/>
        </w:rPr>
      </w:pPr>
      <w:del w:id="282" w:author="ΜΗΤΣΕΑΣ ΗΛΙΑΣ" w:date="2025-12-05T11:05:00Z" w16du:dateUtc="2025-12-05T09:05:00Z">
        <w:r w:rsidRPr="006501DB" w:rsidDel="00427B91">
          <w:rPr>
            <w:u w:val="single"/>
            <w:lang w:val="en-US" w:eastAsia="en-US"/>
          </w:rPr>
          <w:delText>Reach</w:delText>
        </w:r>
      </w:del>
    </w:p>
    <w:p w14:paraId="64F3C4E8" w14:textId="0BB2614F" w:rsidR="006501DB" w:rsidRPr="009E62B7" w:rsidDel="00427B91" w:rsidRDefault="006501DB" w:rsidP="006501DB">
      <w:pPr>
        <w:spacing w:before="120" w:after="120" w:line="360" w:lineRule="auto"/>
        <w:jc w:val="both"/>
        <w:rPr>
          <w:del w:id="283" w:author="ΜΗΤΣΕΑΣ ΗΛΙΑΣ" w:date="2025-12-05T11:05:00Z" w16du:dateUtc="2025-12-05T09:05:00Z"/>
          <w:lang w:val="en-US" w:eastAsia="en-US"/>
        </w:rPr>
      </w:pPr>
      <w:del w:id="284" w:author="ΜΗΤΣΕΑΣ ΗΛΙΑΣ" w:date="2025-12-05T11:05:00Z" w16du:dateUtc="2025-12-05T09:05:00Z">
        <w:r w:rsidRPr="006501DB" w:rsidDel="00427B91">
          <w:rPr>
            <w:u w:val="single"/>
            <w:lang w:val="en-US" w:eastAsia="en-US"/>
          </w:rPr>
          <w:delText>Impressions</w:delText>
        </w:r>
      </w:del>
    </w:p>
    <w:p w14:paraId="76D5D63D" w14:textId="58C2C865" w:rsidR="006501DB" w:rsidRPr="009E62B7" w:rsidDel="00427B91" w:rsidRDefault="006501DB" w:rsidP="006501DB">
      <w:pPr>
        <w:spacing w:before="120" w:after="120" w:line="360" w:lineRule="auto"/>
        <w:jc w:val="both"/>
        <w:rPr>
          <w:del w:id="285" w:author="ΜΗΤΣΕΑΣ ΗΛΙΑΣ" w:date="2025-12-05T11:05:00Z" w16du:dateUtc="2025-12-05T09:05:00Z"/>
          <w:lang w:val="en-US" w:eastAsia="en-US"/>
        </w:rPr>
      </w:pPr>
      <w:del w:id="286" w:author="ΜΗΤΣΕΑΣ ΗΛΙΑΣ" w:date="2025-12-05T11:05:00Z" w16du:dateUtc="2025-12-05T09:05:00Z">
        <w:r w:rsidRPr="006501DB" w:rsidDel="00427B91">
          <w:rPr>
            <w:u w:val="single"/>
            <w:lang w:val="en-US" w:eastAsia="en-US"/>
          </w:rPr>
          <w:delText>Engagement</w:delText>
        </w:r>
      </w:del>
    </w:p>
    <w:p w14:paraId="42A40231" w14:textId="241B21E2" w:rsidR="006501DB" w:rsidRPr="00E175F2" w:rsidDel="00427B91" w:rsidRDefault="006501DB" w:rsidP="00E175F2">
      <w:pPr>
        <w:spacing w:before="120" w:after="120" w:line="360" w:lineRule="auto"/>
        <w:jc w:val="both"/>
        <w:rPr>
          <w:del w:id="287" w:author="ΜΗΤΣΕΑΣ ΗΛΙΑΣ" w:date="2025-12-05T11:05:00Z" w16du:dateUtc="2025-12-05T09:05:00Z"/>
          <w:lang w:val="en-US" w:eastAsia="en-US"/>
        </w:rPr>
      </w:pPr>
      <w:del w:id="288" w:author="ΜΗΤΣΕΑΣ ΗΛΙΑΣ" w:date="2025-12-05T11:05:00Z" w16du:dateUtc="2025-12-05T09:05:00Z">
        <w:r w:rsidRPr="006501DB" w:rsidDel="00427B91">
          <w:rPr>
            <w:u w:val="single"/>
            <w:lang w:val="en-US" w:eastAsia="en-US"/>
          </w:rPr>
          <w:delText xml:space="preserve">Engagement </w:delText>
        </w:r>
        <w:r w:rsidR="009E62B7" w:rsidDel="00427B91">
          <w:rPr>
            <w:u w:val="single"/>
            <w:lang w:val="en-US" w:eastAsia="en-US"/>
          </w:rPr>
          <w:delText>r</w:delText>
        </w:r>
        <w:r w:rsidRPr="006501DB" w:rsidDel="00427B91">
          <w:rPr>
            <w:u w:val="single"/>
            <w:lang w:val="en-US" w:eastAsia="en-US"/>
          </w:rPr>
          <w:delText>ate per post (ERpost</w:delText>
        </w:r>
        <w:r w:rsidR="009E62B7" w:rsidDel="00427B91">
          <w:rPr>
            <w:u w:val="single"/>
            <w:lang w:val="en-US" w:eastAsia="en-US"/>
          </w:rPr>
          <w:delText>)</w:delText>
        </w:r>
      </w:del>
    </w:p>
    <w:p w14:paraId="28F4EFC3" w14:textId="68A7599D" w:rsidR="006501DB" w:rsidRPr="004068D8" w:rsidDel="00427B91" w:rsidRDefault="006501DB" w:rsidP="006501DB">
      <w:pPr>
        <w:spacing w:before="120" w:after="120" w:line="360" w:lineRule="auto"/>
        <w:jc w:val="both"/>
        <w:rPr>
          <w:del w:id="289" w:author="ΜΗΤΣΕΑΣ ΗΛΙΑΣ" w:date="2025-12-05T11:05:00Z" w16du:dateUtc="2025-12-05T09:05:00Z"/>
          <w:lang w:val="en-US" w:eastAsia="en-US"/>
        </w:rPr>
      </w:pPr>
      <w:del w:id="290" w:author="ΜΗΤΣΕΑΣ ΗΛΙΑΣ" w:date="2025-12-05T11:05:00Z" w16du:dateUtc="2025-12-05T09:05:00Z">
        <w:r w:rsidRPr="006501DB" w:rsidDel="00427B91">
          <w:rPr>
            <w:u w:val="single"/>
            <w:lang w:val="en-US" w:eastAsia="en-US"/>
          </w:rPr>
          <w:delText>Sentiment analysis</w:delText>
        </w:r>
      </w:del>
    </w:p>
    <w:p w14:paraId="579EDD23" w14:textId="7FD2C09C" w:rsidR="006501DB" w:rsidRPr="004068D8" w:rsidDel="00427B91" w:rsidRDefault="006501DB" w:rsidP="006501DB">
      <w:pPr>
        <w:spacing w:before="120" w:after="120" w:line="360" w:lineRule="auto"/>
        <w:jc w:val="both"/>
        <w:rPr>
          <w:del w:id="291" w:author="ΜΗΤΣΕΑΣ ΗΛΙΑΣ" w:date="2025-12-05T11:05:00Z" w16du:dateUtc="2025-12-05T09:05:00Z"/>
          <w:lang w:val="en-US" w:eastAsia="en-US"/>
        </w:rPr>
      </w:pPr>
      <w:del w:id="292" w:author="ΜΗΤΣΕΑΣ ΗΛΙΑΣ" w:date="2025-12-05T11:05:00Z" w16du:dateUtc="2025-12-05T09:05:00Z">
        <w:r w:rsidRPr="006501DB" w:rsidDel="00427B91">
          <w:rPr>
            <w:u w:val="single"/>
            <w:lang w:val="en-US" w:eastAsia="en-US"/>
          </w:rPr>
          <w:delText>Topic classification</w:delText>
        </w:r>
      </w:del>
    </w:p>
    <w:p w14:paraId="049664A1" w14:textId="0F4EA09D" w:rsidR="006501DB" w:rsidRPr="004068D8" w:rsidDel="00427B91" w:rsidRDefault="006501DB" w:rsidP="006501DB">
      <w:pPr>
        <w:spacing w:before="120" w:after="120" w:line="360" w:lineRule="auto"/>
        <w:jc w:val="both"/>
        <w:rPr>
          <w:del w:id="293" w:author="ΜΗΤΣΕΑΣ ΗΛΙΑΣ" w:date="2025-12-05T11:05:00Z" w16du:dateUtc="2025-12-05T09:05:00Z"/>
          <w:lang w:val="en-US" w:eastAsia="en-US"/>
        </w:rPr>
      </w:pPr>
      <w:del w:id="294" w:author="ΜΗΤΣΕΑΣ ΗΛΙΑΣ" w:date="2025-12-05T11:05:00Z" w16du:dateUtc="2025-12-05T09:05:00Z">
        <w:r w:rsidRPr="006501DB" w:rsidDel="00427B91">
          <w:rPr>
            <w:u w:val="single"/>
            <w:lang w:val="en-US" w:eastAsia="en-US"/>
          </w:rPr>
          <w:delText>Brand–influencer fit</w:delText>
        </w:r>
      </w:del>
    </w:p>
    <w:p w14:paraId="189F30F5" w14:textId="70902514" w:rsidR="006501DB" w:rsidRPr="004068D8" w:rsidDel="00427B91" w:rsidRDefault="006501DB" w:rsidP="006501DB">
      <w:pPr>
        <w:spacing w:before="120" w:after="120" w:line="360" w:lineRule="auto"/>
        <w:jc w:val="both"/>
        <w:rPr>
          <w:del w:id="295" w:author="ΜΗΤΣΕΑΣ ΗΛΙΑΣ" w:date="2025-12-05T11:05:00Z" w16du:dateUtc="2025-12-05T09:05:00Z"/>
          <w:lang w:val="en-US" w:eastAsia="en-US"/>
        </w:rPr>
      </w:pPr>
      <w:del w:id="296" w:author="ΜΗΤΣΕΑΣ ΗΛΙΑΣ" w:date="2025-12-05T11:05:00Z" w16du:dateUtc="2025-12-05T09:05:00Z">
        <w:r w:rsidRPr="006501DB" w:rsidDel="00427B91">
          <w:rPr>
            <w:u w:val="single"/>
            <w:lang w:val="en-US" w:eastAsia="en-US"/>
          </w:rPr>
          <w:delText xml:space="preserve">Authenticity and </w:delText>
        </w:r>
        <w:r w:rsidR="009E62B7" w:rsidDel="00427B91">
          <w:rPr>
            <w:u w:val="single"/>
            <w:lang w:val="en-US" w:eastAsia="en-US"/>
          </w:rPr>
          <w:delText>t</w:delText>
        </w:r>
        <w:r w:rsidRPr="006501DB" w:rsidDel="00427B91">
          <w:rPr>
            <w:u w:val="single"/>
            <w:lang w:val="en-US" w:eastAsia="en-US"/>
          </w:rPr>
          <w:delText>rust</w:delText>
        </w:r>
      </w:del>
    </w:p>
    <w:p w14:paraId="2E25F0E2" w14:textId="63C9340F" w:rsidR="006501DB" w:rsidRPr="004068D8" w:rsidDel="00427B91" w:rsidRDefault="006501DB" w:rsidP="006501DB">
      <w:pPr>
        <w:spacing w:before="120" w:after="120" w:line="360" w:lineRule="auto"/>
        <w:jc w:val="both"/>
        <w:rPr>
          <w:del w:id="297" w:author="ΜΗΤΣΕΑΣ ΗΛΙΑΣ" w:date="2025-12-05T11:05:00Z" w16du:dateUtc="2025-12-05T09:05:00Z"/>
          <w:lang w:val="en-US" w:eastAsia="en-US"/>
        </w:rPr>
      </w:pPr>
      <w:del w:id="298" w:author="ΜΗΤΣΕΑΣ ΗΛΙΑΣ" w:date="2025-12-05T11:05:00Z" w16du:dateUtc="2025-12-05T09:05:00Z">
        <w:r w:rsidRPr="006501DB" w:rsidDel="00427B91">
          <w:rPr>
            <w:u w:val="single"/>
            <w:lang w:val="en-US" w:eastAsia="en-US"/>
          </w:rPr>
          <w:delText>ROI (Return on Investment</w:delText>
        </w:r>
        <w:r w:rsidR="009E62B7" w:rsidDel="00427B91">
          <w:rPr>
            <w:u w:val="single"/>
            <w:lang w:val="en-US" w:eastAsia="en-US"/>
          </w:rPr>
          <w:delText>)</w:delText>
        </w:r>
      </w:del>
    </w:p>
    <w:p w14:paraId="38DC93C2" w14:textId="3A282351" w:rsidR="006501DB" w:rsidRPr="006501DB" w:rsidDel="00427B91" w:rsidRDefault="00E175F2" w:rsidP="006501DB">
      <w:pPr>
        <w:spacing w:before="120" w:after="120" w:line="360" w:lineRule="auto"/>
        <w:jc w:val="both"/>
        <w:rPr>
          <w:del w:id="299" w:author="ΜΗΤΣΕΑΣ ΗΛΙΑΣ" w:date="2025-12-05T11:05:00Z" w16du:dateUtc="2025-12-05T09:05:00Z"/>
          <w:lang w:val="en-US" w:eastAsia="en-US"/>
        </w:rPr>
      </w:pPr>
      <w:del w:id="300" w:author="ΜΗΤΣΕΑΣ ΗΛΙΑΣ" w:date="2025-12-05T11:05:00Z" w16du:dateUtc="2025-12-05T09:05:00Z">
        <w:r w:rsidDel="00427B91">
          <w:rPr>
            <w:u w:val="single"/>
            <w:lang w:val="en-US" w:eastAsia="en-US"/>
          </w:rPr>
          <w:delText>I</w:delText>
        </w:r>
        <w:r w:rsidR="003B5AD5" w:rsidRPr="00E175F2" w:rsidDel="00427B91">
          <w:rPr>
            <w:u w:val="single"/>
            <w:lang w:val="en-US" w:eastAsia="en-US"/>
          </w:rPr>
          <w:delText>nfluencer</w:delText>
        </w:r>
        <w:r w:rsidR="006501DB" w:rsidRPr="00E175F2" w:rsidDel="00427B91">
          <w:rPr>
            <w:u w:val="single"/>
            <w:lang w:val="en-US" w:eastAsia="en-US"/>
          </w:rPr>
          <w:delText xml:space="preserve"> score</w:delText>
        </w:r>
      </w:del>
    </w:p>
    <w:p w14:paraId="011D44A3" w14:textId="127D9615" w:rsidR="006501DB" w:rsidRPr="004068D8" w:rsidDel="00427B91" w:rsidRDefault="006501DB" w:rsidP="006501DB">
      <w:pPr>
        <w:spacing w:before="120" w:after="120" w:line="360" w:lineRule="auto"/>
        <w:jc w:val="both"/>
        <w:rPr>
          <w:del w:id="301" w:author="ΜΗΤΣΕΑΣ ΗΛΙΑΣ" w:date="2025-12-05T11:05:00Z" w16du:dateUtc="2025-12-05T09:05:00Z"/>
          <w:lang w:val="en-US" w:eastAsia="en-US"/>
        </w:rPr>
      </w:pPr>
      <w:del w:id="302" w:author="ΜΗΤΣΕΑΣ ΗΛΙΑΣ" w:date="2025-12-05T11:05:00Z" w16du:dateUtc="2025-12-05T09:05:00Z">
        <w:r w:rsidRPr="006501DB" w:rsidDel="00427B91">
          <w:rPr>
            <w:u w:val="single"/>
            <w:lang w:val="en-US" w:eastAsia="en-US"/>
          </w:rPr>
          <w:delText>Audience quality</w:delText>
        </w:r>
      </w:del>
    </w:p>
    <w:p w14:paraId="5ADEC0E9" w14:textId="72FC5A79" w:rsidR="006501DB" w:rsidRPr="004068D8" w:rsidDel="00427B91" w:rsidRDefault="006501DB" w:rsidP="006501DB">
      <w:pPr>
        <w:spacing w:before="120" w:after="120" w:line="360" w:lineRule="auto"/>
        <w:jc w:val="both"/>
        <w:rPr>
          <w:del w:id="303" w:author="ΜΗΤΣΕΑΣ ΗΛΙΑΣ" w:date="2025-12-05T11:05:00Z" w16du:dateUtc="2025-12-05T09:05:00Z"/>
          <w:lang w:val="en-US" w:eastAsia="en-US"/>
        </w:rPr>
      </w:pPr>
      <w:del w:id="304" w:author="ΜΗΤΣΕΑΣ ΗΛΙΑΣ" w:date="2025-12-05T11:05:00Z" w16du:dateUtc="2025-12-05T09:05:00Z">
        <w:r w:rsidRPr="006501DB" w:rsidDel="00427B91">
          <w:rPr>
            <w:u w:val="single"/>
            <w:lang w:val="en-US" w:eastAsia="en-US"/>
          </w:rPr>
          <w:delText>Brand safety</w:delText>
        </w:r>
      </w:del>
    </w:p>
    <w:p w14:paraId="2E9B7E1E" w14:textId="7C3D29FF" w:rsidR="006501DB" w:rsidRPr="004068D8" w:rsidDel="00427B91" w:rsidRDefault="006501DB" w:rsidP="006501DB">
      <w:pPr>
        <w:spacing w:before="120" w:after="120" w:line="360" w:lineRule="auto"/>
        <w:jc w:val="both"/>
        <w:rPr>
          <w:del w:id="305" w:author="ΜΗΤΣΕΑΣ ΗΛΙΑΣ" w:date="2025-12-05T11:05:00Z" w16du:dateUtc="2025-12-05T09:05:00Z"/>
          <w:lang w:val="en-US" w:eastAsia="en-US"/>
        </w:rPr>
      </w:pPr>
      <w:del w:id="306" w:author="ΜΗΤΣΕΑΣ ΗΛΙΑΣ" w:date="2025-12-05T11:05:00Z" w16du:dateUtc="2025-12-05T09:05:00Z">
        <w:r w:rsidRPr="006501DB" w:rsidDel="00427B91">
          <w:rPr>
            <w:u w:val="single"/>
            <w:lang w:val="en-US" w:eastAsia="en-US"/>
          </w:rPr>
          <w:delText>Business–influencer platforms</w:delText>
        </w:r>
        <w:r w:rsidRPr="006501DB" w:rsidDel="00427B91">
          <w:rPr>
            <w:lang w:val="en-US" w:eastAsia="en-US"/>
          </w:rPr>
          <w:delText>).</w:delText>
        </w:r>
      </w:del>
    </w:p>
    <w:p w14:paraId="1E42112E" w14:textId="60BF9CBB" w:rsidR="006501DB" w:rsidRPr="004068D8" w:rsidDel="00427B91" w:rsidRDefault="006501DB" w:rsidP="006501DB">
      <w:pPr>
        <w:spacing w:before="120" w:after="120" w:line="360" w:lineRule="auto"/>
        <w:jc w:val="both"/>
        <w:rPr>
          <w:del w:id="307" w:author="ΜΗΤΣΕΑΣ ΗΛΙΑΣ" w:date="2025-12-05T11:05:00Z" w16du:dateUtc="2025-12-05T09:05:00Z"/>
          <w:lang w:val="en-US" w:eastAsia="en-US"/>
        </w:rPr>
      </w:pPr>
      <w:del w:id="308" w:author="ΜΗΤΣΕΑΣ ΗΛΙΑΣ" w:date="2025-12-05T11:05:00Z" w16du:dateUtc="2025-12-05T09:05:00Z">
        <w:r w:rsidRPr="006501DB" w:rsidDel="00427B91">
          <w:rPr>
            <w:u w:val="single"/>
            <w:lang w:val="en-US" w:eastAsia="en-US"/>
          </w:rPr>
          <w:delText>Matching algorithm</w:delText>
        </w:r>
      </w:del>
    </w:p>
    <w:p w14:paraId="6799C1BD" w14:textId="5CFCC29B" w:rsidR="007441F5" w:rsidRPr="009E62B7" w:rsidDel="00427B91" w:rsidRDefault="006501DB" w:rsidP="006501DB">
      <w:pPr>
        <w:spacing w:before="120" w:after="120" w:line="360" w:lineRule="auto"/>
        <w:jc w:val="both"/>
        <w:rPr>
          <w:del w:id="309" w:author="ΜΗΤΣΕΑΣ ΗΛΙΑΣ" w:date="2025-12-05T11:05:00Z" w16du:dateUtc="2025-12-05T09:05:00Z"/>
          <w:u w:val="single"/>
          <w:lang w:val="en-US" w:eastAsia="en-US"/>
        </w:rPr>
      </w:pPr>
      <w:del w:id="310" w:author="ΜΗΤΣΕΑΣ ΗΛΙΑΣ" w:date="2025-12-05T11:05:00Z" w16du:dateUtc="2025-12-05T09:05:00Z">
        <w:r w:rsidRPr="009E62B7" w:rsidDel="00427B91">
          <w:rPr>
            <w:u w:val="single"/>
            <w:lang w:val="en-US" w:eastAsia="en-US"/>
          </w:rPr>
          <w:delText>Platform APIs.</w:delText>
        </w:r>
      </w:del>
    </w:p>
    <w:p w14:paraId="4FDEA442" w14:textId="301B9F3A" w:rsidR="00E175F2" w:rsidRPr="009E62B7" w:rsidDel="00427B91" w:rsidRDefault="00E175F2" w:rsidP="006501DB">
      <w:pPr>
        <w:spacing w:before="120" w:after="120" w:line="360" w:lineRule="auto"/>
        <w:jc w:val="both"/>
        <w:rPr>
          <w:del w:id="311" w:author="ΜΗΤΣΕΑΣ ΗΛΙΑΣ" w:date="2025-12-05T11:05:00Z" w16du:dateUtc="2025-12-05T09:05:00Z"/>
          <w:u w:val="single"/>
          <w:lang w:val="en-US" w:eastAsia="en-US"/>
        </w:rPr>
      </w:pPr>
      <w:del w:id="312" w:author="ΜΗΤΣΕΑΣ ΗΛΙΑΣ" w:date="2025-12-05T11:05:00Z" w16du:dateUtc="2025-12-05T09:05:00Z">
        <w:r w:rsidRPr="009E62B7" w:rsidDel="00427B91">
          <w:rPr>
            <w:u w:val="single"/>
            <w:lang w:val="en-US" w:eastAsia="en-US"/>
          </w:rPr>
          <w:delText>Share</w:delText>
        </w:r>
      </w:del>
    </w:p>
    <w:p w14:paraId="10AA5A10" w14:textId="77777777" w:rsidR="0016047F" w:rsidRPr="006501DB" w:rsidDel="00407BBF" w:rsidRDefault="0016047F" w:rsidP="00A46A56">
      <w:pPr>
        <w:spacing w:before="120" w:after="120" w:line="360" w:lineRule="auto"/>
        <w:jc w:val="both"/>
        <w:rPr>
          <w:del w:id="313" w:author="ΜΗΤΣΕΑΣ ΗΛΙΑΣ" w:date="2025-12-05T11:09:00Z" w16du:dateUtc="2025-12-05T09:09:00Z"/>
          <w:lang w:val="en-US" w:eastAsia="en-US"/>
        </w:rPr>
      </w:pPr>
    </w:p>
    <w:p w14:paraId="724DC897" w14:textId="77777777" w:rsidR="0046116B" w:rsidRPr="006501DB" w:rsidDel="00407BBF" w:rsidRDefault="00A46A56" w:rsidP="00523198">
      <w:pPr>
        <w:spacing w:before="120" w:after="120" w:line="360" w:lineRule="auto"/>
        <w:jc w:val="both"/>
        <w:rPr>
          <w:del w:id="314" w:author="ΜΗΤΣΕΑΣ ΗΛΙΑΣ" w:date="2025-12-05T11:09:00Z" w16du:dateUtc="2025-12-05T09:09:00Z"/>
          <w:lang w:val="en-US" w:eastAsia="en-US"/>
        </w:rPr>
      </w:pPr>
      <w:r w:rsidRPr="006501DB">
        <w:rPr>
          <w:lang w:val="en-US" w:eastAsia="en-US"/>
        </w:rPr>
        <w:br w:type="page"/>
      </w:r>
    </w:p>
    <w:p w14:paraId="2D152C36" w14:textId="77777777" w:rsidR="001F2539" w:rsidRPr="00367EC2" w:rsidRDefault="001F2539">
      <w:pPr>
        <w:spacing w:before="120" w:after="120" w:line="360" w:lineRule="auto"/>
        <w:jc w:val="both"/>
        <w:rPr>
          <w:lang w:val="en-US" w:eastAsia="en-US"/>
          <w:rPrChange w:id="315" w:author="ΜΗΤΣΕΑΣ ΗΛΙΑΣ" w:date="2025-12-05T11:07:00Z" w16du:dateUtc="2025-12-05T09:07:00Z">
            <w:rPr>
              <w:rFonts w:ascii="Times New Roman" w:hAnsi="Times New Roman"/>
              <w:lang w:eastAsia="en-US"/>
            </w:rPr>
          </w:rPrChange>
        </w:rPr>
        <w:pPrChange w:id="316" w:author="ΜΗΤΣΕΑΣ ΗΛΙΑΣ" w:date="2025-12-05T11:09:00Z" w16du:dateUtc="2025-12-05T09:09:00Z">
          <w:pPr>
            <w:pStyle w:val="10"/>
            <w:tabs>
              <w:tab w:val="left" w:pos="7524"/>
            </w:tabs>
            <w:spacing w:before="120" w:after="120" w:line="360" w:lineRule="auto"/>
            <w:jc w:val="both"/>
          </w:pPr>
        </w:pPrChange>
      </w:pPr>
      <w:bookmarkStart w:id="317" w:name="_Toc455680225"/>
      <w:r w:rsidRPr="006501DB">
        <w:rPr>
          <w:lang w:eastAsia="en-US"/>
        </w:rPr>
        <w:t>Περιεχόμενα</w:t>
      </w:r>
      <w:bookmarkEnd w:id="317"/>
      <w:r w:rsidR="00000BFE" w:rsidRPr="00367EC2">
        <w:rPr>
          <w:lang w:val="en-US" w:eastAsia="en-US"/>
          <w:rPrChange w:id="318" w:author="ΜΗΤΣΕΑΣ ΗΛΙΑΣ" w:date="2025-12-05T11:07:00Z" w16du:dateUtc="2025-12-05T09:07:00Z">
            <w:rPr>
              <w:b w:val="0"/>
              <w:bCs w:val="0"/>
              <w:lang w:eastAsia="en-US"/>
            </w:rPr>
          </w:rPrChange>
        </w:rPr>
        <w:tab/>
      </w:r>
    </w:p>
    <w:p w14:paraId="6D24115D" w14:textId="7AEEC850" w:rsidR="00B71C88" w:rsidRDefault="004B2D2A">
      <w:pPr>
        <w:pStyle w:val="11"/>
        <w:rPr>
          <w:rFonts w:asciiTheme="minorHAnsi" w:eastAsiaTheme="minorEastAsia" w:hAnsiTheme="minorHAnsi" w:cstheme="minorBidi"/>
          <w:noProof/>
          <w:kern w:val="2"/>
          <w:lang w:val="en-US" w:eastAsia="en-US"/>
          <w14:ligatures w14:val="standardContextual"/>
        </w:rPr>
      </w:pPr>
      <w:r w:rsidRPr="006501DB">
        <w:rPr>
          <w:highlight w:val="yellow"/>
        </w:rPr>
        <w:fldChar w:fldCharType="begin"/>
      </w:r>
      <w:r w:rsidRPr="006501DB">
        <w:rPr>
          <w:highlight w:val="yellow"/>
        </w:rPr>
        <w:instrText xml:space="preserve"> TOC \o "1-3" \h \z \u </w:instrText>
      </w:r>
      <w:r w:rsidRPr="006501DB">
        <w:rPr>
          <w:highlight w:val="yellow"/>
        </w:rPr>
        <w:fldChar w:fldCharType="separate"/>
      </w:r>
      <w:hyperlink w:anchor="_Toc218850187" w:history="1">
        <w:r w:rsidR="00B71C88" w:rsidRPr="0038227C">
          <w:rPr>
            <w:rStyle w:val="-"/>
            <w:noProof/>
            <w:lang w:eastAsia="en-US"/>
          </w:rPr>
          <w:t>Περίληψη</w:t>
        </w:r>
        <w:r w:rsidR="00B71C88">
          <w:rPr>
            <w:noProof/>
            <w:webHidden/>
          </w:rPr>
          <w:tab/>
        </w:r>
        <w:r w:rsidR="00B71C88">
          <w:rPr>
            <w:noProof/>
            <w:webHidden/>
          </w:rPr>
          <w:fldChar w:fldCharType="begin"/>
        </w:r>
        <w:r w:rsidR="00B71C88">
          <w:rPr>
            <w:noProof/>
            <w:webHidden/>
          </w:rPr>
          <w:instrText xml:space="preserve"> PAGEREF _Toc218850187 \h </w:instrText>
        </w:r>
        <w:r w:rsidR="00B71C88">
          <w:rPr>
            <w:noProof/>
            <w:webHidden/>
          </w:rPr>
        </w:r>
        <w:r w:rsidR="00B71C88">
          <w:rPr>
            <w:noProof/>
            <w:webHidden/>
          </w:rPr>
          <w:fldChar w:fldCharType="separate"/>
        </w:r>
        <w:r w:rsidR="00B71C88">
          <w:rPr>
            <w:noProof/>
            <w:webHidden/>
          </w:rPr>
          <w:t>vii</w:t>
        </w:r>
        <w:r w:rsidR="00B71C88">
          <w:rPr>
            <w:noProof/>
            <w:webHidden/>
          </w:rPr>
          <w:fldChar w:fldCharType="end"/>
        </w:r>
      </w:hyperlink>
    </w:p>
    <w:p w14:paraId="1BBB0F0E" w14:textId="2E49858F" w:rsidR="00B71C88" w:rsidRDefault="00B71C88">
      <w:pPr>
        <w:pStyle w:val="11"/>
        <w:rPr>
          <w:rFonts w:asciiTheme="minorHAnsi" w:eastAsiaTheme="minorEastAsia" w:hAnsiTheme="minorHAnsi" w:cstheme="minorBidi"/>
          <w:noProof/>
          <w:kern w:val="2"/>
          <w:lang w:val="en-US" w:eastAsia="en-US"/>
          <w14:ligatures w14:val="standardContextual"/>
        </w:rPr>
      </w:pPr>
      <w:hyperlink w:anchor="_Toc218850188" w:history="1">
        <w:r w:rsidRPr="0038227C">
          <w:rPr>
            <w:rStyle w:val="-"/>
            <w:noProof/>
            <w:lang w:eastAsia="en-US"/>
          </w:rPr>
          <w:t>Λέξεις – Κλειδιά</w:t>
        </w:r>
        <w:r>
          <w:rPr>
            <w:noProof/>
            <w:webHidden/>
          </w:rPr>
          <w:tab/>
        </w:r>
        <w:r>
          <w:rPr>
            <w:noProof/>
            <w:webHidden/>
          </w:rPr>
          <w:fldChar w:fldCharType="begin"/>
        </w:r>
        <w:r>
          <w:rPr>
            <w:noProof/>
            <w:webHidden/>
          </w:rPr>
          <w:instrText xml:space="preserve"> PAGEREF _Toc218850188 \h </w:instrText>
        </w:r>
        <w:r>
          <w:rPr>
            <w:noProof/>
            <w:webHidden/>
          </w:rPr>
        </w:r>
        <w:r>
          <w:rPr>
            <w:noProof/>
            <w:webHidden/>
          </w:rPr>
          <w:fldChar w:fldCharType="separate"/>
        </w:r>
        <w:r>
          <w:rPr>
            <w:noProof/>
            <w:webHidden/>
          </w:rPr>
          <w:t>ix</w:t>
        </w:r>
        <w:r>
          <w:rPr>
            <w:noProof/>
            <w:webHidden/>
          </w:rPr>
          <w:fldChar w:fldCharType="end"/>
        </w:r>
      </w:hyperlink>
    </w:p>
    <w:p w14:paraId="723D3FB5" w14:textId="6287236E" w:rsidR="00B71C88" w:rsidRDefault="00B71C88">
      <w:pPr>
        <w:pStyle w:val="11"/>
        <w:rPr>
          <w:rFonts w:asciiTheme="minorHAnsi" w:eastAsiaTheme="minorEastAsia" w:hAnsiTheme="minorHAnsi" w:cstheme="minorBidi"/>
          <w:noProof/>
          <w:kern w:val="2"/>
          <w:lang w:val="en-US" w:eastAsia="en-US"/>
          <w14:ligatures w14:val="standardContextual"/>
        </w:rPr>
      </w:pPr>
      <w:hyperlink w:anchor="_Toc218850189" w:history="1">
        <w:r w:rsidRPr="0038227C">
          <w:rPr>
            <w:rStyle w:val="-"/>
            <w:noProof/>
            <w:lang w:val="en-US" w:eastAsia="en-US"/>
          </w:rPr>
          <w:t>Abstract</w:t>
        </w:r>
        <w:r>
          <w:rPr>
            <w:noProof/>
            <w:webHidden/>
          </w:rPr>
          <w:tab/>
        </w:r>
        <w:r>
          <w:rPr>
            <w:noProof/>
            <w:webHidden/>
          </w:rPr>
          <w:fldChar w:fldCharType="begin"/>
        </w:r>
        <w:r>
          <w:rPr>
            <w:noProof/>
            <w:webHidden/>
          </w:rPr>
          <w:instrText xml:space="preserve"> PAGEREF _Toc218850189 \h </w:instrText>
        </w:r>
        <w:r>
          <w:rPr>
            <w:noProof/>
            <w:webHidden/>
          </w:rPr>
        </w:r>
        <w:r>
          <w:rPr>
            <w:noProof/>
            <w:webHidden/>
          </w:rPr>
          <w:fldChar w:fldCharType="separate"/>
        </w:r>
        <w:r>
          <w:rPr>
            <w:noProof/>
            <w:webHidden/>
          </w:rPr>
          <w:t>x</w:t>
        </w:r>
        <w:r>
          <w:rPr>
            <w:noProof/>
            <w:webHidden/>
          </w:rPr>
          <w:fldChar w:fldCharType="end"/>
        </w:r>
      </w:hyperlink>
    </w:p>
    <w:p w14:paraId="32C208BA" w14:textId="103A256E" w:rsidR="00B71C88" w:rsidRDefault="00B71C88">
      <w:pPr>
        <w:pStyle w:val="11"/>
        <w:rPr>
          <w:rFonts w:asciiTheme="minorHAnsi" w:eastAsiaTheme="minorEastAsia" w:hAnsiTheme="minorHAnsi" w:cstheme="minorBidi"/>
          <w:noProof/>
          <w:kern w:val="2"/>
          <w:lang w:val="en-US" w:eastAsia="en-US"/>
          <w14:ligatures w14:val="standardContextual"/>
        </w:rPr>
      </w:pPr>
      <w:hyperlink w:anchor="_Toc218850190" w:history="1">
        <w:r w:rsidRPr="0038227C">
          <w:rPr>
            <w:rStyle w:val="-"/>
            <w:noProof/>
            <w:lang w:val="en-US" w:eastAsia="en-US"/>
          </w:rPr>
          <w:t>Keywords</w:t>
        </w:r>
        <w:r>
          <w:rPr>
            <w:noProof/>
            <w:webHidden/>
          </w:rPr>
          <w:tab/>
        </w:r>
        <w:r>
          <w:rPr>
            <w:noProof/>
            <w:webHidden/>
          </w:rPr>
          <w:fldChar w:fldCharType="begin"/>
        </w:r>
        <w:r>
          <w:rPr>
            <w:noProof/>
            <w:webHidden/>
          </w:rPr>
          <w:instrText xml:space="preserve"> PAGEREF _Toc218850190 \h </w:instrText>
        </w:r>
        <w:r>
          <w:rPr>
            <w:noProof/>
            <w:webHidden/>
          </w:rPr>
        </w:r>
        <w:r>
          <w:rPr>
            <w:noProof/>
            <w:webHidden/>
          </w:rPr>
          <w:fldChar w:fldCharType="separate"/>
        </w:r>
        <w:r>
          <w:rPr>
            <w:noProof/>
            <w:webHidden/>
          </w:rPr>
          <w:t>xi</w:t>
        </w:r>
        <w:r>
          <w:rPr>
            <w:noProof/>
            <w:webHidden/>
          </w:rPr>
          <w:fldChar w:fldCharType="end"/>
        </w:r>
      </w:hyperlink>
    </w:p>
    <w:p w14:paraId="58D598B7" w14:textId="0E95C6C7" w:rsidR="00B71C88" w:rsidRDefault="00B71C88">
      <w:pPr>
        <w:pStyle w:val="11"/>
        <w:rPr>
          <w:rFonts w:asciiTheme="minorHAnsi" w:eastAsiaTheme="minorEastAsia" w:hAnsiTheme="minorHAnsi" w:cstheme="minorBidi"/>
          <w:noProof/>
          <w:kern w:val="2"/>
          <w:lang w:val="en-US" w:eastAsia="en-US"/>
          <w14:ligatures w14:val="standardContextual"/>
        </w:rPr>
      </w:pPr>
      <w:hyperlink w:anchor="_Toc218850191" w:history="1">
        <w:r w:rsidRPr="0038227C">
          <w:rPr>
            <w:rStyle w:val="-"/>
            <w:noProof/>
            <w:lang w:eastAsia="en-US"/>
          </w:rPr>
          <w:t>Γλωσσάρι</w:t>
        </w:r>
        <w:r>
          <w:rPr>
            <w:noProof/>
            <w:webHidden/>
          </w:rPr>
          <w:tab/>
        </w:r>
        <w:r>
          <w:rPr>
            <w:noProof/>
            <w:webHidden/>
          </w:rPr>
          <w:fldChar w:fldCharType="begin"/>
        </w:r>
        <w:r>
          <w:rPr>
            <w:noProof/>
            <w:webHidden/>
          </w:rPr>
          <w:instrText xml:space="preserve"> PAGEREF _Toc218850191 \h </w:instrText>
        </w:r>
        <w:r>
          <w:rPr>
            <w:noProof/>
            <w:webHidden/>
          </w:rPr>
        </w:r>
        <w:r>
          <w:rPr>
            <w:noProof/>
            <w:webHidden/>
          </w:rPr>
          <w:fldChar w:fldCharType="separate"/>
        </w:r>
        <w:r>
          <w:rPr>
            <w:noProof/>
            <w:webHidden/>
          </w:rPr>
          <w:t>xiv</w:t>
        </w:r>
        <w:r>
          <w:rPr>
            <w:noProof/>
            <w:webHidden/>
          </w:rPr>
          <w:fldChar w:fldCharType="end"/>
        </w:r>
      </w:hyperlink>
    </w:p>
    <w:p w14:paraId="155099D2" w14:textId="0BDBCA53" w:rsidR="00B71C88" w:rsidRDefault="00B71C88">
      <w:pPr>
        <w:pStyle w:val="11"/>
        <w:rPr>
          <w:rFonts w:asciiTheme="minorHAnsi" w:eastAsiaTheme="minorEastAsia" w:hAnsiTheme="minorHAnsi" w:cstheme="minorBidi"/>
          <w:noProof/>
          <w:kern w:val="2"/>
          <w:lang w:val="en-US" w:eastAsia="en-US"/>
          <w14:ligatures w14:val="standardContextual"/>
        </w:rPr>
      </w:pPr>
      <w:hyperlink w:anchor="_Toc218850192" w:history="1">
        <w:r w:rsidRPr="0038227C">
          <w:rPr>
            <w:rStyle w:val="-"/>
            <w:noProof/>
            <w:lang w:eastAsia="en-US"/>
          </w:rPr>
          <w:t>Κατάλογος Εικόνων / Σχημάτων</w:t>
        </w:r>
        <w:r>
          <w:rPr>
            <w:noProof/>
            <w:webHidden/>
          </w:rPr>
          <w:tab/>
        </w:r>
        <w:r>
          <w:rPr>
            <w:noProof/>
            <w:webHidden/>
          </w:rPr>
          <w:fldChar w:fldCharType="begin"/>
        </w:r>
        <w:r>
          <w:rPr>
            <w:noProof/>
            <w:webHidden/>
          </w:rPr>
          <w:instrText xml:space="preserve"> PAGEREF _Toc218850192 \h </w:instrText>
        </w:r>
        <w:r>
          <w:rPr>
            <w:noProof/>
            <w:webHidden/>
          </w:rPr>
        </w:r>
        <w:r>
          <w:rPr>
            <w:noProof/>
            <w:webHidden/>
          </w:rPr>
          <w:fldChar w:fldCharType="separate"/>
        </w:r>
        <w:r>
          <w:rPr>
            <w:noProof/>
            <w:webHidden/>
          </w:rPr>
          <w:t>xvi</w:t>
        </w:r>
        <w:r>
          <w:rPr>
            <w:noProof/>
            <w:webHidden/>
          </w:rPr>
          <w:fldChar w:fldCharType="end"/>
        </w:r>
      </w:hyperlink>
    </w:p>
    <w:p w14:paraId="5029D1FF" w14:textId="7ABBA5AC" w:rsidR="00B71C88" w:rsidRDefault="00B71C88">
      <w:pPr>
        <w:pStyle w:val="11"/>
        <w:rPr>
          <w:rFonts w:asciiTheme="minorHAnsi" w:eastAsiaTheme="minorEastAsia" w:hAnsiTheme="minorHAnsi" w:cstheme="minorBidi"/>
          <w:noProof/>
          <w:kern w:val="2"/>
          <w:lang w:val="en-US" w:eastAsia="en-US"/>
          <w14:ligatures w14:val="standardContextual"/>
        </w:rPr>
      </w:pPr>
      <w:hyperlink w:anchor="_Toc218850193" w:history="1">
        <w:r w:rsidRPr="0038227C">
          <w:rPr>
            <w:rStyle w:val="-"/>
            <w:noProof/>
            <w:lang w:eastAsia="en-US"/>
          </w:rPr>
          <w:t>Κατάλογος Πινάκων</w:t>
        </w:r>
        <w:r>
          <w:rPr>
            <w:noProof/>
            <w:webHidden/>
          </w:rPr>
          <w:tab/>
        </w:r>
        <w:r>
          <w:rPr>
            <w:noProof/>
            <w:webHidden/>
          </w:rPr>
          <w:fldChar w:fldCharType="begin"/>
        </w:r>
        <w:r>
          <w:rPr>
            <w:noProof/>
            <w:webHidden/>
          </w:rPr>
          <w:instrText xml:space="preserve"> PAGEREF _Toc218850193 \h </w:instrText>
        </w:r>
        <w:r>
          <w:rPr>
            <w:noProof/>
            <w:webHidden/>
          </w:rPr>
        </w:r>
        <w:r>
          <w:rPr>
            <w:noProof/>
            <w:webHidden/>
          </w:rPr>
          <w:fldChar w:fldCharType="separate"/>
        </w:r>
        <w:r>
          <w:rPr>
            <w:noProof/>
            <w:webHidden/>
          </w:rPr>
          <w:t>xvii</w:t>
        </w:r>
        <w:r>
          <w:rPr>
            <w:noProof/>
            <w:webHidden/>
          </w:rPr>
          <w:fldChar w:fldCharType="end"/>
        </w:r>
      </w:hyperlink>
    </w:p>
    <w:p w14:paraId="6F6A1321" w14:textId="37E10E0D" w:rsidR="00B71C88" w:rsidRDefault="00B71C88">
      <w:pPr>
        <w:pStyle w:val="11"/>
        <w:rPr>
          <w:rFonts w:asciiTheme="minorHAnsi" w:eastAsiaTheme="minorEastAsia" w:hAnsiTheme="minorHAnsi" w:cstheme="minorBidi"/>
          <w:noProof/>
          <w:kern w:val="2"/>
          <w:lang w:val="en-US" w:eastAsia="en-US"/>
          <w14:ligatures w14:val="standardContextual"/>
        </w:rPr>
      </w:pPr>
      <w:hyperlink w:anchor="_Toc218850194" w:history="1">
        <w:r w:rsidRPr="0038227C">
          <w:rPr>
            <w:rStyle w:val="-"/>
            <w:noProof/>
            <w:lang w:eastAsia="en-US"/>
          </w:rPr>
          <w:t>Συντομογραφίες &amp; Ακρωνύμια</w:t>
        </w:r>
        <w:r>
          <w:rPr>
            <w:noProof/>
            <w:webHidden/>
          </w:rPr>
          <w:tab/>
        </w:r>
        <w:r>
          <w:rPr>
            <w:noProof/>
            <w:webHidden/>
          </w:rPr>
          <w:fldChar w:fldCharType="begin"/>
        </w:r>
        <w:r>
          <w:rPr>
            <w:noProof/>
            <w:webHidden/>
          </w:rPr>
          <w:instrText xml:space="preserve"> PAGEREF _Toc218850194 \h </w:instrText>
        </w:r>
        <w:r>
          <w:rPr>
            <w:noProof/>
            <w:webHidden/>
          </w:rPr>
        </w:r>
        <w:r>
          <w:rPr>
            <w:noProof/>
            <w:webHidden/>
          </w:rPr>
          <w:fldChar w:fldCharType="separate"/>
        </w:r>
        <w:r>
          <w:rPr>
            <w:noProof/>
            <w:webHidden/>
          </w:rPr>
          <w:t>xviii</w:t>
        </w:r>
        <w:r>
          <w:rPr>
            <w:noProof/>
            <w:webHidden/>
          </w:rPr>
          <w:fldChar w:fldCharType="end"/>
        </w:r>
      </w:hyperlink>
    </w:p>
    <w:p w14:paraId="536CBD9E" w14:textId="1A2AE79E" w:rsidR="00B71C88" w:rsidRDefault="00B71C88">
      <w:pPr>
        <w:pStyle w:val="11"/>
        <w:rPr>
          <w:rFonts w:asciiTheme="minorHAnsi" w:eastAsiaTheme="minorEastAsia" w:hAnsiTheme="minorHAnsi" w:cstheme="minorBidi"/>
          <w:noProof/>
          <w:kern w:val="2"/>
          <w:lang w:val="en-US" w:eastAsia="en-US"/>
          <w14:ligatures w14:val="standardContextual"/>
        </w:rPr>
      </w:pPr>
      <w:hyperlink w:anchor="_Toc218850195" w:history="1">
        <w:r w:rsidRPr="0038227C">
          <w:rPr>
            <w:rStyle w:val="-"/>
            <w:noProof/>
            <w:lang w:eastAsia="en-US"/>
          </w:rPr>
          <w:t>1. Εισαγωγή</w:t>
        </w:r>
        <w:r>
          <w:rPr>
            <w:noProof/>
            <w:webHidden/>
          </w:rPr>
          <w:tab/>
        </w:r>
        <w:r>
          <w:rPr>
            <w:noProof/>
            <w:webHidden/>
          </w:rPr>
          <w:fldChar w:fldCharType="begin"/>
        </w:r>
        <w:r>
          <w:rPr>
            <w:noProof/>
            <w:webHidden/>
          </w:rPr>
          <w:instrText xml:space="preserve"> PAGEREF _Toc218850195 \h </w:instrText>
        </w:r>
        <w:r>
          <w:rPr>
            <w:noProof/>
            <w:webHidden/>
          </w:rPr>
        </w:r>
        <w:r>
          <w:rPr>
            <w:noProof/>
            <w:webHidden/>
          </w:rPr>
          <w:fldChar w:fldCharType="separate"/>
        </w:r>
        <w:r>
          <w:rPr>
            <w:noProof/>
            <w:webHidden/>
          </w:rPr>
          <w:t>1</w:t>
        </w:r>
        <w:r>
          <w:rPr>
            <w:noProof/>
            <w:webHidden/>
          </w:rPr>
          <w:fldChar w:fldCharType="end"/>
        </w:r>
      </w:hyperlink>
    </w:p>
    <w:p w14:paraId="0DB32E25" w14:textId="70BFAC72" w:rsidR="00B71C88" w:rsidRDefault="00B71C88">
      <w:pPr>
        <w:pStyle w:val="22"/>
        <w:rPr>
          <w:rFonts w:asciiTheme="minorHAnsi" w:eastAsiaTheme="minorEastAsia" w:hAnsiTheme="minorHAnsi" w:cstheme="minorBidi"/>
          <w:noProof/>
          <w:kern w:val="2"/>
          <w:lang w:val="en-US" w:eastAsia="en-US"/>
          <w14:ligatures w14:val="standardContextual"/>
        </w:rPr>
      </w:pPr>
      <w:hyperlink w:anchor="_Toc218850196" w:history="1">
        <w:r w:rsidRPr="0038227C">
          <w:rPr>
            <w:rStyle w:val="-"/>
            <w:noProof/>
          </w:rPr>
          <w:t>1.1 Ορισμός και Περιγραφή Προβλήματος</w:t>
        </w:r>
        <w:r>
          <w:rPr>
            <w:noProof/>
            <w:webHidden/>
          </w:rPr>
          <w:tab/>
        </w:r>
        <w:r>
          <w:rPr>
            <w:noProof/>
            <w:webHidden/>
          </w:rPr>
          <w:fldChar w:fldCharType="begin"/>
        </w:r>
        <w:r>
          <w:rPr>
            <w:noProof/>
            <w:webHidden/>
          </w:rPr>
          <w:instrText xml:space="preserve"> PAGEREF _Toc218850196 \h </w:instrText>
        </w:r>
        <w:r>
          <w:rPr>
            <w:noProof/>
            <w:webHidden/>
          </w:rPr>
        </w:r>
        <w:r>
          <w:rPr>
            <w:noProof/>
            <w:webHidden/>
          </w:rPr>
          <w:fldChar w:fldCharType="separate"/>
        </w:r>
        <w:r>
          <w:rPr>
            <w:noProof/>
            <w:webHidden/>
          </w:rPr>
          <w:t>1</w:t>
        </w:r>
        <w:r>
          <w:rPr>
            <w:noProof/>
            <w:webHidden/>
          </w:rPr>
          <w:fldChar w:fldCharType="end"/>
        </w:r>
      </w:hyperlink>
    </w:p>
    <w:p w14:paraId="2DFDE974" w14:textId="48F4E8C8" w:rsidR="00B71C88" w:rsidRDefault="00B71C88">
      <w:pPr>
        <w:pStyle w:val="32"/>
        <w:rPr>
          <w:rFonts w:asciiTheme="minorHAnsi" w:eastAsiaTheme="minorEastAsia" w:hAnsiTheme="minorHAnsi" w:cstheme="minorBidi"/>
          <w:noProof/>
          <w:kern w:val="2"/>
          <w:lang w:val="en-US" w:eastAsia="en-US"/>
          <w14:ligatures w14:val="standardContextual"/>
        </w:rPr>
      </w:pPr>
      <w:hyperlink w:anchor="_Toc218850197" w:history="1">
        <w:r w:rsidRPr="0038227C">
          <w:rPr>
            <w:rStyle w:val="-"/>
            <w:noProof/>
          </w:rPr>
          <w:t>1.1.1  Περιγραφή του Προβλήματος για μη Ειδικούς</w:t>
        </w:r>
        <w:r>
          <w:rPr>
            <w:noProof/>
            <w:webHidden/>
          </w:rPr>
          <w:tab/>
        </w:r>
        <w:r>
          <w:rPr>
            <w:noProof/>
            <w:webHidden/>
          </w:rPr>
          <w:fldChar w:fldCharType="begin"/>
        </w:r>
        <w:r>
          <w:rPr>
            <w:noProof/>
            <w:webHidden/>
          </w:rPr>
          <w:instrText xml:space="preserve"> PAGEREF _Toc218850197 \h </w:instrText>
        </w:r>
        <w:r>
          <w:rPr>
            <w:noProof/>
            <w:webHidden/>
          </w:rPr>
        </w:r>
        <w:r>
          <w:rPr>
            <w:noProof/>
            <w:webHidden/>
          </w:rPr>
          <w:fldChar w:fldCharType="separate"/>
        </w:r>
        <w:r>
          <w:rPr>
            <w:noProof/>
            <w:webHidden/>
          </w:rPr>
          <w:t>2</w:t>
        </w:r>
        <w:r>
          <w:rPr>
            <w:noProof/>
            <w:webHidden/>
          </w:rPr>
          <w:fldChar w:fldCharType="end"/>
        </w:r>
      </w:hyperlink>
    </w:p>
    <w:p w14:paraId="00F1E0D5" w14:textId="069712DA" w:rsidR="00B71C88" w:rsidRDefault="00B71C88">
      <w:pPr>
        <w:pStyle w:val="32"/>
        <w:rPr>
          <w:rFonts w:asciiTheme="minorHAnsi" w:eastAsiaTheme="minorEastAsia" w:hAnsiTheme="minorHAnsi" w:cstheme="minorBidi"/>
          <w:noProof/>
          <w:kern w:val="2"/>
          <w:lang w:val="en-US" w:eastAsia="en-US"/>
          <w14:ligatures w14:val="standardContextual"/>
        </w:rPr>
      </w:pPr>
      <w:hyperlink w:anchor="_Toc218850198" w:history="1">
        <w:r w:rsidRPr="0038227C">
          <w:rPr>
            <w:rStyle w:val="-"/>
            <w:noProof/>
          </w:rPr>
          <w:t>1.1.2 Σημαντικότητα Επίλυσης Προβλήματος</w:t>
        </w:r>
        <w:r>
          <w:rPr>
            <w:noProof/>
            <w:webHidden/>
          </w:rPr>
          <w:tab/>
        </w:r>
        <w:r>
          <w:rPr>
            <w:noProof/>
            <w:webHidden/>
          </w:rPr>
          <w:fldChar w:fldCharType="begin"/>
        </w:r>
        <w:r>
          <w:rPr>
            <w:noProof/>
            <w:webHidden/>
          </w:rPr>
          <w:instrText xml:space="preserve"> PAGEREF _Toc218850198 \h </w:instrText>
        </w:r>
        <w:r>
          <w:rPr>
            <w:noProof/>
            <w:webHidden/>
          </w:rPr>
        </w:r>
        <w:r>
          <w:rPr>
            <w:noProof/>
            <w:webHidden/>
          </w:rPr>
          <w:fldChar w:fldCharType="separate"/>
        </w:r>
        <w:r>
          <w:rPr>
            <w:noProof/>
            <w:webHidden/>
          </w:rPr>
          <w:t>3</w:t>
        </w:r>
        <w:r>
          <w:rPr>
            <w:noProof/>
            <w:webHidden/>
          </w:rPr>
          <w:fldChar w:fldCharType="end"/>
        </w:r>
      </w:hyperlink>
    </w:p>
    <w:p w14:paraId="5A4B0F1D" w14:textId="5AF84F15" w:rsidR="00B71C88" w:rsidRDefault="00B71C88">
      <w:pPr>
        <w:pStyle w:val="32"/>
        <w:rPr>
          <w:rFonts w:asciiTheme="minorHAnsi" w:eastAsiaTheme="minorEastAsia" w:hAnsiTheme="minorHAnsi" w:cstheme="minorBidi"/>
          <w:noProof/>
          <w:kern w:val="2"/>
          <w:lang w:val="en-US" w:eastAsia="en-US"/>
          <w14:ligatures w14:val="standardContextual"/>
        </w:rPr>
      </w:pPr>
      <w:hyperlink w:anchor="_Toc218850199" w:history="1">
        <w:r w:rsidRPr="0038227C">
          <w:rPr>
            <w:rStyle w:val="-"/>
            <w:noProof/>
          </w:rPr>
          <w:t>1.1.3 Υφιστάμενες Προσεγγίσεις/Γενική Αντιμετώπιση</w:t>
        </w:r>
        <w:r>
          <w:rPr>
            <w:noProof/>
            <w:webHidden/>
          </w:rPr>
          <w:tab/>
        </w:r>
        <w:r>
          <w:rPr>
            <w:noProof/>
            <w:webHidden/>
          </w:rPr>
          <w:fldChar w:fldCharType="begin"/>
        </w:r>
        <w:r>
          <w:rPr>
            <w:noProof/>
            <w:webHidden/>
          </w:rPr>
          <w:instrText xml:space="preserve"> PAGEREF _Toc218850199 \h </w:instrText>
        </w:r>
        <w:r>
          <w:rPr>
            <w:noProof/>
            <w:webHidden/>
          </w:rPr>
        </w:r>
        <w:r>
          <w:rPr>
            <w:noProof/>
            <w:webHidden/>
          </w:rPr>
          <w:fldChar w:fldCharType="separate"/>
        </w:r>
        <w:r>
          <w:rPr>
            <w:noProof/>
            <w:webHidden/>
          </w:rPr>
          <w:t>5</w:t>
        </w:r>
        <w:r>
          <w:rPr>
            <w:noProof/>
            <w:webHidden/>
          </w:rPr>
          <w:fldChar w:fldCharType="end"/>
        </w:r>
      </w:hyperlink>
    </w:p>
    <w:p w14:paraId="0C8FAD2C" w14:textId="04BD4178" w:rsidR="00B71C88" w:rsidRDefault="00B71C88">
      <w:pPr>
        <w:pStyle w:val="32"/>
        <w:rPr>
          <w:rFonts w:asciiTheme="minorHAnsi" w:eastAsiaTheme="minorEastAsia" w:hAnsiTheme="minorHAnsi" w:cstheme="minorBidi"/>
          <w:noProof/>
          <w:kern w:val="2"/>
          <w:lang w:val="en-US" w:eastAsia="en-US"/>
          <w14:ligatures w14:val="standardContextual"/>
        </w:rPr>
      </w:pPr>
      <w:hyperlink w:anchor="_Toc218850200" w:history="1">
        <w:r w:rsidRPr="0038227C">
          <w:rPr>
            <w:rStyle w:val="-"/>
            <w:noProof/>
          </w:rPr>
          <w:t>1.2 Προσωπική Προσέγγιση Επίλυσης Προβλήματος</w:t>
        </w:r>
        <w:r>
          <w:rPr>
            <w:noProof/>
            <w:webHidden/>
          </w:rPr>
          <w:tab/>
        </w:r>
        <w:r>
          <w:rPr>
            <w:noProof/>
            <w:webHidden/>
          </w:rPr>
          <w:fldChar w:fldCharType="begin"/>
        </w:r>
        <w:r>
          <w:rPr>
            <w:noProof/>
            <w:webHidden/>
          </w:rPr>
          <w:instrText xml:space="preserve"> PAGEREF _Toc218850200 \h </w:instrText>
        </w:r>
        <w:r>
          <w:rPr>
            <w:noProof/>
            <w:webHidden/>
          </w:rPr>
        </w:r>
        <w:r>
          <w:rPr>
            <w:noProof/>
            <w:webHidden/>
          </w:rPr>
          <w:fldChar w:fldCharType="separate"/>
        </w:r>
        <w:r>
          <w:rPr>
            <w:noProof/>
            <w:webHidden/>
          </w:rPr>
          <w:t>9</w:t>
        </w:r>
        <w:r>
          <w:rPr>
            <w:noProof/>
            <w:webHidden/>
          </w:rPr>
          <w:fldChar w:fldCharType="end"/>
        </w:r>
      </w:hyperlink>
    </w:p>
    <w:p w14:paraId="7EF3238F" w14:textId="49B6D16D" w:rsidR="00B71C88" w:rsidRDefault="00B71C88">
      <w:pPr>
        <w:pStyle w:val="22"/>
        <w:tabs>
          <w:tab w:val="left" w:pos="960"/>
        </w:tabs>
        <w:rPr>
          <w:rFonts w:asciiTheme="minorHAnsi" w:eastAsiaTheme="minorEastAsia" w:hAnsiTheme="minorHAnsi" w:cstheme="minorBidi"/>
          <w:noProof/>
          <w:kern w:val="2"/>
          <w:lang w:val="en-US" w:eastAsia="en-US"/>
          <w14:ligatures w14:val="standardContextual"/>
        </w:rPr>
      </w:pPr>
      <w:hyperlink w:anchor="_Toc218850201" w:history="1">
        <w:r w:rsidRPr="0038227C">
          <w:rPr>
            <w:rStyle w:val="-"/>
            <w:noProof/>
          </w:rPr>
          <w:t>1.3</w:t>
        </w:r>
        <w:r>
          <w:rPr>
            <w:rFonts w:asciiTheme="minorHAnsi" w:eastAsiaTheme="minorEastAsia" w:hAnsiTheme="minorHAnsi" w:cstheme="minorBidi"/>
            <w:noProof/>
            <w:kern w:val="2"/>
            <w:lang w:eastAsia="en-US"/>
            <w14:ligatures w14:val="standardContextual"/>
          </w:rPr>
          <w:t xml:space="preserve"> </w:t>
        </w:r>
        <w:r w:rsidRPr="0038227C">
          <w:rPr>
            <w:rStyle w:val="-"/>
            <w:noProof/>
          </w:rPr>
          <w:t>Δομή Εργασίας</w:t>
        </w:r>
        <w:r>
          <w:rPr>
            <w:noProof/>
            <w:webHidden/>
          </w:rPr>
          <w:tab/>
        </w:r>
        <w:r>
          <w:rPr>
            <w:noProof/>
            <w:webHidden/>
          </w:rPr>
          <w:fldChar w:fldCharType="begin"/>
        </w:r>
        <w:r>
          <w:rPr>
            <w:noProof/>
            <w:webHidden/>
          </w:rPr>
          <w:instrText xml:space="preserve"> PAGEREF _Toc218850201 \h </w:instrText>
        </w:r>
        <w:r>
          <w:rPr>
            <w:noProof/>
            <w:webHidden/>
          </w:rPr>
        </w:r>
        <w:r>
          <w:rPr>
            <w:noProof/>
            <w:webHidden/>
          </w:rPr>
          <w:fldChar w:fldCharType="separate"/>
        </w:r>
        <w:r>
          <w:rPr>
            <w:noProof/>
            <w:webHidden/>
          </w:rPr>
          <w:t>12</w:t>
        </w:r>
        <w:r>
          <w:rPr>
            <w:noProof/>
            <w:webHidden/>
          </w:rPr>
          <w:fldChar w:fldCharType="end"/>
        </w:r>
      </w:hyperlink>
    </w:p>
    <w:p w14:paraId="50A81617" w14:textId="13FE4A0A" w:rsidR="00B71C88" w:rsidRDefault="00B71C88">
      <w:pPr>
        <w:pStyle w:val="22"/>
        <w:tabs>
          <w:tab w:val="left" w:pos="960"/>
        </w:tabs>
        <w:rPr>
          <w:rFonts w:asciiTheme="minorHAnsi" w:eastAsiaTheme="minorEastAsia" w:hAnsiTheme="minorHAnsi" w:cstheme="minorBidi"/>
          <w:noProof/>
          <w:kern w:val="2"/>
          <w:lang w:val="en-US" w:eastAsia="en-US"/>
          <w14:ligatures w14:val="standardContextual"/>
        </w:rPr>
      </w:pPr>
      <w:hyperlink w:anchor="_Toc218850202" w:history="1">
        <w:r w:rsidRPr="0038227C">
          <w:rPr>
            <w:rStyle w:val="-"/>
            <w:noProof/>
          </w:rPr>
          <w:t>1.4</w:t>
        </w:r>
        <w:r>
          <w:rPr>
            <w:rFonts w:asciiTheme="minorHAnsi" w:eastAsiaTheme="minorEastAsia" w:hAnsiTheme="minorHAnsi" w:cstheme="minorBidi"/>
            <w:noProof/>
            <w:kern w:val="2"/>
            <w:lang w:eastAsia="en-US"/>
            <w14:ligatures w14:val="standardContextual"/>
          </w:rPr>
          <w:t xml:space="preserve"> </w:t>
        </w:r>
        <w:r w:rsidRPr="0038227C">
          <w:rPr>
            <w:rStyle w:val="-"/>
            <w:noProof/>
          </w:rPr>
          <w:t>Συμπεράσματα και Προτάσεις</w:t>
        </w:r>
        <w:r>
          <w:rPr>
            <w:noProof/>
            <w:webHidden/>
          </w:rPr>
          <w:tab/>
        </w:r>
        <w:r>
          <w:rPr>
            <w:noProof/>
            <w:webHidden/>
          </w:rPr>
          <w:fldChar w:fldCharType="begin"/>
        </w:r>
        <w:r>
          <w:rPr>
            <w:noProof/>
            <w:webHidden/>
          </w:rPr>
          <w:instrText xml:space="preserve"> PAGEREF _Toc218850202 \h </w:instrText>
        </w:r>
        <w:r>
          <w:rPr>
            <w:noProof/>
            <w:webHidden/>
          </w:rPr>
        </w:r>
        <w:r>
          <w:rPr>
            <w:noProof/>
            <w:webHidden/>
          </w:rPr>
          <w:fldChar w:fldCharType="separate"/>
        </w:r>
        <w:r>
          <w:rPr>
            <w:noProof/>
            <w:webHidden/>
          </w:rPr>
          <w:t>13</w:t>
        </w:r>
        <w:r>
          <w:rPr>
            <w:noProof/>
            <w:webHidden/>
          </w:rPr>
          <w:fldChar w:fldCharType="end"/>
        </w:r>
      </w:hyperlink>
    </w:p>
    <w:p w14:paraId="5B6454FC" w14:textId="31C520A4" w:rsidR="00B71C88" w:rsidRDefault="00B71C88">
      <w:pPr>
        <w:pStyle w:val="11"/>
        <w:rPr>
          <w:rFonts w:asciiTheme="minorHAnsi" w:eastAsiaTheme="minorEastAsia" w:hAnsiTheme="minorHAnsi" w:cstheme="minorBidi"/>
          <w:noProof/>
          <w:kern w:val="2"/>
          <w:lang w:val="en-US" w:eastAsia="en-US"/>
          <w14:ligatures w14:val="standardContextual"/>
        </w:rPr>
      </w:pPr>
      <w:hyperlink w:anchor="_Toc218850203" w:history="1">
        <w:r w:rsidRPr="0038227C">
          <w:rPr>
            <w:rStyle w:val="-"/>
            <w:noProof/>
            <w:lang w:eastAsia="en-US"/>
          </w:rPr>
          <w:t xml:space="preserve">2. </w:t>
        </w:r>
        <w:r w:rsidRPr="0038227C">
          <w:rPr>
            <w:rStyle w:val="-"/>
            <w:noProof/>
          </w:rPr>
          <w:t>Θεωρητικό Υπόβαθρο – Επίδραση των Ιnfluencer και Ψηφιακή Οικονομία</w:t>
        </w:r>
        <w:r>
          <w:rPr>
            <w:noProof/>
            <w:webHidden/>
          </w:rPr>
          <w:tab/>
        </w:r>
        <w:r>
          <w:rPr>
            <w:noProof/>
            <w:webHidden/>
          </w:rPr>
          <w:fldChar w:fldCharType="begin"/>
        </w:r>
        <w:r>
          <w:rPr>
            <w:noProof/>
            <w:webHidden/>
          </w:rPr>
          <w:instrText xml:space="preserve"> PAGEREF _Toc218850203 \h </w:instrText>
        </w:r>
        <w:r>
          <w:rPr>
            <w:noProof/>
            <w:webHidden/>
          </w:rPr>
        </w:r>
        <w:r>
          <w:rPr>
            <w:noProof/>
            <w:webHidden/>
          </w:rPr>
          <w:fldChar w:fldCharType="separate"/>
        </w:r>
        <w:r>
          <w:rPr>
            <w:noProof/>
            <w:webHidden/>
          </w:rPr>
          <w:t>15</w:t>
        </w:r>
        <w:r>
          <w:rPr>
            <w:noProof/>
            <w:webHidden/>
          </w:rPr>
          <w:fldChar w:fldCharType="end"/>
        </w:r>
      </w:hyperlink>
    </w:p>
    <w:p w14:paraId="331D1F37" w14:textId="7F27979F" w:rsidR="00B71C88" w:rsidRDefault="00B71C88">
      <w:pPr>
        <w:pStyle w:val="32"/>
        <w:rPr>
          <w:rFonts w:asciiTheme="minorHAnsi" w:eastAsiaTheme="minorEastAsia" w:hAnsiTheme="minorHAnsi" w:cstheme="minorBidi"/>
          <w:noProof/>
          <w:kern w:val="2"/>
          <w:lang w:val="en-US" w:eastAsia="en-US"/>
          <w14:ligatures w14:val="standardContextual"/>
        </w:rPr>
      </w:pPr>
      <w:hyperlink w:anchor="_Toc218850204" w:history="1">
        <w:r w:rsidRPr="0038227C">
          <w:rPr>
            <w:rStyle w:val="-"/>
            <w:noProof/>
          </w:rPr>
          <w:t xml:space="preserve">2.1 </w:t>
        </w:r>
        <w:r w:rsidRPr="0038227C">
          <w:rPr>
            <w:rStyle w:val="-"/>
            <w:noProof/>
            <w:lang w:eastAsia="en-US"/>
          </w:rPr>
          <w:t>Εισαγωγή στο Θεωρητικό Υπόβαθρο</w:t>
        </w:r>
        <w:r>
          <w:rPr>
            <w:noProof/>
            <w:webHidden/>
          </w:rPr>
          <w:tab/>
        </w:r>
        <w:r>
          <w:rPr>
            <w:noProof/>
            <w:webHidden/>
          </w:rPr>
          <w:fldChar w:fldCharType="begin"/>
        </w:r>
        <w:r>
          <w:rPr>
            <w:noProof/>
            <w:webHidden/>
          </w:rPr>
          <w:instrText xml:space="preserve"> PAGEREF _Toc218850204 \h </w:instrText>
        </w:r>
        <w:r>
          <w:rPr>
            <w:noProof/>
            <w:webHidden/>
          </w:rPr>
        </w:r>
        <w:r>
          <w:rPr>
            <w:noProof/>
            <w:webHidden/>
          </w:rPr>
          <w:fldChar w:fldCharType="separate"/>
        </w:r>
        <w:r>
          <w:rPr>
            <w:noProof/>
            <w:webHidden/>
          </w:rPr>
          <w:t>15</w:t>
        </w:r>
        <w:r>
          <w:rPr>
            <w:noProof/>
            <w:webHidden/>
          </w:rPr>
          <w:fldChar w:fldCharType="end"/>
        </w:r>
      </w:hyperlink>
    </w:p>
    <w:p w14:paraId="7F434862" w14:textId="283B8E11" w:rsidR="00B71C88" w:rsidRDefault="00B71C88">
      <w:pPr>
        <w:pStyle w:val="32"/>
        <w:rPr>
          <w:rFonts w:asciiTheme="minorHAnsi" w:eastAsiaTheme="minorEastAsia" w:hAnsiTheme="minorHAnsi" w:cstheme="minorBidi"/>
          <w:noProof/>
          <w:kern w:val="2"/>
          <w:lang w:val="en-US" w:eastAsia="en-US"/>
          <w14:ligatures w14:val="standardContextual"/>
        </w:rPr>
      </w:pPr>
      <w:hyperlink w:anchor="_Toc218850205" w:history="1">
        <w:r w:rsidRPr="0038227C">
          <w:rPr>
            <w:rStyle w:val="-"/>
            <w:noProof/>
          </w:rPr>
          <w:t>2.1.1 Μηχανισμοί Εμπιστοσύνης και Κοινωνικής Απόδειξης</w:t>
        </w:r>
        <w:r>
          <w:rPr>
            <w:noProof/>
            <w:webHidden/>
          </w:rPr>
          <w:tab/>
        </w:r>
        <w:r>
          <w:rPr>
            <w:noProof/>
            <w:webHidden/>
          </w:rPr>
          <w:fldChar w:fldCharType="begin"/>
        </w:r>
        <w:r>
          <w:rPr>
            <w:noProof/>
            <w:webHidden/>
          </w:rPr>
          <w:instrText xml:space="preserve"> PAGEREF _Toc218850205 \h </w:instrText>
        </w:r>
        <w:r>
          <w:rPr>
            <w:noProof/>
            <w:webHidden/>
          </w:rPr>
        </w:r>
        <w:r>
          <w:rPr>
            <w:noProof/>
            <w:webHidden/>
          </w:rPr>
          <w:fldChar w:fldCharType="separate"/>
        </w:r>
        <w:r>
          <w:rPr>
            <w:noProof/>
            <w:webHidden/>
          </w:rPr>
          <w:t>15</w:t>
        </w:r>
        <w:r>
          <w:rPr>
            <w:noProof/>
            <w:webHidden/>
          </w:rPr>
          <w:fldChar w:fldCharType="end"/>
        </w:r>
      </w:hyperlink>
    </w:p>
    <w:p w14:paraId="533CDBC6" w14:textId="3576C443" w:rsidR="00B71C88" w:rsidRDefault="00B71C88">
      <w:pPr>
        <w:pStyle w:val="32"/>
        <w:rPr>
          <w:rFonts w:asciiTheme="minorHAnsi" w:eastAsiaTheme="minorEastAsia" w:hAnsiTheme="minorHAnsi" w:cstheme="minorBidi"/>
          <w:noProof/>
          <w:kern w:val="2"/>
          <w:lang w:val="en-US" w:eastAsia="en-US"/>
          <w14:ligatures w14:val="standardContextual"/>
        </w:rPr>
      </w:pPr>
      <w:hyperlink w:anchor="_Toc218850206" w:history="1">
        <w:r w:rsidRPr="0038227C">
          <w:rPr>
            <w:rStyle w:val="-"/>
            <w:noProof/>
          </w:rPr>
          <w:t>2.1.1.1 Αυθεντικότητα και Εμπιστοσύνη</w:t>
        </w:r>
        <w:r>
          <w:rPr>
            <w:noProof/>
            <w:webHidden/>
          </w:rPr>
          <w:tab/>
        </w:r>
        <w:r>
          <w:rPr>
            <w:noProof/>
            <w:webHidden/>
          </w:rPr>
          <w:fldChar w:fldCharType="begin"/>
        </w:r>
        <w:r>
          <w:rPr>
            <w:noProof/>
            <w:webHidden/>
          </w:rPr>
          <w:instrText xml:space="preserve"> PAGEREF _Toc218850206 \h </w:instrText>
        </w:r>
        <w:r>
          <w:rPr>
            <w:noProof/>
            <w:webHidden/>
          </w:rPr>
        </w:r>
        <w:r>
          <w:rPr>
            <w:noProof/>
            <w:webHidden/>
          </w:rPr>
          <w:fldChar w:fldCharType="separate"/>
        </w:r>
        <w:r>
          <w:rPr>
            <w:noProof/>
            <w:webHidden/>
          </w:rPr>
          <w:t>16</w:t>
        </w:r>
        <w:r>
          <w:rPr>
            <w:noProof/>
            <w:webHidden/>
          </w:rPr>
          <w:fldChar w:fldCharType="end"/>
        </w:r>
      </w:hyperlink>
    </w:p>
    <w:p w14:paraId="60C824A7" w14:textId="3A30F0EA" w:rsidR="00B71C88" w:rsidRDefault="00B71C88">
      <w:pPr>
        <w:pStyle w:val="32"/>
        <w:rPr>
          <w:rFonts w:asciiTheme="minorHAnsi" w:eastAsiaTheme="minorEastAsia" w:hAnsiTheme="minorHAnsi" w:cstheme="minorBidi"/>
          <w:noProof/>
          <w:kern w:val="2"/>
          <w:lang w:val="en-US" w:eastAsia="en-US"/>
          <w14:ligatures w14:val="standardContextual"/>
        </w:rPr>
      </w:pPr>
      <w:hyperlink w:anchor="_Toc218850207" w:history="1">
        <w:r w:rsidRPr="0038227C">
          <w:rPr>
            <w:rStyle w:val="-"/>
            <w:noProof/>
          </w:rPr>
          <w:t>2.1.1.2 Εξειδίκευση και Κοινωνική Ταύτιση</w:t>
        </w:r>
        <w:r>
          <w:rPr>
            <w:noProof/>
            <w:webHidden/>
          </w:rPr>
          <w:tab/>
        </w:r>
        <w:r>
          <w:rPr>
            <w:noProof/>
            <w:webHidden/>
          </w:rPr>
          <w:fldChar w:fldCharType="begin"/>
        </w:r>
        <w:r>
          <w:rPr>
            <w:noProof/>
            <w:webHidden/>
          </w:rPr>
          <w:instrText xml:space="preserve"> PAGEREF _Toc218850207 \h </w:instrText>
        </w:r>
        <w:r>
          <w:rPr>
            <w:noProof/>
            <w:webHidden/>
          </w:rPr>
        </w:r>
        <w:r>
          <w:rPr>
            <w:noProof/>
            <w:webHidden/>
          </w:rPr>
          <w:fldChar w:fldCharType="separate"/>
        </w:r>
        <w:r>
          <w:rPr>
            <w:noProof/>
            <w:webHidden/>
          </w:rPr>
          <w:t>17</w:t>
        </w:r>
        <w:r>
          <w:rPr>
            <w:noProof/>
            <w:webHidden/>
          </w:rPr>
          <w:fldChar w:fldCharType="end"/>
        </w:r>
      </w:hyperlink>
    </w:p>
    <w:p w14:paraId="7932FFD1" w14:textId="7807FE5B" w:rsidR="00B71C88" w:rsidRDefault="00B71C88">
      <w:pPr>
        <w:pStyle w:val="32"/>
        <w:rPr>
          <w:rFonts w:asciiTheme="minorHAnsi" w:eastAsiaTheme="minorEastAsia" w:hAnsiTheme="minorHAnsi" w:cstheme="minorBidi"/>
          <w:noProof/>
          <w:kern w:val="2"/>
          <w:lang w:val="en-US" w:eastAsia="en-US"/>
          <w14:ligatures w14:val="standardContextual"/>
        </w:rPr>
      </w:pPr>
      <w:hyperlink w:anchor="_Toc218850208" w:history="1">
        <w:r w:rsidRPr="0038227C">
          <w:rPr>
            <w:rStyle w:val="-"/>
            <w:noProof/>
          </w:rPr>
          <w:t>2.1.1.3 Πρακτικές και Μέθοδοι Επικοινωνίας</w:t>
        </w:r>
        <w:r>
          <w:rPr>
            <w:noProof/>
            <w:webHidden/>
          </w:rPr>
          <w:tab/>
        </w:r>
        <w:r>
          <w:rPr>
            <w:noProof/>
            <w:webHidden/>
          </w:rPr>
          <w:fldChar w:fldCharType="begin"/>
        </w:r>
        <w:r>
          <w:rPr>
            <w:noProof/>
            <w:webHidden/>
          </w:rPr>
          <w:instrText xml:space="preserve"> PAGEREF _Toc218850208 \h </w:instrText>
        </w:r>
        <w:r>
          <w:rPr>
            <w:noProof/>
            <w:webHidden/>
          </w:rPr>
        </w:r>
        <w:r>
          <w:rPr>
            <w:noProof/>
            <w:webHidden/>
          </w:rPr>
          <w:fldChar w:fldCharType="separate"/>
        </w:r>
        <w:r>
          <w:rPr>
            <w:noProof/>
            <w:webHidden/>
          </w:rPr>
          <w:t>18</w:t>
        </w:r>
        <w:r>
          <w:rPr>
            <w:noProof/>
            <w:webHidden/>
          </w:rPr>
          <w:fldChar w:fldCharType="end"/>
        </w:r>
      </w:hyperlink>
    </w:p>
    <w:p w14:paraId="348CFD5F" w14:textId="0F946EA7" w:rsidR="00B71C88" w:rsidRDefault="00B71C88">
      <w:pPr>
        <w:pStyle w:val="32"/>
        <w:rPr>
          <w:rFonts w:asciiTheme="minorHAnsi" w:eastAsiaTheme="minorEastAsia" w:hAnsiTheme="minorHAnsi" w:cstheme="minorBidi"/>
          <w:noProof/>
          <w:kern w:val="2"/>
          <w:lang w:val="en-US" w:eastAsia="en-US"/>
          <w14:ligatures w14:val="standardContextual"/>
        </w:rPr>
      </w:pPr>
      <w:hyperlink w:anchor="_Toc218850209" w:history="1">
        <w:r w:rsidRPr="0038227C">
          <w:rPr>
            <w:rStyle w:val="-"/>
            <w:noProof/>
          </w:rPr>
          <w:t>2.1.2 Ρόλος των Ι</w:t>
        </w:r>
        <w:r w:rsidRPr="0038227C">
          <w:rPr>
            <w:rStyle w:val="-"/>
            <w:noProof/>
            <w:lang w:val="en-US"/>
          </w:rPr>
          <w:t>nfluencers</w:t>
        </w:r>
        <w:r w:rsidRPr="0038227C">
          <w:rPr>
            <w:rStyle w:val="-"/>
            <w:noProof/>
          </w:rPr>
          <w:t xml:space="preserve"> στα </w:t>
        </w:r>
        <w:r w:rsidRPr="0038227C">
          <w:rPr>
            <w:rStyle w:val="-"/>
            <w:noProof/>
            <w:lang w:val="en-US"/>
          </w:rPr>
          <w:t>Social</w:t>
        </w:r>
        <w:r w:rsidRPr="0038227C">
          <w:rPr>
            <w:rStyle w:val="-"/>
            <w:noProof/>
          </w:rPr>
          <w:t xml:space="preserve"> </w:t>
        </w:r>
        <w:r w:rsidRPr="0038227C">
          <w:rPr>
            <w:rStyle w:val="-"/>
            <w:noProof/>
            <w:lang w:val="en-US"/>
          </w:rPr>
          <w:t>Media</w:t>
        </w:r>
        <w:r>
          <w:rPr>
            <w:noProof/>
            <w:webHidden/>
          </w:rPr>
          <w:tab/>
        </w:r>
        <w:r>
          <w:rPr>
            <w:noProof/>
            <w:webHidden/>
          </w:rPr>
          <w:fldChar w:fldCharType="begin"/>
        </w:r>
        <w:r>
          <w:rPr>
            <w:noProof/>
            <w:webHidden/>
          </w:rPr>
          <w:instrText xml:space="preserve"> PAGEREF _Toc218850209 \h </w:instrText>
        </w:r>
        <w:r>
          <w:rPr>
            <w:noProof/>
            <w:webHidden/>
          </w:rPr>
        </w:r>
        <w:r>
          <w:rPr>
            <w:noProof/>
            <w:webHidden/>
          </w:rPr>
          <w:fldChar w:fldCharType="separate"/>
        </w:r>
        <w:r>
          <w:rPr>
            <w:noProof/>
            <w:webHidden/>
          </w:rPr>
          <w:t>19</w:t>
        </w:r>
        <w:r>
          <w:rPr>
            <w:noProof/>
            <w:webHidden/>
          </w:rPr>
          <w:fldChar w:fldCharType="end"/>
        </w:r>
      </w:hyperlink>
    </w:p>
    <w:p w14:paraId="1FE0F683" w14:textId="74AA6708" w:rsidR="00B71C88" w:rsidRDefault="00B71C88">
      <w:pPr>
        <w:pStyle w:val="32"/>
        <w:rPr>
          <w:rFonts w:asciiTheme="minorHAnsi" w:eastAsiaTheme="minorEastAsia" w:hAnsiTheme="minorHAnsi" w:cstheme="minorBidi"/>
          <w:noProof/>
          <w:kern w:val="2"/>
          <w:lang w:val="en-US" w:eastAsia="en-US"/>
          <w14:ligatures w14:val="standardContextual"/>
        </w:rPr>
      </w:pPr>
      <w:hyperlink w:anchor="_Toc218850210" w:history="1">
        <w:r w:rsidRPr="0038227C">
          <w:rPr>
            <w:rStyle w:val="-"/>
            <w:noProof/>
          </w:rPr>
          <w:t xml:space="preserve">2.1.3 </w:t>
        </w:r>
        <w:r w:rsidRPr="0038227C">
          <w:rPr>
            <w:rStyle w:val="-"/>
            <w:noProof/>
            <w:lang w:val="en-US"/>
          </w:rPr>
          <w:t>Social</w:t>
        </w:r>
        <w:r w:rsidRPr="0038227C">
          <w:rPr>
            <w:rStyle w:val="-"/>
            <w:noProof/>
          </w:rPr>
          <w:t xml:space="preserve"> </w:t>
        </w:r>
        <w:r w:rsidRPr="0038227C">
          <w:rPr>
            <w:rStyle w:val="-"/>
            <w:noProof/>
            <w:lang w:val="en-US"/>
          </w:rPr>
          <w:t>Media</w:t>
        </w:r>
        <w:r w:rsidRPr="0038227C">
          <w:rPr>
            <w:rStyle w:val="-"/>
            <w:noProof/>
          </w:rPr>
          <w:t xml:space="preserve"> και Ψηφιακή Οικονομία</w:t>
        </w:r>
        <w:r>
          <w:rPr>
            <w:noProof/>
            <w:webHidden/>
          </w:rPr>
          <w:tab/>
        </w:r>
        <w:r>
          <w:rPr>
            <w:noProof/>
            <w:webHidden/>
          </w:rPr>
          <w:fldChar w:fldCharType="begin"/>
        </w:r>
        <w:r>
          <w:rPr>
            <w:noProof/>
            <w:webHidden/>
          </w:rPr>
          <w:instrText xml:space="preserve"> PAGEREF _Toc218850210 \h </w:instrText>
        </w:r>
        <w:r>
          <w:rPr>
            <w:noProof/>
            <w:webHidden/>
          </w:rPr>
        </w:r>
        <w:r>
          <w:rPr>
            <w:noProof/>
            <w:webHidden/>
          </w:rPr>
          <w:fldChar w:fldCharType="separate"/>
        </w:r>
        <w:r>
          <w:rPr>
            <w:noProof/>
            <w:webHidden/>
          </w:rPr>
          <w:t>23</w:t>
        </w:r>
        <w:r>
          <w:rPr>
            <w:noProof/>
            <w:webHidden/>
          </w:rPr>
          <w:fldChar w:fldCharType="end"/>
        </w:r>
      </w:hyperlink>
    </w:p>
    <w:p w14:paraId="145DC0A1" w14:textId="4B484DDA" w:rsidR="00B71C88" w:rsidRDefault="00B71C88">
      <w:pPr>
        <w:pStyle w:val="32"/>
        <w:rPr>
          <w:rFonts w:asciiTheme="minorHAnsi" w:eastAsiaTheme="minorEastAsia" w:hAnsiTheme="minorHAnsi" w:cstheme="minorBidi"/>
          <w:noProof/>
          <w:kern w:val="2"/>
          <w:lang w:val="en-US" w:eastAsia="en-US"/>
          <w14:ligatures w14:val="standardContextual"/>
        </w:rPr>
      </w:pPr>
      <w:hyperlink w:anchor="_Toc218850211" w:history="1">
        <w:r w:rsidRPr="0038227C">
          <w:rPr>
            <w:rStyle w:val="-"/>
            <w:noProof/>
          </w:rPr>
          <w:t>2.1.3.1 Η Οικονομία των Δημιουργών</w:t>
        </w:r>
        <w:r>
          <w:rPr>
            <w:noProof/>
            <w:webHidden/>
          </w:rPr>
          <w:tab/>
        </w:r>
        <w:r>
          <w:rPr>
            <w:noProof/>
            <w:webHidden/>
          </w:rPr>
          <w:fldChar w:fldCharType="begin"/>
        </w:r>
        <w:r>
          <w:rPr>
            <w:noProof/>
            <w:webHidden/>
          </w:rPr>
          <w:instrText xml:space="preserve"> PAGEREF _Toc218850211 \h </w:instrText>
        </w:r>
        <w:r>
          <w:rPr>
            <w:noProof/>
            <w:webHidden/>
          </w:rPr>
        </w:r>
        <w:r>
          <w:rPr>
            <w:noProof/>
            <w:webHidden/>
          </w:rPr>
          <w:fldChar w:fldCharType="separate"/>
        </w:r>
        <w:r>
          <w:rPr>
            <w:noProof/>
            <w:webHidden/>
          </w:rPr>
          <w:t>25</w:t>
        </w:r>
        <w:r>
          <w:rPr>
            <w:noProof/>
            <w:webHidden/>
          </w:rPr>
          <w:fldChar w:fldCharType="end"/>
        </w:r>
      </w:hyperlink>
    </w:p>
    <w:p w14:paraId="6BB3AD70" w14:textId="2DC77BDD" w:rsidR="00B71C88" w:rsidRDefault="00B71C88">
      <w:pPr>
        <w:pStyle w:val="32"/>
        <w:rPr>
          <w:rFonts w:asciiTheme="minorHAnsi" w:eastAsiaTheme="minorEastAsia" w:hAnsiTheme="minorHAnsi" w:cstheme="minorBidi"/>
          <w:noProof/>
          <w:kern w:val="2"/>
          <w:lang w:val="en-US" w:eastAsia="en-US"/>
          <w14:ligatures w14:val="standardContextual"/>
        </w:rPr>
      </w:pPr>
      <w:hyperlink w:anchor="_Toc218850212" w:history="1">
        <w:r w:rsidRPr="0038227C">
          <w:rPr>
            <w:rStyle w:val="-"/>
            <w:noProof/>
          </w:rPr>
          <w:t xml:space="preserve">2.1.4 </w:t>
        </w:r>
        <w:r w:rsidRPr="0038227C">
          <w:rPr>
            <w:rStyle w:val="-"/>
            <w:noProof/>
            <w:lang w:val="en-US"/>
          </w:rPr>
          <w:t>Web</w:t>
        </w:r>
        <w:r w:rsidRPr="0038227C">
          <w:rPr>
            <w:rStyle w:val="-"/>
            <w:noProof/>
          </w:rPr>
          <w:t xml:space="preserve"> Πλατφόρμες Διασύνδεσης Επιχειρήσεων και </w:t>
        </w:r>
        <w:r w:rsidRPr="0038227C">
          <w:rPr>
            <w:rStyle w:val="-"/>
            <w:noProof/>
            <w:lang w:val="en-US"/>
          </w:rPr>
          <w:t>Influencers</w:t>
        </w:r>
        <w:r>
          <w:rPr>
            <w:noProof/>
            <w:webHidden/>
          </w:rPr>
          <w:tab/>
        </w:r>
        <w:r>
          <w:rPr>
            <w:noProof/>
            <w:webHidden/>
          </w:rPr>
          <w:fldChar w:fldCharType="begin"/>
        </w:r>
        <w:r>
          <w:rPr>
            <w:noProof/>
            <w:webHidden/>
          </w:rPr>
          <w:instrText xml:space="preserve"> PAGEREF _Toc218850212 \h </w:instrText>
        </w:r>
        <w:r>
          <w:rPr>
            <w:noProof/>
            <w:webHidden/>
          </w:rPr>
        </w:r>
        <w:r>
          <w:rPr>
            <w:noProof/>
            <w:webHidden/>
          </w:rPr>
          <w:fldChar w:fldCharType="separate"/>
        </w:r>
        <w:r>
          <w:rPr>
            <w:noProof/>
            <w:webHidden/>
          </w:rPr>
          <w:t>26</w:t>
        </w:r>
        <w:r>
          <w:rPr>
            <w:noProof/>
            <w:webHidden/>
          </w:rPr>
          <w:fldChar w:fldCharType="end"/>
        </w:r>
      </w:hyperlink>
    </w:p>
    <w:p w14:paraId="6711906E" w14:textId="4703CAD4" w:rsidR="00B71C88" w:rsidRDefault="00B71C88">
      <w:pPr>
        <w:pStyle w:val="32"/>
        <w:rPr>
          <w:rFonts w:asciiTheme="minorHAnsi" w:eastAsiaTheme="minorEastAsia" w:hAnsiTheme="minorHAnsi" w:cstheme="minorBidi"/>
          <w:noProof/>
          <w:kern w:val="2"/>
          <w:lang w:val="en-US" w:eastAsia="en-US"/>
          <w14:ligatures w14:val="standardContextual"/>
        </w:rPr>
      </w:pPr>
      <w:hyperlink w:anchor="_Toc218850213" w:history="1">
        <w:r w:rsidRPr="0038227C">
          <w:rPr>
            <w:rStyle w:val="-"/>
            <w:noProof/>
          </w:rPr>
          <w:t>2.1.4.1 Προσωπικά Δεδομένα-</w:t>
        </w:r>
        <w:r w:rsidRPr="0038227C">
          <w:rPr>
            <w:rStyle w:val="-"/>
            <w:noProof/>
            <w:lang w:val="en-US"/>
          </w:rPr>
          <w:t>GDPR</w:t>
        </w:r>
        <w:r>
          <w:rPr>
            <w:noProof/>
            <w:webHidden/>
          </w:rPr>
          <w:tab/>
        </w:r>
        <w:r>
          <w:rPr>
            <w:noProof/>
            <w:webHidden/>
          </w:rPr>
          <w:fldChar w:fldCharType="begin"/>
        </w:r>
        <w:r>
          <w:rPr>
            <w:noProof/>
            <w:webHidden/>
          </w:rPr>
          <w:instrText xml:space="preserve"> PAGEREF _Toc218850213 \h </w:instrText>
        </w:r>
        <w:r>
          <w:rPr>
            <w:noProof/>
            <w:webHidden/>
          </w:rPr>
        </w:r>
        <w:r>
          <w:rPr>
            <w:noProof/>
            <w:webHidden/>
          </w:rPr>
          <w:fldChar w:fldCharType="separate"/>
        </w:r>
        <w:r>
          <w:rPr>
            <w:noProof/>
            <w:webHidden/>
          </w:rPr>
          <w:t>27</w:t>
        </w:r>
        <w:r>
          <w:rPr>
            <w:noProof/>
            <w:webHidden/>
          </w:rPr>
          <w:fldChar w:fldCharType="end"/>
        </w:r>
      </w:hyperlink>
    </w:p>
    <w:p w14:paraId="27DEB7C9" w14:textId="5C0CD916" w:rsidR="00B71C88" w:rsidRDefault="00B71C88">
      <w:pPr>
        <w:pStyle w:val="32"/>
        <w:rPr>
          <w:rFonts w:asciiTheme="minorHAnsi" w:eastAsiaTheme="minorEastAsia" w:hAnsiTheme="minorHAnsi" w:cstheme="minorBidi"/>
          <w:noProof/>
          <w:kern w:val="2"/>
          <w:lang w:val="en-US" w:eastAsia="en-US"/>
          <w14:ligatures w14:val="standardContextual"/>
        </w:rPr>
      </w:pPr>
      <w:hyperlink w:anchor="_Toc218850214" w:history="1">
        <w:r w:rsidRPr="0038227C">
          <w:rPr>
            <w:rStyle w:val="-"/>
            <w:noProof/>
          </w:rPr>
          <w:t>2.1.5 Ηθική Διάσταση και Προκλήσεις</w:t>
        </w:r>
        <w:r>
          <w:rPr>
            <w:noProof/>
            <w:webHidden/>
          </w:rPr>
          <w:tab/>
        </w:r>
        <w:r>
          <w:rPr>
            <w:noProof/>
            <w:webHidden/>
          </w:rPr>
          <w:fldChar w:fldCharType="begin"/>
        </w:r>
        <w:r>
          <w:rPr>
            <w:noProof/>
            <w:webHidden/>
          </w:rPr>
          <w:instrText xml:space="preserve"> PAGEREF _Toc218850214 \h </w:instrText>
        </w:r>
        <w:r>
          <w:rPr>
            <w:noProof/>
            <w:webHidden/>
          </w:rPr>
        </w:r>
        <w:r>
          <w:rPr>
            <w:noProof/>
            <w:webHidden/>
          </w:rPr>
          <w:fldChar w:fldCharType="separate"/>
        </w:r>
        <w:r>
          <w:rPr>
            <w:noProof/>
            <w:webHidden/>
          </w:rPr>
          <w:t>27</w:t>
        </w:r>
        <w:r>
          <w:rPr>
            <w:noProof/>
            <w:webHidden/>
          </w:rPr>
          <w:fldChar w:fldCharType="end"/>
        </w:r>
      </w:hyperlink>
    </w:p>
    <w:p w14:paraId="263D5C1C" w14:textId="7FA8457A" w:rsidR="00B71C88" w:rsidRDefault="00B71C88">
      <w:pPr>
        <w:pStyle w:val="11"/>
        <w:rPr>
          <w:rFonts w:asciiTheme="minorHAnsi" w:eastAsiaTheme="minorEastAsia" w:hAnsiTheme="minorHAnsi" w:cstheme="minorBidi"/>
          <w:noProof/>
          <w:kern w:val="2"/>
          <w:lang w:val="en-US" w:eastAsia="en-US"/>
          <w14:ligatures w14:val="standardContextual"/>
        </w:rPr>
      </w:pPr>
      <w:hyperlink w:anchor="_Toc218850215" w:history="1">
        <w:r w:rsidRPr="0038227C">
          <w:rPr>
            <w:rStyle w:val="-"/>
            <w:noProof/>
            <w:lang w:eastAsia="en-US"/>
          </w:rPr>
          <w:t>3. Τεχνικό Υπόβαθρο – Κατηγοριοποίηση Κειμένου</w:t>
        </w:r>
        <w:r>
          <w:rPr>
            <w:noProof/>
            <w:webHidden/>
          </w:rPr>
          <w:tab/>
        </w:r>
        <w:r>
          <w:rPr>
            <w:noProof/>
            <w:webHidden/>
          </w:rPr>
          <w:fldChar w:fldCharType="begin"/>
        </w:r>
        <w:r>
          <w:rPr>
            <w:noProof/>
            <w:webHidden/>
          </w:rPr>
          <w:instrText xml:space="preserve"> PAGEREF _Toc218850215 \h </w:instrText>
        </w:r>
        <w:r>
          <w:rPr>
            <w:noProof/>
            <w:webHidden/>
          </w:rPr>
        </w:r>
        <w:r>
          <w:rPr>
            <w:noProof/>
            <w:webHidden/>
          </w:rPr>
          <w:fldChar w:fldCharType="separate"/>
        </w:r>
        <w:r>
          <w:rPr>
            <w:noProof/>
            <w:webHidden/>
          </w:rPr>
          <w:t>29</w:t>
        </w:r>
        <w:r>
          <w:rPr>
            <w:noProof/>
            <w:webHidden/>
          </w:rPr>
          <w:fldChar w:fldCharType="end"/>
        </w:r>
      </w:hyperlink>
    </w:p>
    <w:p w14:paraId="1B035998" w14:textId="0B76B8D8" w:rsidR="00B71C88" w:rsidRDefault="00B71C88">
      <w:pPr>
        <w:pStyle w:val="22"/>
        <w:rPr>
          <w:rFonts w:asciiTheme="minorHAnsi" w:eastAsiaTheme="minorEastAsia" w:hAnsiTheme="minorHAnsi" w:cstheme="minorBidi"/>
          <w:noProof/>
          <w:kern w:val="2"/>
          <w:lang w:val="en-US" w:eastAsia="en-US"/>
          <w14:ligatures w14:val="standardContextual"/>
        </w:rPr>
      </w:pPr>
      <w:hyperlink w:anchor="_Toc218850216" w:history="1">
        <w:r w:rsidRPr="0038227C">
          <w:rPr>
            <w:rStyle w:val="-"/>
            <w:noProof/>
          </w:rPr>
          <w:t>3.1 Εισαγωγή στη Kατηγοριοποίηση Κειμένου</w:t>
        </w:r>
        <w:r>
          <w:rPr>
            <w:noProof/>
            <w:webHidden/>
          </w:rPr>
          <w:tab/>
        </w:r>
        <w:r>
          <w:rPr>
            <w:noProof/>
            <w:webHidden/>
          </w:rPr>
          <w:fldChar w:fldCharType="begin"/>
        </w:r>
        <w:r>
          <w:rPr>
            <w:noProof/>
            <w:webHidden/>
          </w:rPr>
          <w:instrText xml:space="preserve"> PAGEREF _Toc218850216 \h </w:instrText>
        </w:r>
        <w:r>
          <w:rPr>
            <w:noProof/>
            <w:webHidden/>
          </w:rPr>
        </w:r>
        <w:r>
          <w:rPr>
            <w:noProof/>
            <w:webHidden/>
          </w:rPr>
          <w:fldChar w:fldCharType="separate"/>
        </w:r>
        <w:r>
          <w:rPr>
            <w:noProof/>
            <w:webHidden/>
          </w:rPr>
          <w:t>29</w:t>
        </w:r>
        <w:r>
          <w:rPr>
            <w:noProof/>
            <w:webHidden/>
          </w:rPr>
          <w:fldChar w:fldCharType="end"/>
        </w:r>
      </w:hyperlink>
    </w:p>
    <w:p w14:paraId="6A90D144" w14:textId="19473909" w:rsidR="00B71C88" w:rsidRDefault="00B71C88">
      <w:pPr>
        <w:pStyle w:val="22"/>
        <w:rPr>
          <w:rFonts w:asciiTheme="minorHAnsi" w:eastAsiaTheme="minorEastAsia" w:hAnsiTheme="minorHAnsi" w:cstheme="minorBidi"/>
          <w:noProof/>
          <w:kern w:val="2"/>
          <w:lang w:val="en-US" w:eastAsia="en-US"/>
          <w14:ligatures w14:val="standardContextual"/>
        </w:rPr>
      </w:pPr>
      <w:hyperlink w:anchor="_Toc218850217" w:history="1">
        <w:r w:rsidRPr="0038227C">
          <w:rPr>
            <w:rStyle w:val="-"/>
            <w:noProof/>
          </w:rPr>
          <w:t xml:space="preserve">3.2 Βασικό </w:t>
        </w:r>
        <w:r w:rsidRPr="0038227C">
          <w:rPr>
            <w:rStyle w:val="-"/>
            <w:noProof/>
            <w:lang w:val="en-US"/>
          </w:rPr>
          <w:t>NLP</w:t>
        </w:r>
        <w:r w:rsidRPr="0038227C">
          <w:rPr>
            <w:rStyle w:val="-"/>
            <w:noProof/>
          </w:rPr>
          <w:t xml:space="preserve"> </w:t>
        </w:r>
        <w:r w:rsidRPr="0038227C">
          <w:rPr>
            <w:rStyle w:val="-"/>
            <w:noProof/>
            <w:lang w:val="en-US"/>
          </w:rPr>
          <w:t>Pipeline</w:t>
        </w:r>
        <w:r>
          <w:rPr>
            <w:noProof/>
            <w:webHidden/>
          </w:rPr>
          <w:tab/>
        </w:r>
        <w:r>
          <w:rPr>
            <w:noProof/>
            <w:webHidden/>
          </w:rPr>
          <w:fldChar w:fldCharType="begin"/>
        </w:r>
        <w:r>
          <w:rPr>
            <w:noProof/>
            <w:webHidden/>
          </w:rPr>
          <w:instrText xml:space="preserve"> PAGEREF _Toc218850217 \h </w:instrText>
        </w:r>
        <w:r>
          <w:rPr>
            <w:noProof/>
            <w:webHidden/>
          </w:rPr>
        </w:r>
        <w:r>
          <w:rPr>
            <w:noProof/>
            <w:webHidden/>
          </w:rPr>
          <w:fldChar w:fldCharType="separate"/>
        </w:r>
        <w:r>
          <w:rPr>
            <w:noProof/>
            <w:webHidden/>
          </w:rPr>
          <w:t>30</w:t>
        </w:r>
        <w:r>
          <w:rPr>
            <w:noProof/>
            <w:webHidden/>
          </w:rPr>
          <w:fldChar w:fldCharType="end"/>
        </w:r>
      </w:hyperlink>
    </w:p>
    <w:p w14:paraId="50B90E9F" w14:textId="7E119FC2" w:rsidR="00B71C88" w:rsidRDefault="00B71C88">
      <w:pPr>
        <w:pStyle w:val="22"/>
        <w:rPr>
          <w:rFonts w:asciiTheme="minorHAnsi" w:eastAsiaTheme="minorEastAsia" w:hAnsiTheme="minorHAnsi" w:cstheme="minorBidi"/>
          <w:noProof/>
          <w:kern w:val="2"/>
          <w:lang w:val="en-US" w:eastAsia="en-US"/>
          <w14:ligatures w14:val="standardContextual"/>
        </w:rPr>
      </w:pPr>
      <w:hyperlink w:anchor="_Toc218850218" w:history="1">
        <w:r w:rsidRPr="0038227C">
          <w:rPr>
            <w:rStyle w:val="-"/>
            <w:noProof/>
          </w:rPr>
          <w:t>3.3 Κλασικές Μέθοδοι</w:t>
        </w:r>
        <w:r>
          <w:rPr>
            <w:noProof/>
            <w:webHidden/>
          </w:rPr>
          <w:tab/>
        </w:r>
        <w:r>
          <w:rPr>
            <w:noProof/>
            <w:webHidden/>
          </w:rPr>
          <w:fldChar w:fldCharType="begin"/>
        </w:r>
        <w:r>
          <w:rPr>
            <w:noProof/>
            <w:webHidden/>
          </w:rPr>
          <w:instrText xml:space="preserve"> PAGEREF _Toc218850218 \h </w:instrText>
        </w:r>
        <w:r>
          <w:rPr>
            <w:noProof/>
            <w:webHidden/>
          </w:rPr>
        </w:r>
        <w:r>
          <w:rPr>
            <w:noProof/>
            <w:webHidden/>
          </w:rPr>
          <w:fldChar w:fldCharType="separate"/>
        </w:r>
        <w:r>
          <w:rPr>
            <w:noProof/>
            <w:webHidden/>
          </w:rPr>
          <w:t>32</w:t>
        </w:r>
        <w:r>
          <w:rPr>
            <w:noProof/>
            <w:webHidden/>
          </w:rPr>
          <w:fldChar w:fldCharType="end"/>
        </w:r>
      </w:hyperlink>
    </w:p>
    <w:p w14:paraId="6672B955" w14:textId="54A264FF" w:rsidR="00B71C88" w:rsidRDefault="00B71C88">
      <w:pPr>
        <w:pStyle w:val="22"/>
        <w:rPr>
          <w:rFonts w:asciiTheme="minorHAnsi" w:eastAsiaTheme="minorEastAsia" w:hAnsiTheme="minorHAnsi" w:cstheme="minorBidi"/>
          <w:noProof/>
          <w:kern w:val="2"/>
          <w:lang w:val="en-US" w:eastAsia="en-US"/>
          <w14:ligatures w14:val="standardContextual"/>
        </w:rPr>
      </w:pPr>
      <w:hyperlink w:anchor="_Toc218850219" w:history="1">
        <w:r w:rsidRPr="0038227C">
          <w:rPr>
            <w:rStyle w:val="-"/>
            <w:noProof/>
          </w:rPr>
          <w:t>3.4 Σύγχρονες Μέθοδοι</w:t>
        </w:r>
        <w:r>
          <w:rPr>
            <w:noProof/>
            <w:webHidden/>
          </w:rPr>
          <w:tab/>
        </w:r>
        <w:r>
          <w:rPr>
            <w:noProof/>
            <w:webHidden/>
          </w:rPr>
          <w:fldChar w:fldCharType="begin"/>
        </w:r>
        <w:r>
          <w:rPr>
            <w:noProof/>
            <w:webHidden/>
          </w:rPr>
          <w:instrText xml:space="preserve"> PAGEREF _Toc218850219 \h </w:instrText>
        </w:r>
        <w:r>
          <w:rPr>
            <w:noProof/>
            <w:webHidden/>
          </w:rPr>
        </w:r>
        <w:r>
          <w:rPr>
            <w:noProof/>
            <w:webHidden/>
          </w:rPr>
          <w:fldChar w:fldCharType="separate"/>
        </w:r>
        <w:r>
          <w:rPr>
            <w:noProof/>
            <w:webHidden/>
          </w:rPr>
          <w:t>34</w:t>
        </w:r>
        <w:r>
          <w:rPr>
            <w:noProof/>
            <w:webHidden/>
          </w:rPr>
          <w:fldChar w:fldCharType="end"/>
        </w:r>
      </w:hyperlink>
    </w:p>
    <w:p w14:paraId="5A3CEE55" w14:textId="0418913B" w:rsidR="00B71C88" w:rsidRDefault="00B71C88">
      <w:pPr>
        <w:pStyle w:val="22"/>
        <w:rPr>
          <w:rFonts w:asciiTheme="minorHAnsi" w:eastAsiaTheme="minorEastAsia" w:hAnsiTheme="minorHAnsi" w:cstheme="minorBidi"/>
          <w:noProof/>
          <w:kern w:val="2"/>
          <w:lang w:val="en-US" w:eastAsia="en-US"/>
          <w14:ligatures w14:val="standardContextual"/>
        </w:rPr>
      </w:pPr>
      <w:hyperlink w:anchor="_Toc218850220" w:history="1">
        <w:r w:rsidRPr="0038227C">
          <w:rPr>
            <w:rStyle w:val="-"/>
            <w:noProof/>
          </w:rPr>
          <w:t>3.5 Μετρικές - Αξιολόγηση Αποτελεσμάτων</w:t>
        </w:r>
        <w:r>
          <w:rPr>
            <w:noProof/>
            <w:webHidden/>
          </w:rPr>
          <w:tab/>
        </w:r>
        <w:r>
          <w:rPr>
            <w:noProof/>
            <w:webHidden/>
          </w:rPr>
          <w:fldChar w:fldCharType="begin"/>
        </w:r>
        <w:r>
          <w:rPr>
            <w:noProof/>
            <w:webHidden/>
          </w:rPr>
          <w:instrText xml:space="preserve"> PAGEREF _Toc218850220 \h </w:instrText>
        </w:r>
        <w:r>
          <w:rPr>
            <w:noProof/>
            <w:webHidden/>
          </w:rPr>
        </w:r>
        <w:r>
          <w:rPr>
            <w:noProof/>
            <w:webHidden/>
          </w:rPr>
          <w:fldChar w:fldCharType="separate"/>
        </w:r>
        <w:r>
          <w:rPr>
            <w:noProof/>
            <w:webHidden/>
          </w:rPr>
          <w:t>36</w:t>
        </w:r>
        <w:r>
          <w:rPr>
            <w:noProof/>
            <w:webHidden/>
          </w:rPr>
          <w:fldChar w:fldCharType="end"/>
        </w:r>
      </w:hyperlink>
    </w:p>
    <w:p w14:paraId="6E9027C4" w14:textId="2BF88CC9" w:rsidR="00B71C88" w:rsidRDefault="00B71C88">
      <w:pPr>
        <w:pStyle w:val="22"/>
        <w:rPr>
          <w:rFonts w:asciiTheme="minorHAnsi" w:eastAsiaTheme="minorEastAsia" w:hAnsiTheme="minorHAnsi" w:cstheme="minorBidi"/>
          <w:noProof/>
          <w:kern w:val="2"/>
          <w:lang w:val="en-US" w:eastAsia="en-US"/>
          <w14:ligatures w14:val="standardContextual"/>
        </w:rPr>
      </w:pPr>
      <w:hyperlink w:anchor="_Toc218850221" w:history="1">
        <w:r w:rsidRPr="0038227C">
          <w:rPr>
            <w:rStyle w:val="-"/>
            <w:noProof/>
          </w:rPr>
          <w:t xml:space="preserve">3.6 Εφαρμογές σε </w:t>
        </w:r>
        <w:r w:rsidRPr="0038227C">
          <w:rPr>
            <w:rStyle w:val="-"/>
            <w:noProof/>
            <w:lang w:val="en-US"/>
          </w:rPr>
          <w:t>Social</w:t>
        </w:r>
        <w:r w:rsidRPr="0038227C">
          <w:rPr>
            <w:rStyle w:val="-"/>
            <w:noProof/>
          </w:rPr>
          <w:t xml:space="preserve"> </w:t>
        </w:r>
        <w:r w:rsidRPr="0038227C">
          <w:rPr>
            <w:rStyle w:val="-"/>
            <w:noProof/>
            <w:lang w:val="en-US"/>
          </w:rPr>
          <w:t>Media</w:t>
        </w:r>
        <w:r w:rsidRPr="0038227C">
          <w:rPr>
            <w:rStyle w:val="-"/>
            <w:noProof/>
          </w:rPr>
          <w:t xml:space="preserve"> </w:t>
        </w:r>
        <w:r w:rsidRPr="0038227C">
          <w:rPr>
            <w:rStyle w:val="-"/>
            <w:noProof/>
            <w:lang w:val="en-US"/>
          </w:rPr>
          <w:t>Analytics</w:t>
        </w:r>
        <w:r>
          <w:rPr>
            <w:noProof/>
            <w:webHidden/>
          </w:rPr>
          <w:tab/>
        </w:r>
        <w:r>
          <w:rPr>
            <w:noProof/>
            <w:webHidden/>
          </w:rPr>
          <w:fldChar w:fldCharType="begin"/>
        </w:r>
        <w:r>
          <w:rPr>
            <w:noProof/>
            <w:webHidden/>
          </w:rPr>
          <w:instrText xml:space="preserve"> PAGEREF _Toc218850221 \h </w:instrText>
        </w:r>
        <w:r>
          <w:rPr>
            <w:noProof/>
            <w:webHidden/>
          </w:rPr>
        </w:r>
        <w:r>
          <w:rPr>
            <w:noProof/>
            <w:webHidden/>
          </w:rPr>
          <w:fldChar w:fldCharType="separate"/>
        </w:r>
        <w:r>
          <w:rPr>
            <w:noProof/>
            <w:webHidden/>
          </w:rPr>
          <w:t>37</w:t>
        </w:r>
        <w:r>
          <w:rPr>
            <w:noProof/>
            <w:webHidden/>
          </w:rPr>
          <w:fldChar w:fldCharType="end"/>
        </w:r>
      </w:hyperlink>
    </w:p>
    <w:p w14:paraId="2B5271D5" w14:textId="5313597E" w:rsidR="00B71C88" w:rsidRDefault="00B71C88">
      <w:pPr>
        <w:pStyle w:val="22"/>
        <w:rPr>
          <w:rFonts w:asciiTheme="minorHAnsi" w:eastAsiaTheme="minorEastAsia" w:hAnsiTheme="minorHAnsi" w:cstheme="minorBidi"/>
          <w:noProof/>
          <w:kern w:val="2"/>
          <w:lang w:val="en-US" w:eastAsia="en-US"/>
          <w14:ligatures w14:val="standardContextual"/>
        </w:rPr>
      </w:pPr>
      <w:hyperlink w:anchor="_Toc218850222" w:history="1">
        <w:r w:rsidRPr="0038227C">
          <w:rPr>
            <w:rStyle w:val="-"/>
            <w:noProof/>
          </w:rPr>
          <w:t>3.7 Σύνοψη Κεφαλαίου</w:t>
        </w:r>
        <w:r>
          <w:rPr>
            <w:noProof/>
            <w:webHidden/>
          </w:rPr>
          <w:tab/>
        </w:r>
        <w:r>
          <w:rPr>
            <w:noProof/>
            <w:webHidden/>
          </w:rPr>
          <w:fldChar w:fldCharType="begin"/>
        </w:r>
        <w:r>
          <w:rPr>
            <w:noProof/>
            <w:webHidden/>
          </w:rPr>
          <w:instrText xml:space="preserve"> PAGEREF _Toc218850222 \h </w:instrText>
        </w:r>
        <w:r>
          <w:rPr>
            <w:noProof/>
            <w:webHidden/>
          </w:rPr>
        </w:r>
        <w:r>
          <w:rPr>
            <w:noProof/>
            <w:webHidden/>
          </w:rPr>
          <w:fldChar w:fldCharType="separate"/>
        </w:r>
        <w:r>
          <w:rPr>
            <w:noProof/>
            <w:webHidden/>
          </w:rPr>
          <w:t>37</w:t>
        </w:r>
        <w:r>
          <w:rPr>
            <w:noProof/>
            <w:webHidden/>
          </w:rPr>
          <w:fldChar w:fldCharType="end"/>
        </w:r>
      </w:hyperlink>
    </w:p>
    <w:p w14:paraId="14E5B3F3" w14:textId="149B30FD" w:rsidR="00B71C88" w:rsidRDefault="00B71C88">
      <w:pPr>
        <w:pStyle w:val="11"/>
        <w:rPr>
          <w:rFonts w:asciiTheme="minorHAnsi" w:eastAsiaTheme="minorEastAsia" w:hAnsiTheme="minorHAnsi" w:cstheme="minorBidi"/>
          <w:noProof/>
          <w:kern w:val="2"/>
          <w:lang w:val="en-US" w:eastAsia="en-US"/>
          <w14:ligatures w14:val="standardContextual"/>
        </w:rPr>
      </w:pPr>
      <w:hyperlink w:anchor="_Toc218850223" w:history="1">
        <w:r w:rsidRPr="0038227C">
          <w:rPr>
            <w:rStyle w:val="-"/>
            <w:noProof/>
            <w:lang w:eastAsia="en-US"/>
          </w:rPr>
          <w:t>4. Σχεδιασμός και Ανάλυση Συστήματος</w:t>
        </w:r>
        <w:r>
          <w:rPr>
            <w:noProof/>
            <w:webHidden/>
          </w:rPr>
          <w:tab/>
        </w:r>
        <w:r>
          <w:rPr>
            <w:noProof/>
            <w:webHidden/>
          </w:rPr>
          <w:fldChar w:fldCharType="begin"/>
        </w:r>
        <w:r>
          <w:rPr>
            <w:noProof/>
            <w:webHidden/>
          </w:rPr>
          <w:instrText xml:space="preserve"> PAGEREF _Toc218850223 \h </w:instrText>
        </w:r>
        <w:r>
          <w:rPr>
            <w:noProof/>
            <w:webHidden/>
          </w:rPr>
        </w:r>
        <w:r>
          <w:rPr>
            <w:noProof/>
            <w:webHidden/>
          </w:rPr>
          <w:fldChar w:fldCharType="separate"/>
        </w:r>
        <w:r>
          <w:rPr>
            <w:noProof/>
            <w:webHidden/>
          </w:rPr>
          <w:t>39</w:t>
        </w:r>
        <w:r>
          <w:rPr>
            <w:noProof/>
            <w:webHidden/>
          </w:rPr>
          <w:fldChar w:fldCharType="end"/>
        </w:r>
      </w:hyperlink>
    </w:p>
    <w:p w14:paraId="4B353443" w14:textId="0F4C29B1" w:rsidR="00B71C88" w:rsidRDefault="00B71C88">
      <w:pPr>
        <w:pStyle w:val="22"/>
        <w:rPr>
          <w:rFonts w:asciiTheme="minorHAnsi" w:eastAsiaTheme="minorEastAsia" w:hAnsiTheme="minorHAnsi" w:cstheme="minorBidi"/>
          <w:noProof/>
          <w:kern w:val="2"/>
          <w:lang w:val="en-US" w:eastAsia="en-US"/>
          <w14:ligatures w14:val="standardContextual"/>
        </w:rPr>
      </w:pPr>
      <w:hyperlink w:anchor="_Toc218850224" w:history="1">
        <w:r w:rsidRPr="0038227C">
          <w:rPr>
            <w:rStyle w:val="-"/>
            <w:noProof/>
          </w:rPr>
          <w:t>4.1 Ανάλυση Απαιτήσεων Συστήματος</w:t>
        </w:r>
        <w:r>
          <w:rPr>
            <w:noProof/>
            <w:webHidden/>
          </w:rPr>
          <w:tab/>
        </w:r>
        <w:r>
          <w:rPr>
            <w:noProof/>
            <w:webHidden/>
          </w:rPr>
          <w:fldChar w:fldCharType="begin"/>
        </w:r>
        <w:r>
          <w:rPr>
            <w:noProof/>
            <w:webHidden/>
          </w:rPr>
          <w:instrText xml:space="preserve"> PAGEREF _Toc218850224 \h </w:instrText>
        </w:r>
        <w:r>
          <w:rPr>
            <w:noProof/>
            <w:webHidden/>
          </w:rPr>
        </w:r>
        <w:r>
          <w:rPr>
            <w:noProof/>
            <w:webHidden/>
          </w:rPr>
          <w:fldChar w:fldCharType="separate"/>
        </w:r>
        <w:r>
          <w:rPr>
            <w:noProof/>
            <w:webHidden/>
          </w:rPr>
          <w:t>39</w:t>
        </w:r>
        <w:r>
          <w:rPr>
            <w:noProof/>
            <w:webHidden/>
          </w:rPr>
          <w:fldChar w:fldCharType="end"/>
        </w:r>
      </w:hyperlink>
    </w:p>
    <w:p w14:paraId="5322D704" w14:textId="21DCE858" w:rsidR="00B71C88" w:rsidRDefault="00B71C88">
      <w:pPr>
        <w:pStyle w:val="32"/>
        <w:rPr>
          <w:rFonts w:asciiTheme="minorHAnsi" w:eastAsiaTheme="minorEastAsia" w:hAnsiTheme="minorHAnsi" w:cstheme="minorBidi"/>
          <w:noProof/>
          <w:kern w:val="2"/>
          <w:lang w:val="en-US" w:eastAsia="en-US"/>
          <w14:ligatures w14:val="standardContextual"/>
        </w:rPr>
      </w:pPr>
      <w:hyperlink w:anchor="_Toc218850225" w:history="1">
        <w:r w:rsidRPr="0038227C">
          <w:rPr>
            <w:rStyle w:val="-"/>
            <w:noProof/>
          </w:rPr>
          <w:t xml:space="preserve">4.2 </w:t>
        </w:r>
        <w:r w:rsidRPr="0038227C">
          <w:rPr>
            <w:rStyle w:val="-"/>
            <w:noProof/>
            <w:lang w:val="en-US"/>
          </w:rPr>
          <w:t>User</w:t>
        </w:r>
        <w:r w:rsidRPr="0038227C">
          <w:rPr>
            <w:rStyle w:val="-"/>
            <w:noProof/>
          </w:rPr>
          <w:t xml:space="preserve"> </w:t>
        </w:r>
        <w:r w:rsidRPr="0038227C">
          <w:rPr>
            <w:rStyle w:val="-"/>
            <w:noProof/>
            <w:lang w:val="en-US"/>
          </w:rPr>
          <w:t>Stories</w:t>
        </w:r>
        <w:r w:rsidRPr="0038227C">
          <w:rPr>
            <w:rStyle w:val="-"/>
            <w:noProof/>
          </w:rPr>
          <w:t xml:space="preserve"> και </w:t>
        </w:r>
        <w:r w:rsidRPr="0038227C">
          <w:rPr>
            <w:rStyle w:val="-"/>
            <w:noProof/>
            <w:lang w:val="en-US"/>
          </w:rPr>
          <w:t>Acceptance</w:t>
        </w:r>
        <w:r w:rsidRPr="0038227C">
          <w:rPr>
            <w:rStyle w:val="-"/>
            <w:noProof/>
          </w:rPr>
          <w:t xml:space="preserve"> </w:t>
        </w:r>
        <w:r w:rsidRPr="0038227C">
          <w:rPr>
            <w:rStyle w:val="-"/>
            <w:noProof/>
            <w:lang w:val="en-US"/>
          </w:rPr>
          <w:t>Criteria</w:t>
        </w:r>
        <w:r>
          <w:rPr>
            <w:noProof/>
            <w:webHidden/>
          </w:rPr>
          <w:tab/>
        </w:r>
        <w:r>
          <w:rPr>
            <w:noProof/>
            <w:webHidden/>
          </w:rPr>
          <w:fldChar w:fldCharType="begin"/>
        </w:r>
        <w:r>
          <w:rPr>
            <w:noProof/>
            <w:webHidden/>
          </w:rPr>
          <w:instrText xml:space="preserve"> PAGEREF _Toc218850225 \h </w:instrText>
        </w:r>
        <w:r>
          <w:rPr>
            <w:noProof/>
            <w:webHidden/>
          </w:rPr>
        </w:r>
        <w:r>
          <w:rPr>
            <w:noProof/>
            <w:webHidden/>
          </w:rPr>
          <w:fldChar w:fldCharType="separate"/>
        </w:r>
        <w:r>
          <w:rPr>
            <w:noProof/>
            <w:webHidden/>
          </w:rPr>
          <w:t>39</w:t>
        </w:r>
        <w:r>
          <w:rPr>
            <w:noProof/>
            <w:webHidden/>
          </w:rPr>
          <w:fldChar w:fldCharType="end"/>
        </w:r>
      </w:hyperlink>
    </w:p>
    <w:p w14:paraId="7A9F84C6" w14:textId="114D81F3" w:rsidR="00B71C88" w:rsidRDefault="00B71C88">
      <w:pPr>
        <w:pStyle w:val="32"/>
        <w:rPr>
          <w:rFonts w:asciiTheme="minorHAnsi" w:eastAsiaTheme="minorEastAsia" w:hAnsiTheme="minorHAnsi" w:cstheme="minorBidi"/>
          <w:noProof/>
          <w:kern w:val="2"/>
          <w:lang w:val="en-US" w:eastAsia="en-US"/>
          <w14:ligatures w14:val="standardContextual"/>
        </w:rPr>
      </w:pPr>
      <w:hyperlink w:anchor="_Toc218850226" w:history="1">
        <w:r w:rsidRPr="0038227C">
          <w:rPr>
            <w:rStyle w:val="-"/>
            <w:noProof/>
          </w:rPr>
          <w:t>4.3 Ανάλυση Ρόλων των Χρηστών του Συστήματος</w:t>
        </w:r>
        <w:r>
          <w:rPr>
            <w:noProof/>
            <w:webHidden/>
          </w:rPr>
          <w:tab/>
        </w:r>
        <w:r>
          <w:rPr>
            <w:noProof/>
            <w:webHidden/>
          </w:rPr>
          <w:fldChar w:fldCharType="begin"/>
        </w:r>
        <w:r>
          <w:rPr>
            <w:noProof/>
            <w:webHidden/>
          </w:rPr>
          <w:instrText xml:space="preserve"> PAGEREF _Toc218850226 \h </w:instrText>
        </w:r>
        <w:r>
          <w:rPr>
            <w:noProof/>
            <w:webHidden/>
          </w:rPr>
        </w:r>
        <w:r>
          <w:rPr>
            <w:noProof/>
            <w:webHidden/>
          </w:rPr>
          <w:fldChar w:fldCharType="separate"/>
        </w:r>
        <w:r>
          <w:rPr>
            <w:noProof/>
            <w:webHidden/>
          </w:rPr>
          <w:t>41</w:t>
        </w:r>
        <w:r>
          <w:rPr>
            <w:noProof/>
            <w:webHidden/>
          </w:rPr>
          <w:fldChar w:fldCharType="end"/>
        </w:r>
      </w:hyperlink>
    </w:p>
    <w:p w14:paraId="54B59557" w14:textId="56912B50" w:rsidR="00B71C88" w:rsidRDefault="00B71C88">
      <w:pPr>
        <w:pStyle w:val="32"/>
        <w:rPr>
          <w:rFonts w:asciiTheme="minorHAnsi" w:eastAsiaTheme="minorEastAsia" w:hAnsiTheme="minorHAnsi" w:cstheme="minorBidi"/>
          <w:noProof/>
          <w:kern w:val="2"/>
          <w:lang w:val="en-US" w:eastAsia="en-US"/>
          <w14:ligatures w14:val="standardContextual"/>
        </w:rPr>
      </w:pPr>
      <w:hyperlink w:anchor="_Toc218850227" w:history="1">
        <w:r w:rsidRPr="0038227C">
          <w:rPr>
            <w:rStyle w:val="-"/>
            <w:noProof/>
          </w:rPr>
          <w:t>4.4 Βασικές Έννοιες και Οντότητες του Συστήματος</w:t>
        </w:r>
        <w:r>
          <w:rPr>
            <w:noProof/>
            <w:webHidden/>
          </w:rPr>
          <w:tab/>
        </w:r>
        <w:r>
          <w:rPr>
            <w:noProof/>
            <w:webHidden/>
          </w:rPr>
          <w:fldChar w:fldCharType="begin"/>
        </w:r>
        <w:r>
          <w:rPr>
            <w:noProof/>
            <w:webHidden/>
          </w:rPr>
          <w:instrText xml:space="preserve"> PAGEREF _Toc218850227 \h </w:instrText>
        </w:r>
        <w:r>
          <w:rPr>
            <w:noProof/>
            <w:webHidden/>
          </w:rPr>
        </w:r>
        <w:r>
          <w:rPr>
            <w:noProof/>
            <w:webHidden/>
          </w:rPr>
          <w:fldChar w:fldCharType="separate"/>
        </w:r>
        <w:r>
          <w:rPr>
            <w:noProof/>
            <w:webHidden/>
          </w:rPr>
          <w:t>45</w:t>
        </w:r>
        <w:r>
          <w:rPr>
            <w:noProof/>
            <w:webHidden/>
          </w:rPr>
          <w:fldChar w:fldCharType="end"/>
        </w:r>
      </w:hyperlink>
    </w:p>
    <w:p w14:paraId="552F1CB8" w14:textId="60B2428C" w:rsidR="00B71C88" w:rsidRDefault="00B71C88">
      <w:pPr>
        <w:pStyle w:val="32"/>
        <w:rPr>
          <w:rFonts w:asciiTheme="minorHAnsi" w:eastAsiaTheme="minorEastAsia" w:hAnsiTheme="minorHAnsi" w:cstheme="minorBidi"/>
          <w:noProof/>
          <w:kern w:val="2"/>
          <w:lang w:val="en-US" w:eastAsia="en-US"/>
          <w14:ligatures w14:val="standardContextual"/>
        </w:rPr>
      </w:pPr>
      <w:hyperlink w:anchor="_Toc218850228" w:history="1">
        <w:r w:rsidRPr="0038227C">
          <w:rPr>
            <w:rStyle w:val="-"/>
            <w:noProof/>
          </w:rPr>
          <w:t>4.4.1 Αλληλεπίδραση Οντοτήτων του Συστήματος</w:t>
        </w:r>
        <w:r>
          <w:rPr>
            <w:noProof/>
            <w:webHidden/>
          </w:rPr>
          <w:tab/>
        </w:r>
        <w:r>
          <w:rPr>
            <w:noProof/>
            <w:webHidden/>
          </w:rPr>
          <w:fldChar w:fldCharType="begin"/>
        </w:r>
        <w:r>
          <w:rPr>
            <w:noProof/>
            <w:webHidden/>
          </w:rPr>
          <w:instrText xml:space="preserve"> PAGEREF _Toc218850228 \h </w:instrText>
        </w:r>
        <w:r>
          <w:rPr>
            <w:noProof/>
            <w:webHidden/>
          </w:rPr>
        </w:r>
        <w:r>
          <w:rPr>
            <w:noProof/>
            <w:webHidden/>
          </w:rPr>
          <w:fldChar w:fldCharType="separate"/>
        </w:r>
        <w:r>
          <w:rPr>
            <w:noProof/>
            <w:webHidden/>
          </w:rPr>
          <w:t>47</w:t>
        </w:r>
        <w:r>
          <w:rPr>
            <w:noProof/>
            <w:webHidden/>
          </w:rPr>
          <w:fldChar w:fldCharType="end"/>
        </w:r>
      </w:hyperlink>
    </w:p>
    <w:p w14:paraId="0B6DB130" w14:textId="44E3894C" w:rsidR="00B71C88" w:rsidRDefault="00B71C88">
      <w:pPr>
        <w:pStyle w:val="11"/>
        <w:rPr>
          <w:rFonts w:asciiTheme="minorHAnsi" w:eastAsiaTheme="minorEastAsia" w:hAnsiTheme="minorHAnsi" w:cstheme="minorBidi"/>
          <w:noProof/>
          <w:kern w:val="2"/>
          <w:lang w:val="en-US" w:eastAsia="en-US"/>
          <w14:ligatures w14:val="standardContextual"/>
        </w:rPr>
      </w:pPr>
      <w:hyperlink w:anchor="_Toc218850229" w:history="1">
        <w:r w:rsidRPr="0038227C">
          <w:rPr>
            <w:rStyle w:val="-"/>
            <w:noProof/>
            <w:lang w:eastAsia="en-US"/>
          </w:rPr>
          <w:t>5. Σχεδίαση και Αρχιτεκτονική Συστήματος</w:t>
        </w:r>
        <w:r>
          <w:rPr>
            <w:noProof/>
            <w:webHidden/>
          </w:rPr>
          <w:tab/>
        </w:r>
        <w:r>
          <w:rPr>
            <w:noProof/>
            <w:webHidden/>
          </w:rPr>
          <w:fldChar w:fldCharType="begin"/>
        </w:r>
        <w:r>
          <w:rPr>
            <w:noProof/>
            <w:webHidden/>
          </w:rPr>
          <w:instrText xml:space="preserve"> PAGEREF _Toc218850229 \h </w:instrText>
        </w:r>
        <w:r>
          <w:rPr>
            <w:noProof/>
            <w:webHidden/>
          </w:rPr>
        </w:r>
        <w:r>
          <w:rPr>
            <w:noProof/>
            <w:webHidden/>
          </w:rPr>
          <w:fldChar w:fldCharType="separate"/>
        </w:r>
        <w:r>
          <w:rPr>
            <w:noProof/>
            <w:webHidden/>
          </w:rPr>
          <w:t>49</w:t>
        </w:r>
        <w:r>
          <w:rPr>
            <w:noProof/>
            <w:webHidden/>
          </w:rPr>
          <w:fldChar w:fldCharType="end"/>
        </w:r>
      </w:hyperlink>
    </w:p>
    <w:p w14:paraId="0A3338F6" w14:textId="5580CA8D" w:rsidR="00B71C88" w:rsidRDefault="00B71C88">
      <w:pPr>
        <w:pStyle w:val="22"/>
        <w:rPr>
          <w:rFonts w:asciiTheme="minorHAnsi" w:eastAsiaTheme="minorEastAsia" w:hAnsiTheme="minorHAnsi" w:cstheme="minorBidi"/>
          <w:noProof/>
          <w:kern w:val="2"/>
          <w:lang w:val="en-US" w:eastAsia="en-US"/>
          <w14:ligatures w14:val="standardContextual"/>
        </w:rPr>
      </w:pPr>
      <w:hyperlink w:anchor="_Toc218850230" w:history="1">
        <w:r w:rsidRPr="0038227C">
          <w:rPr>
            <w:rStyle w:val="-"/>
            <w:noProof/>
          </w:rPr>
          <w:t>5.1 Μεθοδολογία Ανάπτυξης</w:t>
        </w:r>
        <w:r>
          <w:rPr>
            <w:noProof/>
            <w:webHidden/>
          </w:rPr>
          <w:tab/>
        </w:r>
        <w:r>
          <w:rPr>
            <w:noProof/>
            <w:webHidden/>
          </w:rPr>
          <w:fldChar w:fldCharType="begin"/>
        </w:r>
        <w:r>
          <w:rPr>
            <w:noProof/>
            <w:webHidden/>
          </w:rPr>
          <w:instrText xml:space="preserve"> PAGEREF _Toc218850230 \h </w:instrText>
        </w:r>
        <w:r>
          <w:rPr>
            <w:noProof/>
            <w:webHidden/>
          </w:rPr>
        </w:r>
        <w:r>
          <w:rPr>
            <w:noProof/>
            <w:webHidden/>
          </w:rPr>
          <w:fldChar w:fldCharType="separate"/>
        </w:r>
        <w:r>
          <w:rPr>
            <w:noProof/>
            <w:webHidden/>
          </w:rPr>
          <w:t>49</w:t>
        </w:r>
        <w:r>
          <w:rPr>
            <w:noProof/>
            <w:webHidden/>
          </w:rPr>
          <w:fldChar w:fldCharType="end"/>
        </w:r>
      </w:hyperlink>
    </w:p>
    <w:p w14:paraId="6A1CE385" w14:textId="722B9AFA" w:rsidR="00B71C88" w:rsidRDefault="00B71C88">
      <w:pPr>
        <w:pStyle w:val="22"/>
        <w:rPr>
          <w:rFonts w:asciiTheme="minorHAnsi" w:eastAsiaTheme="minorEastAsia" w:hAnsiTheme="minorHAnsi" w:cstheme="minorBidi"/>
          <w:noProof/>
          <w:kern w:val="2"/>
          <w:lang w:val="en-US" w:eastAsia="en-US"/>
          <w14:ligatures w14:val="standardContextual"/>
        </w:rPr>
      </w:pPr>
      <w:hyperlink w:anchor="_Toc218850231" w:history="1">
        <w:r w:rsidRPr="0038227C">
          <w:rPr>
            <w:rStyle w:val="-"/>
            <w:noProof/>
          </w:rPr>
          <w:t>5.2 Αρχιτεκτονική Συστήματος</w:t>
        </w:r>
        <w:r>
          <w:rPr>
            <w:noProof/>
            <w:webHidden/>
          </w:rPr>
          <w:tab/>
        </w:r>
        <w:r>
          <w:rPr>
            <w:noProof/>
            <w:webHidden/>
          </w:rPr>
          <w:fldChar w:fldCharType="begin"/>
        </w:r>
        <w:r>
          <w:rPr>
            <w:noProof/>
            <w:webHidden/>
          </w:rPr>
          <w:instrText xml:space="preserve"> PAGEREF _Toc218850231 \h </w:instrText>
        </w:r>
        <w:r>
          <w:rPr>
            <w:noProof/>
            <w:webHidden/>
          </w:rPr>
        </w:r>
        <w:r>
          <w:rPr>
            <w:noProof/>
            <w:webHidden/>
          </w:rPr>
          <w:fldChar w:fldCharType="separate"/>
        </w:r>
        <w:r>
          <w:rPr>
            <w:noProof/>
            <w:webHidden/>
          </w:rPr>
          <w:t>50</w:t>
        </w:r>
        <w:r>
          <w:rPr>
            <w:noProof/>
            <w:webHidden/>
          </w:rPr>
          <w:fldChar w:fldCharType="end"/>
        </w:r>
      </w:hyperlink>
    </w:p>
    <w:p w14:paraId="71516152" w14:textId="340967CA" w:rsidR="00B71C88" w:rsidRDefault="00B71C88">
      <w:pPr>
        <w:pStyle w:val="22"/>
        <w:rPr>
          <w:rFonts w:asciiTheme="minorHAnsi" w:eastAsiaTheme="minorEastAsia" w:hAnsiTheme="minorHAnsi" w:cstheme="minorBidi"/>
          <w:noProof/>
          <w:kern w:val="2"/>
          <w:lang w:val="en-US" w:eastAsia="en-US"/>
          <w14:ligatures w14:val="standardContextual"/>
        </w:rPr>
      </w:pPr>
      <w:hyperlink w:anchor="_Toc218850232" w:history="1">
        <w:r w:rsidRPr="0038227C">
          <w:rPr>
            <w:rStyle w:val="-"/>
            <w:noProof/>
          </w:rPr>
          <w:t>5.3 Διασύνδεση Υποσυστημάτων</w:t>
        </w:r>
        <w:r>
          <w:rPr>
            <w:noProof/>
            <w:webHidden/>
          </w:rPr>
          <w:tab/>
        </w:r>
        <w:r>
          <w:rPr>
            <w:noProof/>
            <w:webHidden/>
          </w:rPr>
          <w:fldChar w:fldCharType="begin"/>
        </w:r>
        <w:r>
          <w:rPr>
            <w:noProof/>
            <w:webHidden/>
          </w:rPr>
          <w:instrText xml:space="preserve"> PAGEREF _Toc218850232 \h </w:instrText>
        </w:r>
        <w:r>
          <w:rPr>
            <w:noProof/>
            <w:webHidden/>
          </w:rPr>
        </w:r>
        <w:r>
          <w:rPr>
            <w:noProof/>
            <w:webHidden/>
          </w:rPr>
          <w:fldChar w:fldCharType="separate"/>
        </w:r>
        <w:r>
          <w:rPr>
            <w:noProof/>
            <w:webHidden/>
          </w:rPr>
          <w:t>51</w:t>
        </w:r>
        <w:r>
          <w:rPr>
            <w:noProof/>
            <w:webHidden/>
          </w:rPr>
          <w:fldChar w:fldCharType="end"/>
        </w:r>
      </w:hyperlink>
    </w:p>
    <w:p w14:paraId="5A0F783B" w14:textId="06E31194" w:rsidR="00B71C88" w:rsidRDefault="00B71C88">
      <w:pPr>
        <w:pStyle w:val="22"/>
        <w:rPr>
          <w:rFonts w:asciiTheme="minorHAnsi" w:eastAsiaTheme="minorEastAsia" w:hAnsiTheme="minorHAnsi" w:cstheme="minorBidi"/>
          <w:noProof/>
          <w:kern w:val="2"/>
          <w:lang w:val="en-US" w:eastAsia="en-US"/>
          <w14:ligatures w14:val="standardContextual"/>
        </w:rPr>
      </w:pPr>
      <w:hyperlink w:anchor="_Toc218850233" w:history="1">
        <w:r w:rsidRPr="0038227C">
          <w:rPr>
            <w:rStyle w:val="-"/>
            <w:noProof/>
          </w:rPr>
          <w:t>5.4 Σχεδίαση Βάσης Δεδομένων</w:t>
        </w:r>
        <w:r>
          <w:rPr>
            <w:noProof/>
            <w:webHidden/>
          </w:rPr>
          <w:tab/>
        </w:r>
        <w:r>
          <w:rPr>
            <w:noProof/>
            <w:webHidden/>
          </w:rPr>
          <w:fldChar w:fldCharType="begin"/>
        </w:r>
        <w:r>
          <w:rPr>
            <w:noProof/>
            <w:webHidden/>
          </w:rPr>
          <w:instrText xml:space="preserve"> PAGEREF _Toc218850233 \h </w:instrText>
        </w:r>
        <w:r>
          <w:rPr>
            <w:noProof/>
            <w:webHidden/>
          </w:rPr>
        </w:r>
        <w:r>
          <w:rPr>
            <w:noProof/>
            <w:webHidden/>
          </w:rPr>
          <w:fldChar w:fldCharType="separate"/>
        </w:r>
        <w:r>
          <w:rPr>
            <w:noProof/>
            <w:webHidden/>
          </w:rPr>
          <w:t>52</w:t>
        </w:r>
        <w:r>
          <w:rPr>
            <w:noProof/>
            <w:webHidden/>
          </w:rPr>
          <w:fldChar w:fldCharType="end"/>
        </w:r>
      </w:hyperlink>
    </w:p>
    <w:p w14:paraId="1E844993" w14:textId="61057AC9" w:rsidR="00B71C88" w:rsidRDefault="00B71C88">
      <w:pPr>
        <w:pStyle w:val="22"/>
        <w:rPr>
          <w:rFonts w:asciiTheme="minorHAnsi" w:eastAsiaTheme="minorEastAsia" w:hAnsiTheme="minorHAnsi" w:cstheme="minorBidi"/>
          <w:noProof/>
          <w:kern w:val="2"/>
          <w:lang w:val="en-US" w:eastAsia="en-US"/>
          <w14:ligatures w14:val="standardContextual"/>
        </w:rPr>
      </w:pPr>
      <w:hyperlink w:anchor="_Toc218850234" w:history="1">
        <w:r w:rsidRPr="0038227C">
          <w:rPr>
            <w:rStyle w:val="-"/>
            <w:noProof/>
          </w:rPr>
          <w:t>5.5 Ενσωμάτωση Αλγορίθμων και Εννοιών</w:t>
        </w:r>
        <w:r>
          <w:rPr>
            <w:noProof/>
            <w:webHidden/>
          </w:rPr>
          <w:tab/>
        </w:r>
        <w:r>
          <w:rPr>
            <w:noProof/>
            <w:webHidden/>
          </w:rPr>
          <w:fldChar w:fldCharType="begin"/>
        </w:r>
        <w:r>
          <w:rPr>
            <w:noProof/>
            <w:webHidden/>
          </w:rPr>
          <w:instrText xml:space="preserve"> PAGEREF _Toc218850234 \h </w:instrText>
        </w:r>
        <w:r>
          <w:rPr>
            <w:noProof/>
            <w:webHidden/>
          </w:rPr>
        </w:r>
        <w:r>
          <w:rPr>
            <w:noProof/>
            <w:webHidden/>
          </w:rPr>
          <w:fldChar w:fldCharType="separate"/>
        </w:r>
        <w:r>
          <w:rPr>
            <w:noProof/>
            <w:webHidden/>
          </w:rPr>
          <w:t>54</w:t>
        </w:r>
        <w:r>
          <w:rPr>
            <w:noProof/>
            <w:webHidden/>
          </w:rPr>
          <w:fldChar w:fldCharType="end"/>
        </w:r>
      </w:hyperlink>
    </w:p>
    <w:p w14:paraId="54075395" w14:textId="1C1AA784" w:rsidR="00B71C88" w:rsidRDefault="00B71C88">
      <w:pPr>
        <w:pStyle w:val="32"/>
        <w:rPr>
          <w:rFonts w:asciiTheme="minorHAnsi" w:eastAsiaTheme="minorEastAsia" w:hAnsiTheme="minorHAnsi" w:cstheme="minorBidi"/>
          <w:noProof/>
          <w:kern w:val="2"/>
          <w:lang w:val="en-US" w:eastAsia="en-US"/>
          <w14:ligatures w14:val="standardContextual"/>
        </w:rPr>
      </w:pPr>
      <w:hyperlink w:anchor="_Toc218850235" w:history="1">
        <w:r w:rsidRPr="0038227C">
          <w:rPr>
            <w:rStyle w:val="-"/>
            <w:noProof/>
          </w:rPr>
          <w:t>5.5.1 Μαθηματική Περιγραφή Βασικών Δεικτών</w:t>
        </w:r>
        <w:r>
          <w:rPr>
            <w:noProof/>
            <w:webHidden/>
          </w:rPr>
          <w:tab/>
        </w:r>
        <w:r>
          <w:rPr>
            <w:noProof/>
            <w:webHidden/>
          </w:rPr>
          <w:fldChar w:fldCharType="begin"/>
        </w:r>
        <w:r>
          <w:rPr>
            <w:noProof/>
            <w:webHidden/>
          </w:rPr>
          <w:instrText xml:space="preserve"> PAGEREF _Toc218850235 \h </w:instrText>
        </w:r>
        <w:r>
          <w:rPr>
            <w:noProof/>
            <w:webHidden/>
          </w:rPr>
        </w:r>
        <w:r>
          <w:rPr>
            <w:noProof/>
            <w:webHidden/>
          </w:rPr>
          <w:fldChar w:fldCharType="separate"/>
        </w:r>
        <w:r>
          <w:rPr>
            <w:noProof/>
            <w:webHidden/>
          </w:rPr>
          <w:t>55</w:t>
        </w:r>
        <w:r>
          <w:rPr>
            <w:noProof/>
            <w:webHidden/>
          </w:rPr>
          <w:fldChar w:fldCharType="end"/>
        </w:r>
      </w:hyperlink>
    </w:p>
    <w:p w14:paraId="381E6A66" w14:textId="1F7DFA79" w:rsidR="00B71C88" w:rsidRDefault="00B71C88">
      <w:pPr>
        <w:pStyle w:val="11"/>
        <w:rPr>
          <w:rFonts w:asciiTheme="minorHAnsi" w:eastAsiaTheme="minorEastAsia" w:hAnsiTheme="minorHAnsi" w:cstheme="minorBidi"/>
          <w:noProof/>
          <w:kern w:val="2"/>
          <w:lang w:val="en-US" w:eastAsia="en-US"/>
          <w14:ligatures w14:val="standardContextual"/>
        </w:rPr>
      </w:pPr>
      <w:hyperlink w:anchor="_Toc218850236" w:history="1">
        <w:r w:rsidRPr="0038227C">
          <w:rPr>
            <w:rStyle w:val="-"/>
            <w:noProof/>
            <w:lang w:eastAsia="en-US"/>
          </w:rPr>
          <w:t>Βιβλιογραφία</w:t>
        </w:r>
        <w:r>
          <w:rPr>
            <w:noProof/>
            <w:webHidden/>
          </w:rPr>
          <w:tab/>
        </w:r>
        <w:r>
          <w:rPr>
            <w:noProof/>
            <w:webHidden/>
          </w:rPr>
          <w:fldChar w:fldCharType="begin"/>
        </w:r>
        <w:r>
          <w:rPr>
            <w:noProof/>
            <w:webHidden/>
          </w:rPr>
          <w:instrText xml:space="preserve"> PAGEREF _Toc218850236 \h </w:instrText>
        </w:r>
        <w:r>
          <w:rPr>
            <w:noProof/>
            <w:webHidden/>
          </w:rPr>
        </w:r>
        <w:r>
          <w:rPr>
            <w:noProof/>
            <w:webHidden/>
          </w:rPr>
          <w:fldChar w:fldCharType="separate"/>
        </w:r>
        <w:r>
          <w:rPr>
            <w:noProof/>
            <w:webHidden/>
          </w:rPr>
          <w:t>57</w:t>
        </w:r>
        <w:r>
          <w:rPr>
            <w:noProof/>
            <w:webHidden/>
          </w:rPr>
          <w:fldChar w:fldCharType="end"/>
        </w:r>
      </w:hyperlink>
    </w:p>
    <w:p w14:paraId="01E49AC8" w14:textId="4A89BD93" w:rsidR="00B71C88" w:rsidRDefault="00B71C88">
      <w:pPr>
        <w:pStyle w:val="11"/>
        <w:rPr>
          <w:rFonts w:asciiTheme="minorHAnsi" w:eastAsiaTheme="minorEastAsia" w:hAnsiTheme="minorHAnsi" w:cstheme="minorBidi"/>
          <w:noProof/>
          <w:kern w:val="2"/>
          <w:lang w:val="en-US" w:eastAsia="en-US"/>
          <w14:ligatures w14:val="standardContextual"/>
        </w:rPr>
      </w:pPr>
      <w:hyperlink w:anchor="_Toc218850237" w:history="1">
        <w:r w:rsidRPr="0038227C">
          <w:rPr>
            <w:rStyle w:val="-"/>
            <w:noProof/>
            <w:lang w:eastAsia="en-US"/>
          </w:rPr>
          <w:t>Παράρτημα Α: «Χρονοδιάγραμμα Υλοποίησης Πτυχιακής Εργασίας»</w:t>
        </w:r>
        <w:r>
          <w:rPr>
            <w:noProof/>
            <w:webHidden/>
          </w:rPr>
          <w:tab/>
        </w:r>
        <w:r>
          <w:rPr>
            <w:noProof/>
            <w:webHidden/>
          </w:rPr>
          <w:fldChar w:fldCharType="begin"/>
        </w:r>
        <w:r>
          <w:rPr>
            <w:noProof/>
            <w:webHidden/>
          </w:rPr>
          <w:instrText xml:space="preserve"> PAGEREF _Toc218850237 \h </w:instrText>
        </w:r>
        <w:r>
          <w:rPr>
            <w:noProof/>
            <w:webHidden/>
          </w:rPr>
        </w:r>
        <w:r>
          <w:rPr>
            <w:noProof/>
            <w:webHidden/>
          </w:rPr>
          <w:fldChar w:fldCharType="separate"/>
        </w:r>
        <w:r>
          <w:rPr>
            <w:noProof/>
            <w:webHidden/>
          </w:rPr>
          <w:t>60</w:t>
        </w:r>
        <w:r>
          <w:rPr>
            <w:noProof/>
            <w:webHidden/>
          </w:rPr>
          <w:fldChar w:fldCharType="end"/>
        </w:r>
      </w:hyperlink>
    </w:p>
    <w:p w14:paraId="3A12A853" w14:textId="5CB9AAFF" w:rsidR="00B71C88" w:rsidRDefault="00B71C88">
      <w:pPr>
        <w:pStyle w:val="11"/>
        <w:rPr>
          <w:rFonts w:asciiTheme="minorHAnsi" w:eastAsiaTheme="minorEastAsia" w:hAnsiTheme="minorHAnsi" w:cstheme="minorBidi"/>
          <w:noProof/>
          <w:kern w:val="2"/>
          <w:lang w:val="en-US" w:eastAsia="en-US"/>
          <w14:ligatures w14:val="standardContextual"/>
        </w:rPr>
      </w:pPr>
      <w:hyperlink w:anchor="_Toc218850238" w:history="1">
        <w:r w:rsidRPr="0038227C">
          <w:rPr>
            <w:rStyle w:val="-"/>
            <w:noProof/>
            <w:lang w:eastAsia="en-US"/>
          </w:rPr>
          <w:t>Παράρτημα Β: «Περιορισμοί και Μελλοντικές βελτιώσεις»</w:t>
        </w:r>
        <w:r>
          <w:rPr>
            <w:noProof/>
            <w:webHidden/>
          </w:rPr>
          <w:tab/>
        </w:r>
        <w:r>
          <w:rPr>
            <w:noProof/>
            <w:webHidden/>
          </w:rPr>
          <w:fldChar w:fldCharType="begin"/>
        </w:r>
        <w:r>
          <w:rPr>
            <w:noProof/>
            <w:webHidden/>
          </w:rPr>
          <w:instrText xml:space="preserve"> PAGEREF _Toc218850238 \h </w:instrText>
        </w:r>
        <w:r>
          <w:rPr>
            <w:noProof/>
            <w:webHidden/>
          </w:rPr>
        </w:r>
        <w:r>
          <w:rPr>
            <w:noProof/>
            <w:webHidden/>
          </w:rPr>
          <w:fldChar w:fldCharType="separate"/>
        </w:r>
        <w:r>
          <w:rPr>
            <w:noProof/>
            <w:webHidden/>
          </w:rPr>
          <w:t>61</w:t>
        </w:r>
        <w:r>
          <w:rPr>
            <w:noProof/>
            <w:webHidden/>
          </w:rPr>
          <w:fldChar w:fldCharType="end"/>
        </w:r>
      </w:hyperlink>
    </w:p>
    <w:p w14:paraId="25B42857" w14:textId="78D03E6F" w:rsidR="0046116B" w:rsidDel="00D723FF" w:rsidRDefault="004B2D2A">
      <w:pPr>
        <w:pStyle w:val="10"/>
        <w:rPr>
          <w:del w:id="319" w:author="ΜΗΤΣΕΑΣ ΗΛΙΑΣ" w:date="2025-12-05T11:44:00Z" w16du:dateUtc="2025-12-05T09:44:00Z"/>
          <w:lang w:eastAsia="en-US"/>
        </w:rPr>
        <w:pPrChange w:id="320" w:author="ΜΗΤΣΕΑΣ ΗΛΙΑΣ" w:date="2025-12-05T11:44:00Z" w16du:dateUtc="2025-12-05T09:44:00Z">
          <w:pPr>
            <w:spacing w:before="120" w:after="120" w:line="360" w:lineRule="auto"/>
            <w:jc w:val="both"/>
          </w:pPr>
        </w:pPrChange>
      </w:pPr>
      <w:r w:rsidRPr="006501DB">
        <w:rPr>
          <w:b w:val="0"/>
          <w:bCs w:val="0"/>
          <w:highlight w:val="yellow"/>
        </w:rPr>
        <w:fldChar w:fldCharType="end"/>
      </w:r>
      <w:r w:rsidR="001F2539" w:rsidRPr="00C07B77">
        <w:rPr>
          <w:lang w:eastAsia="en-US"/>
        </w:rPr>
        <w:br w:type="page"/>
      </w:r>
    </w:p>
    <w:p w14:paraId="72176B21" w14:textId="775C1EC4" w:rsidR="009E62B7" w:rsidRPr="009E62B7" w:rsidRDefault="009E62B7" w:rsidP="00D723FF">
      <w:pPr>
        <w:pStyle w:val="10"/>
        <w:rPr>
          <w:lang w:eastAsia="en-US"/>
        </w:rPr>
      </w:pPr>
      <w:bookmarkStart w:id="321" w:name="_Toc218850191"/>
      <w:r w:rsidRPr="009E62B7">
        <w:rPr>
          <w:lang w:eastAsia="en-US"/>
        </w:rPr>
        <w:t>Γλωσσάρι</w:t>
      </w:r>
      <w:bookmarkEnd w:id="321"/>
    </w:p>
    <w:p w14:paraId="46A50438" w14:textId="77777777" w:rsidR="001C5265" w:rsidRPr="003B2642" w:rsidRDefault="006E0C5A">
      <w:pPr>
        <w:spacing w:line="360" w:lineRule="auto"/>
        <w:rPr>
          <w:ins w:id="322" w:author="ΜΗΤΣΕΑΣ ΗΛΙΑΣ" w:date="2025-12-05T11:17:00Z" w16du:dateUtc="2025-12-05T09:17:00Z"/>
          <w:b/>
          <w:bCs/>
          <w:lang w:eastAsia="en-US"/>
        </w:rPr>
        <w:pPrChange w:id="323" w:author="ΜΗΤΣΕΑΣ ΗΛΙΑΣ" w:date="2025-12-05T11:25:00Z" w16du:dateUtc="2025-12-05T09:25:00Z">
          <w:pPr>
            <w:spacing w:after="120" w:line="360" w:lineRule="auto"/>
            <w:jc w:val="both"/>
          </w:pPr>
        </w:pPrChange>
      </w:pPr>
      <w:r w:rsidRPr="003B2642">
        <w:rPr>
          <w:b/>
          <w:bCs/>
          <w:lang w:eastAsia="en-US"/>
        </w:rPr>
        <w:t>Διαδικτυακός επηρεαστής (</w:t>
      </w:r>
      <w:r w:rsidRPr="003B2642">
        <w:rPr>
          <w:b/>
          <w:bCs/>
          <w:lang w:val="en-US" w:eastAsia="en-US"/>
        </w:rPr>
        <w:t>influencer</w:t>
      </w:r>
      <w:r w:rsidRPr="003B2642">
        <w:rPr>
          <w:b/>
          <w:bCs/>
          <w:lang w:eastAsia="en-US"/>
        </w:rPr>
        <w:t>)</w:t>
      </w:r>
    </w:p>
    <w:p w14:paraId="385F991C" w14:textId="2DEE72E3" w:rsidR="005A40AE" w:rsidRPr="008E39DB" w:rsidRDefault="006E0C5A" w:rsidP="005A40AE">
      <w:pPr>
        <w:spacing w:line="360" w:lineRule="auto"/>
        <w:rPr>
          <w:ins w:id="324" w:author="ΜΗΤΣΕΑΣ ΗΛΙΑΣ" w:date="2025-12-05T11:27:00Z" w16du:dateUtc="2025-12-05T09:27:00Z"/>
          <w:lang w:eastAsia="en-US"/>
          <w:rPrChange w:id="325" w:author="ΜΗΤΣΕΑΣ ΗΛΙΑΣ" w:date="2025-12-05T11:29:00Z" w16du:dateUtc="2025-12-05T09:29:00Z">
            <w:rPr>
              <w:ins w:id="326" w:author="ΜΗΤΣΕΑΣ ΗΛΙΑΣ" w:date="2025-12-05T11:27:00Z" w16du:dateUtc="2025-12-05T09:27:00Z"/>
              <w:lang w:val="en-US" w:eastAsia="en-US"/>
            </w:rPr>
          </w:rPrChange>
        </w:rPr>
      </w:pPr>
      <w:del w:id="327" w:author="ΜΗΤΣΕΑΣ ΗΛΙΑΣ" w:date="2025-12-05T11:17:00Z" w16du:dateUtc="2025-12-05T09:17:00Z">
        <w:r w:rsidRPr="005A40AE" w:rsidDel="001C5265">
          <w:rPr>
            <w:u w:val="single"/>
            <w:lang w:eastAsia="en-US"/>
          </w:rPr>
          <w:delText>:</w:delText>
        </w:r>
        <w:r w:rsidRPr="005A40AE" w:rsidDel="001C5265">
          <w:rPr>
            <w:lang w:eastAsia="en-US"/>
          </w:rPr>
          <w:delText xml:space="preserve"> </w:delText>
        </w:r>
      </w:del>
      <w:r w:rsidRPr="005A40AE">
        <w:rPr>
          <w:lang w:eastAsia="en-US"/>
        </w:rPr>
        <w:t>Άτομο με ισχυρή παρουσία στα μέσα κοινωνικής δικτύωσης και ικανότητα διαμόρφωσης στάσεων</w:t>
      </w:r>
      <w:ins w:id="328" w:author="ΜΗΤΣΕΑΣ ΗΛΙΑΣ" w:date="2025-12-05T11:29:00Z" w16du:dateUtc="2025-12-05T09:29:00Z">
        <w:r w:rsidR="008E39DB" w:rsidRPr="008E39DB">
          <w:rPr>
            <w:lang w:eastAsia="en-US"/>
            <w:rPrChange w:id="329" w:author="ΜΗΤΣΕΑΣ ΗΛΙΑΣ" w:date="2025-12-05T11:29:00Z" w16du:dateUtc="2025-12-05T09:29:00Z">
              <w:rPr>
                <w:lang w:val="en-US" w:eastAsia="en-US"/>
              </w:rPr>
            </w:rPrChange>
          </w:rPr>
          <w:t xml:space="preserve"> - </w:t>
        </w:r>
      </w:ins>
      <w:del w:id="330" w:author="ΜΗΤΣΕΑΣ ΗΛΙΑΣ" w:date="2025-12-05T11:29:00Z" w16du:dateUtc="2025-12-05T09:29:00Z">
        <w:r w:rsidRPr="005A40AE" w:rsidDel="008E39DB">
          <w:rPr>
            <w:lang w:eastAsia="en-US"/>
          </w:rPr>
          <w:delText>/</w:delText>
        </w:r>
      </w:del>
      <w:r w:rsidRPr="005A40AE">
        <w:rPr>
          <w:lang w:eastAsia="en-US"/>
        </w:rPr>
        <w:t>συμπεριφορών του κοινού του.</w:t>
      </w:r>
    </w:p>
    <w:p w14:paraId="3368473B" w14:textId="792FECAB" w:rsidR="005A40AE" w:rsidRPr="003D2A94" w:rsidRDefault="005A40AE">
      <w:pPr>
        <w:spacing w:line="360" w:lineRule="auto"/>
        <w:rPr>
          <w:lang w:eastAsia="en-US"/>
          <w:rPrChange w:id="331" w:author="ΜΗΤΣΕΑΣ ΗΛΙΑΣ" w:date="2025-12-15T09:58:00Z" w16du:dateUtc="2025-12-15T07:58:00Z">
            <w:rPr>
              <w:lang w:val="en-US" w:eastAsia="en-US"/>
            </w:rPr>
          </w:rPrChange>
        </w:rPr>
        <w:pPrChange w:id="332" w:author="ΜΗΤΣΕΑΣ ΗΛΙΑΣ" w:date="2025-12-05T11:25:00Z" w16du:dateUtc="2025-12-05T09:25:00Z">
          <w:pPr>
            <w:spacing w:after="120" w:line="360" w:lineRule="auto"/>
            <w:jc w:val="both"/>
          </w:pPr>
        </w:pPrChange>
      </w:pPr>
      <w:ins w:id="333" w:author="ΜΗΤΣΕΑΣ ΗΛΙΑΣ" w:date="2025-12-05T11:27:00Z" w16du:dateUtc="2025-12-05T09:27:00Z">
        <w:r>
          <w:rPr>
            <w:lang w:val="en-US" w:eastAsia="en-US"/>
          </w:rPr>
          <w:fldChar w:fldCharType="begin"/>
        </w:r>
        <w:r>
          <w:rPr>
            <w:lang w:val="en-US" w:eastAsia="en-US"/>
          </w:rPr>
          <w:instrText>HYPERLINK</w:instrText>
        </w:r>
        <w:r w:rsidRPr="003D2A94">
          <w:rPr>
            <w:lang w:eastAsia="en-US"/>
            <w:rPrChange w:id="334" w:author="ΜΗΤΣΕΑΣ ΗΛΙΑΣ" w:date="2025-12-15T09:58:00Z" w16du:dateUtc="2025-12-15T07:58:00Z">
              <w:rPr>
                <w:lang w:val="en-US" w:eastAsia="en-US"/>
              </w:rPr>
            </w:rPrChange>
          </w:rPr>
          <w:instrText xml:space="preserve"> "</w:instrText>
        </w:r>
      </w:ins>
      <w:r w:rsidRPr="005A40AE">
        <w:rPr>
          <w:rPrChange w:id="335" w:author="ΜΗΤΣΕΑΣ ΗΛΙΑΣ" w:date="2025-12-05T11:27:00Z" w16du:dateUtc="2025-12-05T09:27:00Z">
            <w:rPr>
              <w:rStyle w:val="-"/>
              <w:lang w:val="en-US" w:eastAsia="en-US"/>
            </w:rPr>
          </w:rPrChange>
        </w:rPr>
        <w:instrText>https://en.wikipedia.org/wiki/Influencer</w:instrText>
      </w:r>
      <w:ins w:id="336" w:author="ΜΗΤΣΕΑΣ ΗΛΙΑΣ" w:date="2025-12-05T11:27:00Z" w16du:dateUtc="2025-12-05T09:27:00Z">
        <w:r w:rsidRPr="003D2A94">
          <w:rPr>
            <w:lang w:eastAsia="en-US"/>
            <w:rPrChange w:id="337" w:author="ΜΗΤΣΕΑΣ ΗΛΙΑΣ" w:date="2025-12-15T09:58:00Z" w16du:dateUtc="2025-12-15T07:58:00Z">
              <w:rPr>
                <w:lang w:val="en-US" w:eastAsia="en-US"/>
              </w:rPr>
            </w:rPrChange>
          </w:rPr>
          <w:instrText>"</w:instrText>
        </w:r>
        <w:r>
          <w:rPr>
            <w:lang w:val="en-US" w:eastAsia="en-US"/>
          </w:rPr>
        </w:r>
        <w:r>
          <w:rPr>
            <w:lang w:val="en-US" w:eastAsia="en-US"/>
          </w:rPr>
          <w:fldChar w:fldCharType="separate"/>
        </w:r>
      </w:ins>
      <w:r w:rsidRPr="005A40AE">
        <w:rPr>
          <w:rStyle w:val="-"/>
          <w:lang w:val="en-US" w:eastAsia="en-US"/>
        </w:rPr>
        <w:t>https</w:t>
      </w:r>
      <w:r w:rsidRPr="003D2A94">
        <w:rPr>
          <w:rStyle w:val="-"/>
          <w:lang w:eastAsia="en-US"/>
          <w:rPrChange w:id="338" w:author="ΜΗΤΣΕΑΣ ΗΛΙΑΣ" w:date="2025-12-15T09:58:00Z" w16du:dateUtc="2025-12-15T07:58:00Z">
            <w:rPr>
              <w:rStyle w:val="-"/>
              <w:lang w:val="en-US" w:eastAsia="en-US"/>
            </w:rPr>
          </w:rPrChange>
        </w:rPr>
        <w:t>://</w:t>
      </w:r>
      <w:r w:rsidRPr="005A40AE">
        <w:rPr>
          <w:rStyle w:val="-"/>
          <w:lang w:val="en-US" w:eastAsia="en-US"/>
        </w:rPr>
        <w:t>en</w:t>
      </w:r>
      <w:r w:rsidRPr="003D2A94">
        <w:rPr>
          <w:rStyle w:val="-"/>
          <w:lang w:eastAsia="en-US"/>
          <w:rPrChange w:id="339" w:author="ΜΗΤΣΕΑΣ ΗΛΙΑΣ" w:date="2025-12-15T09:58:00Z" w16du:dateUtc="2025-12-15T07:58:00Z">
            <w:rPr>
              <w:rStyle w:val="-"/>
              <w:lang w:val="en-US" w:eastAsia="en-US"/>
            </w:rPr>
          </w:rPrChange>
        </w:rPr>
        <w:t>.</w:t>
      </w:r>
      <w:r w:rsidRPr="005A40AE">
        <w:rPr>
          <w:rStyle w:val="-"/>
          <w:lang w:val="en-US" w:eastAsia="en-US"/>
        </w:rPr>
        <w:t>wikipedia</w:t>
      </w:r>
      <w:r w:rsidRPr="003D2A94">
        <w:rPr>
          <w:rStyle w:val="-"/>
          <w:lang w:eastAsia="en-US"/>
          <w:rPrChange w:id="340" w:author="ΜΗΤΣΕΑΣ ΗΛΙΑΣ" w:date="2025-12-15T09:58:00Z" w16du:dateUtc="2025-12-15T07:58:00Z">
            <w:rPr>
              <w:rStyle w:val="-"/>
              <w:lang w:val="en-US" w:eastAsia="en-US"/>
            </w:rPr>
          </w:rPrChange>
        </w:rPr>
        <w:t>.</w:t>
      </w:r>
      <w:r w:rsidRPr="005A40AE">
        <w:rPr>
          <w:rStyle w:val="-"/>
          <w:lang w:val="en-US" w:eastAsia="en-US"/>
        </w:rPr>
        <w:t>org</w:t>
      </w:r>
      <w:r w:rsidRPr="003D2A94">
        <w:rPr>
          <w:rStyle w:val="-"/>
          <w:lang w:eastAsia="en-US"/>
          <w:rPrChange w:id="341" w:author="ΜΗΤΣΕΑΣ ΗΛΙΑΣ" w:date="2025-12-15T09:58:00Z" w16du:dateUtc="2025-12-15T07:58:00Z">
            <w:rPr>
              <w:rStyle w:val="-"/>
              <w:lang w:val="en-US" w:eastAsia="en-US"/>
            </w:rPr>
          </w:rPrChange>
        </w:rPr>
        <w:t>/</w:t>
      </w:r>
      <w:r w:rsidRPr="005A40AE">
        <w:rPr>
          <w:rStyle w:val="-"/>
          <w:lang w:val="en-US" w:eastAsia="en-US"/>
        </w:rPr>
        <w:t>wiki</w:t>
      </w:r>
      <w:r w:rsidRPr="003D2A94">
        <w:rPr>
          <w:rStyle w:val="-"/>
          <w:lang w:eastAsia="en-US"/>
          <w:rPrChange w:id="342" w:author="ΜΗΤΣΕΑΣ ΗΛΙΑΣ" w:date="2025-12-15T09:58:00Z" w16du:dateUtc="2025-12-15T07:58:00Z">
            <w:rPr>
              <w:rStyle w:val="-"/>
              <w:lang w:val="en-US" w:eastAsia="en-US"/>
            </w:rPr>
          </w:rPrChange>
        </w:rPr>
        <w:t>/</w:t>
      </w:r>
      <w:r w:rsidRPr="005A40AE">
        <w:rPr>
          <w:rStyle w:val="-"/>
          <w:lang w:val="en-US" w:eastAsia="en-US"/>
        </w:rPr>
        <w:t>Influencer</w:t>
      </w:r>
      <w:ins w:id="343" w:author="ΜΗΤΣΕΑΣ ΗΛΙΑΣ" w:date="2025-12-05T11:27:00Z" w16du:dateUtc="2025-12-05T09:27:00Z">
        <w:r>
          <w:rPr>
            <w:lang w:val="en-US" w:eastAsia="en-US"/>
          </w:rPr>
          <w:fldChar w:fldCharType="end"/>
        </w:r>
      </w:ins>
      <w:ins w:id="344" w:author="ΜΗΤΣΕΑΣ ΗΛΙΑΣ" w:date="2025-12-04T15:58:00Z" w16du:dateUtc="2025-12-04T13:58:00Z">
        <w:r w:rsidR="002D1BDB" w:rsidRPr="003D2A94">
          <w:rPr>
            <w:lang w:eastAsia="en-US"/>
            <w:rPrChange w:id="345" w:author="ΜΗΤΣΕΑΣ ΗΛΙΑΣ" w:date="2025-12-15T09:58:00Z" w16du:dateUtc="2025-12-15T07:58:00Z">
              <w:rPr>
                <w:lang w:val="en-US" w:eastAsia="en-US"/>
              </w:rPr>
            </w:rPrChange>
          </w:rPr>
          <w:t xml:space="preserve"> </w:t>
        </w:r>
      </w:ins>
    </w:p>
    <w:p w14:paraId="1E7A2A9F" w14:textId="2710E19F" w:rsidR="001C5265" w:rsidRPr="003B2642" w:rsidRDefault="006E0C5A">
      <w:pPr>
        <w:spacing w:line="360" w:lineRule="auto"/>
        <w:rPr>
          <w:ins w:id="346" w:author="ΜΗΤΣΕΑΣ ΗΛΙΑΣ" w:date="2025-12-05T11:17:00Z" w16du:dateUtc="2025-12-05T09:17:00Z"/>
          <w:b/>
          <w:bCs/>
          <w:lang w:eastAsia="en-US"/>
        </w:rPr>
        <w:pPrChange w:id="347" w:author="ΜΗΤΣΕΑΣ ΗΛΙΑΣ" w:date="2025-12-05T11:25:00Z" w16du:dateUtc="2025-12-05T09:25:00Z">
          <w:pPr>
            <w:spacing w:after="120" w:line="360" w:lineRule="auto"/>
            <w:jc w:val="both"/>
          </w:pPr>
        </w:pPrChange>
      </w:pPr>
      <w:r w:rsidRPr="003B2642">
        <w:rPr>
          <w:b/>
          <w:bCs/>
          <w:lang w:eastAsia="en-US"/>
        </w:rPr>
        <w:t>Μάρκετινγκ (</w:t>
      </w:r>
      <w:ins w:id="348" w:author="ΜΗΤΣΕΑΣ ΗΛΙΑΣ" w:date="2025-12-16T10:52:00Z" w16du:dateUtc="2025-12-16T08:52:00Z">
        <w:r w:rsidR="00DE5111" w:rsidRPr="003B2642">
          <w:rPr>
            <w:b/>
            <w:bCs/>
            <w:lang w:val="en-US" w:eastAsia="en-US"/>
          </w:rPr>
          <w:t>m</w:t>
        </w:r>
      </w:ins>
      <w:del w:id="349" w:author="ΜΗΤΣΕΑΣ ΗΛΙΑΣ" w:date="2025-12-16T10:52:00Z" w16du:dateUtc="2025-12-16T08:52:00Z">
        <w:r w:rsidRPr="003B2642" w:rsidDel="00DE5111">
          <w:rPr>
            <w:b/>
            <w:bCs/>
            <w:lang w:val="en-US" w:eastAsia="en-US"/>
          </w:rPr>
          <w:delText>M</w:delText>
        </w:r>
      </w:del>
      <w:r w:rsidRPr="003B2642">
        <w:rPr>
          <w:b/>
          <w:bCs/>
          <w:lang w:val="en-US" w:eastAsia="en-US"/>
        </w:rPr>
        <w:t>arketing</w:t>
      </w:r>
      <w:r w:rsidRPr="003B2642">
        <w:rPr>
          <w:b/>
          <w:bCs/>
          <w:lang w:eastAsia="en-US"/>
        </w:rPr>
        <w:t>)</w:t>
      </w:r>
    </w:p>
    <w:p w14:paraId="30926807" w14:textId="3E9755E1" w:rsidR="005A40AE" w:rsidRPr="003D2A94" w:rsidRDefault="006E0C5A">
      <w:pPr>
        <w:spacing w:line="360" w:lineRule="auto"/>
        <w:rPr>
          <w:lang w:eastAsia="en-US"/>
          <w:rPrChange w:id="350" w:author="ΜΗΤΣΕΑΣ ΗΛΙΑΣ" w:date="2025-12-15T10:01:00Z" w16du:dateUtc="2025-12-15T08:01:00Z">
            <w:rPr>
              <w:lang w:val="en-US" w:eastAsia="en-US"/>
            </w:rPr>
          </w:rPrChange>
        </w:rPr>
        <w:pPrChange w:id="351" w:author="ΜΗΤΣΕΑΣ ΗΛΙΑΣ" w:date="2025-12-05T11:25:00Z" w16du:dateUtc="2025-12-05T09:25:00Z">
          <w:pPr>
            <w:spacing w:after="120" w:line="360" w:lineRule="auto"/>
            <w:jc w:val="both"/>
          </w:pPr>
        </w:pPrChange>
      </w:pPr>
      <w:del w:id="352" w:author="ΜΗΤΣΕΑΣ ΗΛΙΑΣ" w:date="2025-12-05T11:17:00Z" w16du:dateUtc="2025-12-05T09:17:00Z">
        <w:r w:rsidRPr="005A40AE" w:rsidDel="001C5265">
          <w:rPr>
            <w:u w:val="single"/>
            <w:lang w:eastAsia="en-US"/>
          </w:rPr>
          <w:delText>:</w:delText>
        </w:r>
      </w:del>
      <w:del w:id="353" w:author="ΜΗΤΣΕΑΣ ΗΛΙΑΣ" w:date="2025-12-05T11:18:00Z" w16du:dateUtc="2025-12-05T09:18:00Z">
        <w:r w:rsidRPr="005A40AE" w:rsidDel="001C5265">
          <w:rPr>
            <w:lang w:eastAsia="en-US"/>
          </w:rPr>
          <w:delText xml:space="preserve"> </w:delText>
        </w:r>
      </w:del>
      <w:r w:rsidRPr="005A40AE">
        <w:rPr>
          <w:lang w:eastAsia="en-US"/>
        </w:rPr>
        <w:t>Σύνολο ενεργειών για κατανόηση</w:t>
      </w:r>
      <w:ins w:id="354" w:author="ΜΗΤΣΕΑΣ ΗΛΙΑΣ" w:date="2025-12-05T11:29:00Z" w16du:dateUtc="2025-12-05T09:29:00Z">
        <w:r w:rsidR="008E39DB" w:rsidRPr="008E39DB">
          <w:rPr>
            <w:lang w:eastAsia="en-US"/>
            <w:rPrChange w:id="355" w:author="ΜΗΤΣΕΑΣ ΗΛΙΑΣ" w:date="2025-12-05T11:29:00Z" w16du:dateUtc="2025-12-05T09:29:00Z">
              <w:rPr>
                <w:lang w:val="en-US" w:eastAsia="en-US"/>
              </w:rPr>
            </w:rPrChange>
          </w:rPr>
          <w:t xml:space="preserve"> </w:t>
        </w:r>
        <w:r w:rsidR="008E39DB">
          <w:rPr>
            <w:lang w:eastAsia="en-US"/>
          </w:rPr>
          <w:t>των</w:t>
        </w:r>
      </w:ins>
      <w:r w:rsidRPr="005A40AE">
        <w:rPr>
          <w:lang w:eastAsia="en-US"/>
        </w:rPr>
        <w:t xml:space="preserve"> αναγκών</w:t>
      </w:r>
      <w:ins w:id="356" w:author="ΜΗΤΣΕΑΣ ΗΛΙΑΣ" w:date="2025-12-05T11:29:00Z" w16du:dateUtc="2025-12-05T09:29:00Z">
        <w:r w:rsidR="008E39DB">
          <w:rPr>
            <w:lang w:eastAsia="en-US"/>
          </w:rPr>
          <w:t xml:space="preserve"> των</w:t>
        </w:r>
      </w:ins>
      <w:r w:rsidRPr="005A40AE">
        <w:rPr>
          <w:lang w:eastAsia="en-US"/>
        </w:rPr>
        <w:t xml:space="preserve"> καταναλωτών και προώθηση προϊόντων</w:t>
      </w:r>
      <w:ins w:id="357" w:author="ΜΗΤΣΕΑΣ ΗΛΙΑΣ" w:date="2025-12-05T11:26:00Z" w16du:dateUtc="2025-12-05T09:26:00Z">
        <w:r w:rsidR="005A40AE" w:rsidRPr="005A40AE">
          <w:rPr>
            <w:lang w:eastAsia="en-US"/>
            <w:rPrChange w:id="358" w:author="ΜΗΤΣΕΑΣ ΗΛΙΑΣ" w:date="2025-12-05T11:26:00Z" w16du:dateUtc="2025-12-05T09:26:00Z">
              <w:rPr>
                <w:lang w:val="en-US" w:eastAsia="en-US"/>
              </w:rPr>
            </w:rPrChange>
          </w:rPr>
          <w:t xml:space="preserve"> - </w:t>
        </w:r>
      </w:ins>
      <w:del w:id="359" w:author="ΜΗΤΣΕΑΣ ΗΛΙΑΣ" w:date="2025-12-05T11:26:00Z" w16du:dateUtc="2025-12-05T09:26:00Z">
        <w:r w:rsidRPr="005A40AE" w:rsidDel="005A40AE">
          <w:rPr>
            <w:lang w:eastAsia="en-US"/>
          </w:rPr>
          <w:delText>/</w:delText>
        </w:r>
      </w:del>
      <w:r w:rsidRPr="005A40AE">
        <w:rPr>
          <w:lang w:eastAsia="en-US"/>
        </w:rPr>
        <w:t>υπηρεσιών ώστε να δημιουργηθεί επιχειρηματική αξία.</w:t>
      </w:r>
      <w:ins w:id="360" w:author="ΜΗΤΣΕΑΣ ΗΛΙΑΣ" w:date="2025-12-05T11:17:00Z" w16du:dateUtc="2025-12-05T09:17:00Z">
        <w:r w:rsidR="001C5265" w:rsidRPr="005A40AE">
          <w:rPr>
            <w:lang w:eastAsia="en-US"/>
          </w:rPr>
          <w:t xml:space="preserve"> </w:t>
        </w:r>
      </w:ins>
      <w:del w:id="361" w:author="ΜΗΤΣΕΑΣ ΗΛΙΑΣ" w:date="2025-12-05T11:17:00Z" w16du:dateUtc="2025-12-05T09:17:00Z">
        <w:r w:rsidR="0099245E" w:rsidRPr="005A40AE" w:rsidDel="001C5265">
          <w:rPr>
            <w:lang w:eastAsia="en-US"/>
          </w:rPr>
          <w:delText xml:space="preserve"> </w:delText>
        </w:r>
      </w:del>
      <w:ins w:id="362" w:author="ΜΗΤΣΕΑΣ ΗΛΙΑΣ" w:date="2025-12-05T11:17:00Z" w16du:dateUtc="2025-12-05T09:17:00Z">
        <w:r w:rsidR="001C5265" w:rsidRPr="005A40AE">
          <w:rPr>
            <w:lang w:val="en-US" w:eastAsia="en-US"/>
          </w:rPr>
          <w:fldChar w:fldCharType="begin"/>
        </w:r>
        <w:r w:rsidR="001C5265" w:rsidRPr="005A40AE">
          <w:rPr>
            <w:lang w:val="en-US" w:eastAsia="en-US"/>
          </w:rPr>
          <w:instrText>HYPERLINK</w:instrText>
        </w:r>
        <w:r w:rsidR="001C5265" w:rsidRPr="005A40AE">
          <w:rPr>
            <w:lang w:eastAsia="en-US"/>
            <w:rPrChange w:id="363" w:author="ΜΗΤΣΕΑΣ ΗΛΙΑΣ" w:date="2025-12-05T11:26:00Z" w16du:dateUtc="2025-12-05T09:26:00Z">
              <w:rPr>
                <w:lang w:val="en-US" w:eastAsia="en-US"/>
              </w:rPr>
            </w:rPrChange>
          </w:rPr>
          <w:instrText xml:space="preserve"> "</w:instrText>
        </w:r>
      </w:ins>
      <w:r w:rsidR="001C5265" w:rsidRPr="005A40AE">
        <w:rPr>
          <w:rPrChange w:id="364" w:author="ΜΗΤΣΕΑΣ ΗΛΙΑΣ" w:date="2025-12-05T11:25:00Z" w16du:dateUtc="2025-12-05T09:25:00Z">
            <w:rPr>
              <w:rStyle w:val="-"/>
              <w:lang w:val="en-US" w:eastAsia="en-US"/>
            </w:rPr>
          </w:rPrChange>
        </w:rPr>
        <w:instrText>https</w:instrText>
      </w:r>
      <w:r w:rsidR="001C5265" w:rsidRPr="005A40AE">
        <w:rPr>
          <w:rPrChange w:id="365" w:author="ΜΗΤΣΕΑΣ ΗΛΙΑΣ" w:date="2025-12-05T11:26:00Z" w16du:dateUtc="2025-12-05T09:26:00Z">
            <w:rPr>
              <w:rStyle w:val="-"/>
              <w:lang w:val="en-US" w:eastAsia="en-US"/>
            </w:rPr>
          </w:rPrChange>
        </w:rPr>
        <w:instrText>://</w:instrText>
      </w:r>
      <w:r w:rsidR="001C5265" w:rsidRPr="005A40AE">
        <w:rPr>
          <w:rPrChange w:id="366" w:author="ΜΗΤΣΕΑΣ ΗΛΙΑΣ" w:date="2025-12-05T11:25:00Z" w16du:dateUtc="2025-12-05T09:25:00Z">
            <w:rPr>
              <w:rStyle w:val="-"/>
              <w:lang w:val="en-US" w:eastAsia="en-US"/>
            </w:rPr>
          </w:rPrChange>
        </w:rPr>
        <w:instrText>www</w:instrText>
      </w:r>
      <w:r w:rsidR="001C5265" w:rsidRPr="005A40AE">
        <w:rPr>
          <w:rPrChange w:id="367" w:author="ΜΗΤΣΕΑΣ ΗΛΙΑΣ" w:date="2025-12-05T11:26:00Z" w16du:dateUtc="2025-12-05T09:26:00Z">
            <w:rPr>
              <w:rStyle w:val="-"/>
              <w:lang w:val="en-US" w:eastAsia="en-US"/>
            </w:rPr>
          </w:rPrChange>
        </w:rPr>
        <w:instrText>.</w:instrText>
      </w:r>
      <w:r w:rsidR="001C5265" w:rsidRPr="005A40AE">
        <w:rPr>
          <w:rPrChange w:id="368" w:author="ΜΗΤΣΕΑΣ ΗΛΙΑΣ" w:date="2025-12-05T11:25:00Z" w16du:dateUtc="2025-12-05T09:25:00Z">
            <w:rPr>
              <w:rStyle w:val="-"/>
              <w:lang w:val="en-US" w:eastAsia="en-US"/>
            </w:rPr>
          </w:rPrChange>
        </w:rPr>
        <w:instrText>enterprisemartech</w:instrText>
      </w:r>
      <w:r w:rsidR="001C5265" w:rsidRPr="005A40AE">
        <w:rPr>
          <w:rPrChange w:id="369" w:author="ΜΗΤΣΕΑΣ ΗΛΙΑΣ" w:date="2025-12-05T11:26:00Z" w16du:dateUtc="2025-12-05T09:26:00Z">
            <w:rPr>
              <w:rStyle w:val="-"/>
              <w:lang w:val="en-US" w:eastAsia="en-US"/>
            </w:rPr>
          </w:rPrChange>
        </w:rPr>
        <w:instrText>.</w:instrText>
      </w:r>
      <w:r w:rsidR="001C5265" w:rsidRPr="005A40AE">
        <w:rPr>
          <w:rPrChange w:id="370" w:author="ΜΗΤΣΕΑΣ ΗΛΙΑΣ" w:date="2025-12-05T11:25:00Z" w16du:dateUtc="2025-12-05T09:25:00Z">
            <w:rPr>
              <w:rStyle w:val="-"/>
              <w:lang w:val="en-US" w:eastAsia="en-US"/>
            </w:rPr>
          </w:rPrChange>
        </w:rPr>
        <w:instrText>com</w:instrText>
      </w:r>
      <w:r w:rsidR="001C5265" w:rsidRPr="005A40AE">
        <w:rPr>
          <w:rPrChange w:id="371" w:author="ΜΗΤΣΕΑΣ ΗΛΙΑΣ" w:date="2025-12-05T11:26:00Z" w16du:dateUtc="2025-12-05T09:26:00Z">
            <w:rPr>
              <w:rStyle w:val="-"/>
              <w:lang w:val="en-US" w:eastAsia="en-US"/>
            </w:rPr>
          </w:rPrChange>
        </w:rPr>
        <w:instrText>/</w:instrText>
      </w:r>
      <w:r w:rsidR="001C5265" w:rsidRPr="005A40AE">
        <w:rPr>
          <w:rPrChange w:id="372" w:author="ΜΗΤΣΕΑΣ ΗΛΙΑΣ" w:date="2025-12-05T11:25:00Z" w16du:dateUtc="2025-12-05T09:25:00Z">
            <w:rPr>
              <w:rStyle w:val="-"/>
              <w:lang w:val="en-US" w:eastAsia="en-US"/>
            </w:rPr>
          </w:rPrChange>
        </w:rPr>
        <w:instrText>martech</w:instrText>
      </w:r>
      <w:r w:rsidR="001C5265" w:rsidRPr="005A40AE">
        <w:rPr>
          <w:rPrChange w:id="373" w:author="ΜΗΤΣΕΑΣ ΗΛΙΑΣ" w:date="2025-12-05T11:26:00Z" w16du:dateUtc="2025-12-05T09:26:00Z">
            <w:rPr>
              <w:rStyle w:val="-"/>
              <w:lang w:val="en-US" w:eastAsia="en-US"/>
            </w:rPr>
          </w:rPrChange>
        </w:rPr>
        <w:instrText>-</w:instrText>
      </w:r>
      <w:r w:rsidR="001C5265" w:rsidRPr="005A40AE">
        <w:rPr>
          <w:rPrChange w:id="374" w:author="ΜΗΤΣΕΑΣ ΗΛΙΑΣ" w:date="2025-12-05T11:25:00Z" w16du:dateUtc="2025-12-05T09:25:00Z">
            <w:rPr>
              <w:rStyle w:val="-"/>
              <w:lang w:val="en-US" w:eastAsia="en-US"/>
            </w:rPr>
          </w:rPrChange>
        </w:rPr>
        <w:instrText>terms</w:instrText>
      </w:r>
      <w:r w:rsidR="001C5265" w:rsidRPr="005A40AE">
        <w:rPr>
          <w:rPrChange w:id="375" w:author="ΜΗΤΣΕΑΣ ΗΛΙΑΣ" w:date="2025-12-05T11:26:00Z" w16du:dateUtc="2025-12-05T09:26:00Z">
            <w:rPr>
              <w:rStyle w:val="-"/>
              <w:lang w:val="en-US" w:eastAsia="en-US"/>
            </w:rPr>
          </w:rPrChange>
        </w:rPr>
        <w:instrText>/</w:instrText>
      </w:r>
      <w:r w:rsidR="001C5265" w:rsidRPr="005A40AE">
        <w:rPr>
          <w:rPrChange w:id="376" w:author="ΜΗΤΣΕΑΣ ΗΛΙΑΣ" w:date="2025-12-05T11:25:00Z" w16du:dateUtc="2025-12-05T09:25:00Z">
            <w:rPr>
              <w:rStyle w:val="-"/>
              <w:lang w:val="en-US" w:eastAsia="en-US"/>
            </w:rPr>
          </w:rPrChange>
        </w:rPr>
        <w:instrText>influencer</w:instrText>
      </w:r>
      <w:r w:rsidR="001C5265" w:rsidRPr="005A40AE">
        <w:rPr>
          <w:rPrChange w:id="377" w:author="ΜΗΤΣΕΑΣ ΗΛΙΑΣ" w:date="2025-12-05T11:26:00Z" w16du:dateUtc="2025-12-05T09:26:00Z">
            <w:rPr>
              <w:rStyle w:val="-"/>
              <w:lang w:val="en-US" w:eastAsia="en-US"/>
            </w:rPr>
          </w:rPrChange>
        </w:rPr>
        <w:instrText>-</w:instrText>
      </w:r>
      <w:r w:rsidR="001C5265" w:rsidRPr="005A40AE">
        <w:rPr>
          <w:rPrChange w:id="378" w:author="ΜΗΤΣΕΑΣ ΗΛΙΑΣ" w:date="2025-12-05T11:25:00Z" w16du:dateUtc="2025-12-05T09:25:00Z">
            <w:rPr>
              <w:rStyle w:val="-"/>
              <w:lang w:val="en-US" w:eastAsia="en-US"/>
            </w:rPr>
          </w:rPrChange>
        </w:rPr>
        <w:instrText>marketing</w:instrText>
      </w:r>
      <w:ins w:id="379" w:author="ΜΗΤΣΕΑΣ ΗΛΙΑΣ" w:date="2025-12-05T11:17:00Z" w16du:dateUtc="2025-12-05T09:17:00Z">
        <w:r w:rsidR="001C5265" w:rsidRPr="005A40AE">
          <w:rPr>
            <w:lang w:eastAsia="en-US"/>
            <w:rPrChange w:id="380" w:author="ΜΗΤΣΕΑΣ ΗΛΙΑΣ" w:date="2025-12-05T11:26:00Z" w16du:dateUtc="2025-12-05T09:26:00Z">
              <w:rPr>
                <w:lang w:val="en-US" w:eastAsia="en-US"/>
              </w:rPr>
            </w:rPrChange>
          </w:rPr>
          <w:instrText>"</w:instrText>
        </w:r>
        <w:r w:rsidR="001C5265" w:rsidRPr="005A40AE">
          <w:rPr>
            <w:lang w:val="en-US" w:eastAsia="en-US"/>
          </w:rPr>
        </w:r>
        <w:r w:rsidR="001C5265" w:rsidRPr="005A40AE">
          <w:rPr>
            <w:lang w:val="en-US" w:eastAsia="en-US"/>
          </w:rPr>
          <w:fldChar w:fldCharType="separate"/>
        </w:r>
      </w:ins>
      <w:r w:rsidR="001C5265" w:rsidRPr="005A40AE">
        <w:rPr>
          <w:rStyle w:val="-"/>
          <w:lang w:val="en-US" w:eastAsia="en-US"/>
        </w:rPr>
        <w:t>https</w:t>
      </w:r>
      <w:r w:rsidR="001C5265" w:rsidRPr="005A40AE">
        <w:rPr>
          <w:rStyle w:val="-"/>
          <w:lang w:eastAsia="en-US"/>
          <w:rPrChange w:id="381" w:author="ΜΗΤΣΕΑΣ ΗΛΙΑΣ" w:date="2025-12-05T11:26:00Z" w16du:dateUtc="2025-12-05T09:26:00Z">
            <w:rPr>
              <w:rStyle w:val="-"/>
              <w:lang w:val="en-US" w:eastAsia="en-US"/>
            </w:rPr>
          </w:rPrChange>
        </w:rPr>
        <w:t>://</w:t>
      </w:r>
      <w:r w:rsidR="001C5265" w:rsidRPr="005A40AE">
        <w:rPr>
          <w:rStyle w:val="-"/>
          <w:lang w:val="en-US" w:eastAsia="en-US"/>
        </w:rPr>
        <w:t>www</w:t>
      </w:r>
      <w:r w:rsidR="001C5265" w:rsidRPr="005A40AE">
        <w:rPr>
          <w:rStyle w:val="-"/>
          <w:lang w:eastAsia="en-US"/>
          <w:rPrChange w:id="382" w:author="ΜΗΤΣΕΑΣ ΗΛΙΑΣ" w:date="2025-12-05T11:26:00Z" w16du:dateUtc="2025-12-05T09:26:00Z">
            <w:rPr>
              <w:rStyle w:val="-"/>
              <w:lang w:val="en-US" w:eastAsia="en-US"/>
            </w:rPr>
          </w:rPrChange>
        </w:rPr>
        <w:t>.</w:t>
      </w:r>
      <w:r w:rsidR="001C5265" w:rsidRPr="005A40AE">
        <w:rPr>
          <w:rStyle w:val="-"/>
          <w:lang w:val="en-US" w:eastAsia="en-US"/>
        </w:rPr>
        <w:t>enterprisemartech</w:t>
      </w:r>
      <w:r w:rsidR="001C5265" w:rsidRPr="005A40AE">
        <w:rPr>
          <w:rStyle w:val="-"/>
          <w:lang w:eastAsia="en-US"/>
          <w:rPrChange w:id="383" w:author="ΜΗΤΣΕΑΣ ΗΛΙΑΣ" w:date="2025-12-05T11:26:00Z" w16du:dateUtc="2025-12-05T09:26:00Z">
            <w:rPr>
              <w:rStyle w:val="-"/>
              <w:lang w:val="en-US" w:eastAsia="en-US"/>
            </w:rPr>
          </w:rPrChange>
        </w:rPr>
        <w:t>.</w:t>
      </w:r>
      <w:r w:rsidR="001C5265" w:rsidRPr="005A40AE">
        <w:rPr>
          <w:rStyle w:val="-"/>
          <w:lang w:val="en-US" w:eastAsia="en-US"/>
        </w:rPr>
        <w:t>com</w:t>
      </w:r>
      <w:r w:rsidR="001C5265" w:rsidRPr="005A40AE">
        <w:rPr>
          <w:rStyle w:val="-"/>
          <w:lang w:eastAsia="en-US"/>
          <w:rPrChange w:id="384" w:author="ΜΗΤΣΕΑΣ ΗΛΙΑΣ" w:date="2025-12-05T11:26:00Z" w16du:dateUtc="2025-12-05T09:26:00Z">
            <w:rPr>
              <w:rStyle w:val="-"/>
              <w:lang w:val="en-US" w:eastAsia="en-US"/>
            </w:rPr>
          </w:rPrChange>
        </w:rPr>
        <w:t>/</w:t>
      </w:r>
      <w:r w:rsidR="001C5265" w:rsidRPr="005A40AE">
        <w:rPr>
          <w:rStyle w:val="-"/>
          <w:lang w:val="en-US" w:eastAsia="en-US"/>
        </w:rPr>
        <w:t>martech</w:t>
      </w:r>
      <w:r w:rsidR="001C5265" w:rsidRPr="005A40AE">
        <w:rPr>
          <w:rStyle w:val="-"/>
          <w:lang w:eastAsia="en-US"/>
          <w:rPrChange w:id="385" w:author="ΜΗΤΣΕΑΣ ΗΛΙΑΣ" w:date="2025-12-05T11:26:00Z" w16du:dateUtc="2025-12-05T09:26:00Z">
            <w:rPr>
              <w:rStyle w:val="-"/>
              <w:lang w:val="en-US" w:eastAsia="en-US"/>
            </w:rPr>
          </w:rPrChange>
        </w:rPr>
        <w:t>-</w:t>
      </w:r>
      <w:r w:rsidR="001C5265" w:rsidRPr="005A40AE">
        <w:rPr>
          <w:rStyle w:val="-"/>
          <w:lang w:val="en-US" w:eastAsia="en-US"/>
        </w:rPr>
        <w:t>terms</w:t>
      </w:r>
      <w:r w:rsidR="001C5265" w:rsidRPr="005A40AE">
        <w:rPr>
          <w:rStyle w:val="-"/>
          <w:lang w:eastAsia="en-US"/>
          <w:rPrChange w:id="386" w:author="ΜΗΤΣΕΑΣ ΗΛΙΑΣ" w:date="2025-12-05T11:26:00Z" w16du:dateUtc="2025-12-05T09:26:00Z">
            <w:rPr>
              <w:rStyle w:val="-"/>
              <w:lang w:val="en-US" w:eastAsia="en-US"/>
            </w:rPr>
          </w:rPrChange>
        </w:rPr>
        <w:t>/</w:t>
      </w:r>
      <w:r w:rsidR="001C5265" w:rsidRPr="005A40AE">
        <w:rPr>
          <w:rStyle w:val="-"/>
          <w:lang w:val="en-US" w:eastAsia="en-US"/>
        </w:rPr>
        <w:t>influencer</w:t>
      </w:r>
      <w:r w:rsidR="001C5265" w:rsidRPr="005A40AE">
        <w:rPr>
          <w:rStyle w:val="-"/>
          <w:lang w:eastAsia="en-US"/>
          <w:rPrChange w:id="387" w:author="ΜΗΤΣΕΑΣ ΗΛΙΑΣ" w:date="2025-12-05T11:26:00Z" w16du:dateUtc="2025-12-05T09:26:00Z">
            <w:rPr>
              <w:rStyle w:val="-"/>
              <w:lang w:val="en-US" w:eastAsia="en-US"/>
            </w:rPr>
          </w:rPrChange>
        </w:rPr>
        <w:t>-</w:t>
      </w:r>
      <w:r w:rsidR="001C5265" w:rsidRPr="005A40AE">
        <w:rPr>
          <w:rStyle w:val="-"/>
          <w:lang w:val="en-US" w:eastAsia="en-US"/>
        </w:rPr>
        <w:t>marketing</w:t>
      </w:r>
      <w:ins w:id="388" w:author="ΜΗΤΣΕΑΣ ΗΛΙΑΣ" w:date="2025-12-05T11:17:00Z" w16du:dateUtc="2025-12-05T09:17:00Z">
        <w:r w:rsidR="001C5265" w:rsidRPr="005A40AE">
          <w:rPr>
            <w:lang w:val="en-US" w:eastAsia="en-US"/>
          </w:rPr>
          <w:fldChar w:fldCharType="end"/>
        </w:r>
      </w:ins>
      <w:ins w:id="389" w:author="ΜΗΤΣΕΑΣ ΗΛΙΑΣ" w:date="2025-12-04T15:59:00Z" w16du:dateUtc="2025-12-04T13:59:00Z">
        <w:r w:rsidR="002D1BDB" w:rsidRPr="005A40AE">
          <w:rPr>
            <w:lang w:eastAsia="en-US"/>
            <w:rPrChange w:id="390" w:author="ΜΗΤΣΕΑΣ ΗΛΙΑΣ" w:date="2025-12-05T11:26:00Z" w16du:dateUtc="2025-12-05T09:26:00Z">
              <w:rPr>
                <w:lang w:val="en-US" w:eastAsia="en-US"/>
              </w:rPr>
            </w:rPrChange>
          </w:rPr>
          <w:t xml:space="preserve"> </w:t>
        </w:r>
      </w:ins>
    </w:p>
    <w:p w14:paraId="6C0ACE99" w14:textId="2E7AD697" w:rsidR="001C5265" w:rsidRPr="003B2642" w:rsidRDefault="006E0C5A">
      <w:pPr>
        <w:spacing w:line="360" w:lineRule="auto"/>
        <w:rPr>
          <w:ins w:id="391" w:author="ΜΗΤΣΕΑΣ ΗΛΙΑΣ" w:date="2025-12-05T11:17:00Z" w16du:dateUtc="2025-12-05T09:17:00Z"/>
          <w:b/>
          <w:bCs/>
          <w:lang w:eastAsia="en-US"/>
        </w:rPr>
        <w:pPrChange w:id="392" w:author="ΜΗΤΣΕΑΣ ΗΛΙΑΣ" w:date="2025-12-05T11:25:00Z" w16du:dateUtc="2025-12-05T09:25:00Z">
          <w:pPr>
            <w:spacing w:after="120" w:line="360" w:lineRule="auto"/>
            <w:jc w:val="both"/>
          </w:pPr>
        </w:pPrChange>
      </w:pPr>
      <w:r w:rsidRPr="003B2642">
        <w:rPr>
          <w:b/>
          <w:bCs/>
          <w:lang w:eastAsia="en-US"/>
        </w:rPr>
        <w:t>Περιεχόμενο</w:t>
      </w:r>
      <w:r w:rsidRPr="003B2642">
        <w:rPr>
          <w:b/>
          <w:bCs/>
          <w:lang w:eastAsia="en-US"/>
          <w:rPrChange w:id="393" w:author="ΜΗΤΣΕΑΣ ΗΛΙΑΣ" w:date="2025-12-15T10:01:00Z" w16du:dateUtc="2025-12-15T08:01:00Z">
            <w:rPr>
              <w:u w:val="single"/>
              <w:lang w:val="en-US" w:eastAsia="en-US"/>
            </w:rPr>
          </w:rPrChange>
        </w:rPr>
        <w:t xml:space="preserve"> (</w:t>
      </w:r>
      <w:ins w:id="394" w:author="ΜΗΤΣΕΑΣ ΗΛΙΑΣ" w:date="2025-12-16T10:52:00Z" w16du:dateUtc="2025-12-16T08:52:00Z">
        <w:r w:rsidR="00DE5111" w:rsidRPr="003B2642">
          <w:rPr>
            <w:b/>
            <w:bCs/>
            <w:lang w:val="en-US" w:eastAsia="en-US"/>
          </w:rPr>
          <w:t>c</w:t>
        </w:r>
      </w:ins>
      <w:del w:id="395" w:author="ΜΗΤΣΕΑΣ ΗΛΙΑΣ" w:date="2025-12-16T10:52:00Z" w16du:dateUtc="2025-12-16T08:52:00Z">
        <w:r w:rsidRPr="003B2642" w:rsidDel="00DE5111">
          <w:rPr>
            <w:b/>
            <w:bCs/>
            <w:lang w:val="en-US" w:eastAsia="en-US"/>
          </w:rPr>
          <w:delText>C</w:delText>
        </w:r>
      </w:del>
      <w:r w:rsidRPr="003B2642">
        <w:rPr>
          <w:b/>
          <w:bCs/>
          <w:lang w:val="en-US" w:eastAsia="en-US"/>
        </w:rPr>
        <w:t>ontent</w:t>
      </w:r>
      <w:r w:rsidRPr="003B2642">
        <w:rPr>
          <w:b/>
          <w:bCs/>
          <w:lang w:eastAsia="en-US"/>
          <w:rPrChange w:id="396" w:author="ΜΗΤΣΕΑΣ ΗΛΙΑΣ" w:date="2025-12-15T10:01:00Z" w16du:dateUtc="2025-12-15T08:01:00Z">
            <w:rPr>
              <w:u w:val="single"/>
              <w:lang w:val="en-US" w:eastAsia="en-US"/>
            </w:rPr>
          </w:rPrChange>
        </w:rPr>
        <w:t>)</w:t>
      </w:r>
    </w:p>
    <w:p w14:paraId="443B93EB" w14:textId="4EC67905" w:rsidR="005A40AE" w:rsidRPr="00A04CDC" w:rsidRDefault="006E0C5A">
      <w:pPr>
        <w:spacing w:line="360" w:lineRule="auto"/>
        <w:rPr>
          <w:lang w:val="en-US" w:eastAsia="en-US"/>
        </w:rPr>
        <w:pPrChange w:id="397" w:author="ΜΗΤΣΕΑΣ ΗΛΙΑΣ" w:date="2025-12-05T11:25:00Z" w16du:dateUtc="2025-12-05T09:25:00Z">
          <w:pPr>
            <w:spacing w:after="120" w:line="360" w:lineRule="auto"/>
            <w:jc w:val="both"/>
          </w:pPr>
        </w:pPrChange>
      </w:pPr>
      <w:del w:id="398" w:author="ΜΗΤΣΕΑΣ ΗΛΙΑΣ" w:date="2025-12-05T11:17:00Z" w16du:dateUtc="2025-12-05T09:17:00Z">
        <w:r w:rsidRPr="005A40AE" w:rsidDel="001C5265">
          <w:rPr>
            <w:u w:val="single"/>
            <w:lang w:val="en-US" w:eastAsia="en-US"/>
          </w:rPr>
          <w:delText>:</w:delText>
        </w:r>
      </w:del>
      <w:del w:id="399" w:author="ΜΗΤΣΕΑΣ ΗΛΙΑΣ" w:date="2025-12-05T11:18:00Z" w16du:dateUtc="2025-12-05T09:18:00Z">
        <w:r w:rsidRPr="005A40AE" w:rsidDel="001C5265">
          <w:rPr>
            <w:lang w:val="en-US" w:eastAsia="en-US"/>
          </w:rPr>
          <w:delText xml:space="preserve"> </w:delText>
        </w:r>
      </w:del>
      <w:r w:rsidRPr="005A40AE">
        <w:rPr>
          <w:lang w:eastAsia="en-US"/>
        </w:rPr>
        <w:t>Το</w:t>
      </w:r>
      <w:r w:rsidRPr="005A40AE">
        <w:rPr>
          <w:lang w:val="en-US" w:eastAsia="en-US"/>
        </w:rPr>
        <w:t xml:space="preserve"> </w:t>
      </w:r>
      <w:r w:rsidRPr="005A40AE">
        <w:rPr>
          <w:lang w:eastAsia="en-US"/>
        </w:rPr>
        <w:t>υλικό</w:t>
      </w:r>
      <w:r w:rsidRPr="005A40AE">
        <w:rPr>
          <w:lang w:val="en-US" w:eastAsia="en-US"/>
        </w:rPr>
        <w:t xml:space="preserve"> </w:t>
      </w:r>
      <w:r w:rsidRPr="005A40AE">
        <w:rPr>
          <w:lang w:eastAsia="en-US"/>
        </w:rPr>
        <w:t>που</w:t>
      </w:r>
      <w:r w:rsidRPr="005A40AE">
        <w:rPr>
          <w:lang w:val="en-US" w:eastAsia="en-US"/>
        </w:rPr>
        <w:t xml:space="preserve"> </w:t>
      </w:r>
      <w:r w:rsidRPr="005A40AE">
        <w:rPr>
          <w:lang w:eastAsia="en-US"/>
        </w:rPr>
        <w:t>παράγει</w:t>
      </w:r>
      <w:r w:rsidRPr="005A40AE">
        <w:rPr>
          <w:lang w:val="en-US" w:eastAsia="en-US"/>
        </w:rPr>
        <w:t xml:space="preserve"> </w:t>
      </w:r>
      <w:r w:rsidRPr="005A40AE">
        <w:rPr>
          <w:lang w:eastAsia="en-US"/>
        </w:rPr>
        <w:t>ο</w:t>
      </w:r>
      <w:r w:rsidRPr="005A40AE">
        <w:rPr>
          <w:lang w:val="en-US" w:eastAsia="en-US"/>
        </w:rPr>
        <w:t xml:space="preserve"> influencer (</w:t>
      </w:r>
      <w:r w:rsidRPr="005A40AE">
        <w:rPr>
          <w:lang w:eastAsia="en-US"/>
        </w:rPr>
        <w:t>π</w:t>
      </w:r>
      <w:r w:rsidRPr="005A40AE">
        <w:rPr>
          <w:lang w:val="en-US" w:eastAsia="en-US"/>
        </w:rPr>
        <w:t>.</w:t>
      </w:r>
      <w:r w:rsidRPr="005A40AE">
        <w:rPr>
          <w:lang w:eastAsia="en-US"/>
        </w:rPr>
        <w:t>χ</w:t>
      </w:r>
      <w:r w:rsidRPr="005A40AE">
        <w:rPr>
          <w:lang w:val="en-US" w:eastAsia="en-US"/>
        </w:rPr>
        <w:t>. posts, stories, videos, reels, captions</w:t>
      </w:r>
      <w:del w:id="400" w:author="ΜΗΤΣΕΑΣ ΗΛΙΑΣ" w:date="2025-12-05T11:18:00Z" w16du:dateUtc="2025-12-05T09:18:00Z">
        <w:r w:rsidR="002D1BDB" w:rsidRPr="005A40AE" w:rsidDel="001C5265">
          <w:rPr>
            <w:lang w:val="en-US" w:eastAsia="en-US"/>
          </w:rPr>
          <w:delText xml:space="preserve"> </w:delText>
        </w:r>
      </w:del>
      <w:r w:rsidR="002D1BDB" w:rsidRPr="005A40AE">
        <w:rPr>
          <w:lang w:val="en-US" w:eastAsia="en-US"/>
        </w:rPr>
        <w:t>)</w:t>
      </w:r>
      <w:ins w:id="401" w:author="ΜΗΤΣΕΑΣ ΗΛΙΑΣ" w:date="2025-12-05T11:18:00Z" w16du:dateUtc="2025-12-05T09:18:00Z">
        <w:r w:rsidR="001C5265" w:rsidRPr="005A40AE">
          <w:rPr>
            <w:lang w:val="en-US" w:eastAsia="en-US"/>
            <w:rPrChange w:id="402" w:author="ΜΗΤΣΕΑΣ ΗΛΙΑΣ" w:date="2025-12-05T11:25:00Z" w16du:dateUtc="2025-12-05T09:25:00Z">
              <w:rPr>
                <w:lang w:eastAsia="en-US"/>
              </w:rPr>
            </w:rPrChange>
          </w:rPr>
          <w:t xml:space="preserve"> </w:t>
        </w:r>
      </w:ins>
      <w:del w:id="403" w:author="ΜΗΤΣΕΑΣ ΗΛΙΑΣ" w:date="2025-12-05T11:17:00Z" w16du:dateUtc="2025-12-05T09:17:00Z">
        <w:r w:rsidR="002D1BDB" w:rsidRPr="005A40AE" w:rsidDel="001C5265">
          <w:rPr>
            <w:lang w:val="en-US" w:eastAsia="en-US"/>
          </w:rPr>
          <w:delText xml:space="preserve"> </w:delText>
        </w:r>
      </w:del>
      <w:ins w:id="404" w:author="ΜΗΤΣΕΑΣ ΗΛΙΑΣ" w:date="2025-12-05T11:18:00Z" w16du:dateUtc="2025-12-05T09:18:00Z">
        <w:r w:rsidR="001C5265" w:rsidRPr="005A40AE">
          <w:rPr>
            <w:lang w:val="en-US" w:eastAsia="en-US"/>
          </w:rPr>
          <w:fldChar w:fldCharType="begin"/>
        </w:r>
        <w:r w:rsidR="001C5265" w:rsidRPr="005A40AE">
          <w:rPr>
            <w:lang w:val="en-US" w:eastAsia="en-US"/>
          </w:rPr>
          <w:instrText>HYPERLINK "</w:instrText>
        </w:r>
      </w:ins>
      <w:r w:rsidR="001C5265" w:rsidRPr="00A04CDC">
        <w:rPr>
          <w:lang w:val="en-US"/>
          <w:rPrChange w:id="405" w:author="ΜΗΤΣΕΑΣ ΗΛΙΑΣ" w:date="2026-01-08T09:44:00Z" w16du:dateUtc="2026-01-08T07:44:00Z">
            <w:rPr>
              <w:rStyle w:val="-"/>
              <w:lang w:val="en-US" w:eastAsia="en-US"/>
            </w:rPr>
          </w:rPrChange>
        </w:rPr>
        <w:instrText>https://blog.hubspot.com/marketing/social-media-content</w:instrText>
      </w:r>
      <w:ins w:id="406" w:author="ΜΗΤΣΕΑΣ ΗΛΙΑΣ" w:date="2025-12-05T11:18:00Z" w16du:dateUtc="2025-12-05T09:18:00Z">
        <w:r w:rsidR="001C5265" w:rsidRPr="005A40AE">
          <w:rPr>
            <w:lang w:val="en-US" w:eastAsia="en-US"/>
          </w:rPr>
          <w:instrText>"</w:instrText>
        </w:r>
        <w:r w:rsidR="001C5265" w:rsidRPr="005A40AE">
          <w:rPr>
            <w:lang w:val="en-US" w:eastAsia="en-US"/>
          </w:rPr>
        </w:r>
        <w:r w:rsidR="001C5265" w:rsidRPr="005A40AE">
          <w:rPr>
            <w:lang w:val="en-US" w:eastAsia="en-US"/>
          </w:rPr>
          <w:fldChar w:fldCharType="separate"/>
        </w:r>
      </w:ins>
      <w:r w:rsidR="001C5265" w:rsidRPr="005A40AE">
        <w:rPr>
          <w:rStyle w:val="-"/>
          <w:lang w:val="en-US" w:eastAsia="en-US"/>
        </w:rPr>
        <w:t>https://blog.hubspot.com/marketing/social-media-content</w:t>
      </w:r>
      <w:ins w:id="407" w:author="ΜΗΤΣΕΑΣ ΗΛΙΑΣ" w:date="2025-12-05T11:18:00Z" w16du:dateUtc="2025-12-05T09:18:00Z">
        <w:r w:rsidR="001C5265" w:rsidRPr="005A40AE">
          <w:rPr>
            <w:lang w:val="en-US" w:eastAsia="en-US"/>
          </w:rPr>
          <w:fldChar w:fldCharType="end"/>
        </w:r>
      </w:ins>
      <w:r w:rsidR="002D1BDB" w:rsidRPr="005A40AE">
        <w:rPr>
          <w:lang w:val="en-US" w:eastAsia="en-US"/>
        </w:rPr>
        <w:t xml:space="preserve"> </w:t>
      </w:r>
    </w:p>
    <w:p w14:paraId="5207959E" w14:textId="4F5109A5" w:rsidR="001C5265" w:rsidRPr="003B2642" w:rsidRDefault="006E0C5A">
      <w:pPr>
        <w:spacing w:line="360" w:lineRule="auto"/>
        <w:rPr>
          <w:ins w:id="408" w:author="ΜΗΤΣΕΑΣ ΗΛΙΑΣ" w:date="2025-12-05T11:18:00Z" w16du:dateUtc="2025-12-05T09:18:00Z"/>
          <w:b/>
          <w:bCs/>
          <w:lang w:eastAsia="en-US"/>
        </w:rPr>
        <w:pPrChange w:id="409" w:author="ΜΗΤΣΕΑΣ ΗΛΙΑΣ" w:date="2025-12-05T11:25:00Z" w16du:dateUtc="2025-12-05T09:25:00Z">
          <w:pPr>
            <w:spacing w:after="120" w:line="360" w:lineRule="auto"/>
            <w:jc w:val="both"/>
          </w:pPr>
        </w:pPrChange>
      </w:pPr>
      <w:r w:rsidRPr="003B2642">
        <w:rPr>
          <w:b/>
          <w:bCs/>
          <w:lang w:eastAsia="en-US"/>
        </w:rPr>
        <w:t>Απήχηση (</w:t>
      </w:r>
      <w:ins w:id="410" w:author="ΜΗΤΣΕΑΣ ΗΛΙΑΣ" w:date="2025-12-16T10:53:00Z" w16du:dateUtc="2025-12-16T08:53:00Z">
        <w:r w:rsidR="00DE5111" w:rsidRPr="003B2642">
          <w:rPr>
            <w:b/>
            <w:bCs/>
            <w:lang w:val="en-US" w:eastAsia="en-US"/>
          </w:rPr>
          <w:t>r</w:t>
        </w:r>
      </w:ins>
      <w:del w:id="411" w:author="ΜΗΤΣΕΑΣ ΗΛΙΑΣ" w:date="2025-12-16T10:53:00Z" w16du:dateUtc="2025-12-16T08:53:00Z">
        <w:r w:rsidRPr="003B2642" w:rsidDel="00DE5111">
          <w:rPr>
            <w:b/>
            <w:bCs/>
            <w:lang w:val="en-US" w:eastAsia="en-US"/>
          </w:rPr>
          <w:delText>R</w:delText>
        </w:r>
      </w:del>
      <w:r w:rsidRPr="003B2642">
        <w:rPr>
          <w:b/>
          <w:bCs/>
          <w:lang w:val="en-US" w:eastAsia="en-US"/>
        </w:rPr>
        <w:t>each</w:t>
      </w:r>
      <w:r w:rsidRPr="003B2642">
        <w:rPr>
          <w:b/>
          <w:bCs/>
          <w:lang w:eastAsia="en-US"/>
        </w:rPr>
        <w:t>)</w:t>
      </w:r>
    </w:p>
    <w:p w14:paraId="077A0D17" w14:textId="77777777" w:rsidR="005A40AE" w:rsidRPr="003D2A94" w:rsidRDefault="006E0C5A" w:rsidP="005A40AE">
      <w:pPr>
        <w:spacing w:line="360" w:lineRule="auto"/>
        <w:rPr>
          <w:ins w:id="412" w:author="ΜΗΤΣΕΑΣ ΗΛΙΑΣ" w:date="2025-12-05T11:27:00Z" w16du:dateUtc="2025-12-05T09:27:00Z"/>
          <w:lang w:eastAsia="en-US"/>
          <w:rPrChange w:id="413" w:author="ΜΗΤΣΕΑΣ ΗΛΙΑΣ" w:date="2025-12-15T10:01:00Z" w16du:dateUtc="2025-12-15T08:01:00Z">
            <w:rPr>
              <w:ins w:id="414" w:author="ΜΗΤΣΕΑΣ ΗΛΙΑΣ" w:date="2025-12-05T11:27:00Z" w16du:dateUtc="2025-12-05T09:27:00Z"/>
              <w:lang w:val="en-US" w:eastAsia="en-US"/>
            </w:rPr>
          </w:rPrChange>
        </w:rPr>
      </w:pPr>
      <w:del w:id="415" w:author="ΜΗΤΣΕΑΣ ΗΛΙΑΣ" w:date="2025-12-05T11:18:00Z" w16du:dateUtc="2025-12-05T09:18:00Z">
        <w:r w:rsidRPr="005A40AE" w:rsidDel="001C5265">
          <w:rPr>
            <w:u w:val="single"/>
            <w:lang w:eastAsia="en-US"/>
          </w:rPr>
          <w:delText>:</w:delText>
        </w:r>
        <w:r w:rsidRPr="005A40AE" w:rsidDel="001C5265">
          <w:rPr>
            <w:lang w:eastAsia="en-US"/>
          </w:rPr>
          <w:delText xml:space="preserve"> </w:delText>
        </w:r>
      </w:del>
      <w:r w:rsidRPr="005A40AE">
        <w:rPr>
          <w:lang w:eastAsia="en-US"/>
        </w:rPr>
        <w:t>Μοναδικοί χρήστες που είδαν το περιεχόμενο.</w:t>
      </w:r>
      <w:r w:rsidR="0099245E" w:rsidRPr="005A40AE">
        <w:rPr>
          <w:lang w:eastAsia="en-US"/>
        </w:rPr>
        <w:t xml:space="preserve"> </w:t>
      </w:r>
    </w:p>
    <w:p w14:paraId="44A9A3B7" w14:textId="2F1D9E51" w:rsidR="005A40AE" w:rsidRPr="00A04CDC" w:rsidRDefault="005A40AE">
      <w:pPr>
        <w:spacing w:line="360" w:lineRule="auto"/>
        <w:rPr>
          <w:lang w:val="en-US" w:eastAsia="en-US"/>
        </w:rPr>
        <w:pPrChange w:id="416" w:author="ΜΗΤΣΕΑΣ ΗΛΙΑΣ" w:date="2025-12-05T11:25:00Z" w16du:dateUtc="2025-12-05T09:25:00Z">
          <w:pPr>
            <w:spacing w:after="120" w:line="360" w:lineRule="auto"/>
            <w:jc w:val="both"/>
          </w:pPr>
        </w:pPrChange>
      </w:pPr>
      <w:ins w:id="417" w:author="ΜΗΤΣΕΑΣ ΗΛΙΑΣ" w:date="2025-12-05T11:27:00Z" w16du:dateUtc="2025-12-05T09:27:00Z">
        <w:r>
          <w:rPr>
            <w:lang w:eastAsia="en-US"/>
          </w:rPr>
          <w:fldChar w:fldCharType="begin"/>
        </w:r>
        <w:r w:rsidRPr="005A40AE">
          <w:rPr>
            <w:lang w:val="en-US" w:eastAsia="en-US"/>
            <w:rPrChange w:id="418" w:author="ΜΗΤΣΕΑΣ ΗΛΙΑΣ" w:date="2025-12-05T11:27:00Z" w16du:dateUtc="2025-12-05T09:27:00Z">
              <w:rPr>
                <w:lang w:eastAsia="en-US"/>
              </w:rPr>
            </w:rPrChange>
          </w:rPr>
          <w:instrText>HYPERLINK "</w:instrText>
        </w:r>
      </w:ins>
      <w:r w:rsidRPr="005A40AE">
        <w:rPr>
          <w:lang w:val="en-US"/>
          <w:rPrChange w:id="419" w:author="ΜΗΤΣΕΑΣ ΗΛΙΑΣ" w:date="2025-12-05T11:27:00Z" w16du:dateUtc="2025-12-05T09:27:00Z">
            <w:rPr>
              <w:rStyle w:val="-"/>
              <w:lang w:eastAsia="en-US"/>
            </w:rPr>
          </w:rPrChange>
        </w:rPr>
        <w:instrText>https://thesocialcat.com/glossary/reach</w:instrText>
      </w:r>
      <w:ins w:id="420" w:author="ΜΗΤΣΕΑΣ ΗΛΙΑΣ" w:date="2025-12-05T11:27:00Z" w16du:dateUtc="2025-12-05T09:27:00Z">
        <w:r w:rsidRPr="005A40AE">
          <w:rPr>
            <w:lang w:val="en-US" w:eastAsia="en-US"/>
            <w:rPrChange w:id="421" w:author="ΜΗΤΣΕΑΣ ΗΛΙΑΣ" w:date="2025-12-05T11:27:00Z" w16du:dateUtc="2025-12-05T09:27:00Z">
              <w:rPr>
                <w:lang w:eastAsia="en-US"/>
              </w:rPr>
            </w:rPrChange>
          </w:rPr>
          <w:instrText>"</w:instrText>
        </w:r>
        <w:r>
          <w:rPr>
            <w:lang w:eastAsia="en-US"/>
          </w:rPr>
        </w:r>
        <w:r>
          <w:rPr>
            <w:lang w:eastAsia="en-US"/>
          </w:rPr>
          <w:fldChar w:fldCharType="separate"/>
        </w:r>
      </w:ins>
      <w:r w:rsidRPr="005A40AE">
        <w:rPr>
          <w:rStyle w:val="-"/>
          <w:lang w:val="en-US" w:eastAsia="en-US"/>
          <w:rPrChange w:id="422" w:author="ΜΗΤΣΕΑΣ ΗΛΙΑΣ" w:date="2025-12-05T11:27:00Z" w16du:dateUtc="2025-12-05T09:27:00Z">
            <w:rPr>
              <w:rStyle w:val="-"/>
              <w:lang w:eastAsia="en-US"/>
            </w:rPr>
          </w:rPrChange>
        </w:rPr>
        <w:t>https://thesocialcat.com/glossary/reach</w:t>
      </w:r>
      <w:ins w:id="423" w:author="ΜΗΤΣΕΑΣ ΗΛΙΑΣ" w:date="2025-12-05T11:27:00Z" w16du:dateUtc="2025-12-05T09:27:00Z">
        <w:r>
          <w:rPr>
            <w:lang w:eastAsia="en-US"/>
          </w:rPr>
          <w:fldChar w:fldCharType="end"/>
        </w:r>
      </w:ins>
      <w:ins w:id="424" w:author="ΜΗΤΣΕΑΣ ΗΛΙΑΣ" w:date="2025-12-04T15:59:00Z" w16du:dateUtc="2025-12-04T13:59:00Z">
        <w:r w:rsidR="002D1BDB" w:rsidRPr="005A40AE">
          <w:rPr>
            <w:lang w:val="en-US" w:eastAsia="en-US"/>
            <w:rPrChange w:id="425" w:author="ΜΗΤΣΕΑΣ ΗΛΙΑΣ" w:date="2025-12-05T11:27:00Z" w16du:dateUtc="2025-12-05T09:27:00Z">
              <w:rPr>
                <w:lang w:eastAsia="en-US"/>
              </w:rPr>
            </w:rPrChange>
          </w:rPr>
          <w:t xml:space="preserve"> </w:t>
        </w:r>
      </w:ins>
    </w:p>
    <w:p w14:paraId="13A5325C" w14:textId="140B7FF9" w:rsidR="001C5265" w:rsidRPr="003B2642" w:rsidRDefault="006E0C5A">
      <w:pPr>
        <w:spacing w:line="360" w:lineRule="auto"/>
        <w:rPr>
          <w:ins w:id="426" w:author="ΜΗΤΣΕΑΣ ΗΛΙΑΣ" w:date="2025-12-05T11:18:00Z" w16du:dateUtc="2025-12-05T09:18:00Z"/>
          <w:b/>
          <w:bCs/>
          <w:lang w:val="en-US" w:eastAsia="en-US"/>
          <w:rPrChange w:id="427" w:author="ΜΗΤΣΕΑΣ ΗΛΙΑΣ" w:date="2025-12-05T11:27:00Z" w16du:dateUtc="2025-12-05T09:27:00Z">
            <w:rPr>
              <w:ins w:id="428" w:author="ΜΗΤΣΕΑΣ ΗΛΙΑΣ" w:date="2025-12-05T11:18:00Z" w16du:dateUtc="2025-12-05T09:18:00Z"/>
              <w:lang w:eastAsia="en-US"/>
            </w:rPr>
          </w:rPrChange>
        </w:rPr>
        <w:pPrChange w:id="429" w:author="ΜΗΤΣΕΑΣ ΗΛΙΑΣ" w:date="2025-12-05T11:25:00Z" w16du:dateUtc="2025-12-05T09:25:00Z">
          <w:pPr>
            <w:spacing w:after="120" w:line="360" w:lineRule="auto"/>
            <w:jc w:val="both"/>
          </w:pPr>
        </w:pPrChange>
      </w:pPr>
      <w:r w:rsidRPr="003B2642">
        <w:rPr>
          <w:b/>
          <w:bCs/>
          <w:lang w:eastAsia="en-US"/>
        </w:rPr>
        <w:t>Προβολές</w:t>
      </w:r>
      <w:r w:rsidRPr="003B2642">
        <w:rPr>
          <w:b/>
          <w:bCs/>
          <w:lang w:val="en-US" w:eastAsia="en-US"/>
          <w:rPrChange w:id="430" w:author="ΜΗΤΣΕΑΣ ΗΛΙΑΣ" w:date="2025-12-05T11:27:00Z" w16du:dateUtc="2025-12-05T09:27:00Z">
            <w:rPr>
              <w:u w:val="single"/>
              <w:lang w:eastAsia="en-US"/>
            </w:rPr>
          </w:rPrChange>
        </w:rPr>
        <w:t xml:space="preserve"> (</w:t>
      </w:r>
      <w:ins w:id="431" w:author="ΜΗΤΣΕΑΣ ΗΛΙΑΣ" w:date="2025-12-16T10:53:00Z" w16du:dateUtc="2025-12-16T08:53:00Z">
        <w:r w:rsidR="00DE5111" w:rsidRPr="003B2642">
          <w:rPr>
            <w:b/>
            <w:bCs/>
            <w:lang w:val="en-US" w:eastAsia="en-US"/>
          </w:rPr>
          <w:t>i</w:t>
        </w:r>
      </w:ins>
      <w:del w:id="432" w:author="ΜΗΤΣΕΑΣ ΗΛΙΑΣ" w:date="2025-12-16T10:53:00Z" w16du:dateUtc="2025-12-16T08:53:00Z">
        <w:r w:rsidRPr="003B2642" w:rsidDel="00DE5111">
          <w:rPr>
            <w:b/>
            <w:bCs/>
            <w:lang w:val="en-US" w:eastAsia="en-US"/>
          </w:rPr>
          <w:delText>I</w:delText>
        </w:r>
      </w:del>
      <w:r w:rsidRPr="003B2642">
        <w:rPr>
          <w:b/>
          <w:bCs/>
          <w:lang w:val="en-US" w:eastAsia="en-US"/>
        </w:rPr>
        <w:t>mpressions</w:t>
      </w:r>
      <w:ins w:id="433" w:author="ΜΗΤΣΕΑΣ ΗΛΙΑΣ" w:date="2025-12-05T11:22:00Z" w16du:dateUtc="2025-12-05T09:22:00Z">
        <w:r w:rsidR="005A40AE" w:rsidRPr="003B2642">
          <w:rPr>
            <w:b/>
            <w:bCs/>
            <w:lang w:val="en-US" w:eastAsia="en-US"/>
            <w:rPrChange w:id="434" w:author="ΜΗΤΣΕΑΣ ΗΛΙΑΣ" w:date="2025-12-05T11:27:00Z" w16du:dateUtc="2025-12-05T09:27:00Z">
              <w:rPr>
                <w:u w:val="single"/>
                <w:lang w:eastAsia="en-US"/>
              </w:rPr>
            </w:rPrChange>
          </w:rPr>
          <w:t xml:space="preserve"> - </w:t>
        </w:r>
      </w:ins>
      <w:ins w:id="435" w:author="ΜΗΤΣΕΑΣ ΗΛΙΑΣ" w:date="2025-12-16T10:53:00Z" w16du:dateUtc="2025-12-16T08:53:00Z">
        <w:r w:rsidR="00DE5111" w:rsidRPr="003B2642">
          <w:rPr>
            <w:b/>
            <w:bCs/>
            <w:lang w:val="en-US" w:eastAsia="en-US"/>
          </w:rPr>
          <w:t>v</w:t>
        </w:r>
      </w:ins>
      <w:ins w:id="436" w:author="ΜΗΤΣΕΑΣ ΗΛΙΑΣ" w:date="2025-12-05T11:22:00Z" w16du:dateUtc="2025-12-05T09:22:00Z">
        <w:r w:rsidR="005A40AE" w:rsidRPr="003B2642">
          <w:rPr>
            <w:b/>
            <w:bCs/>
            <w:lang w:val="en-US" w:eastAsia="en-US"/>
          </w:rPr>
          <w:t>iews</w:t>
        </w:r>
      </w:ins>
      <w:r w:rsidRPr="003B2642">
        <w:rPr>
          <w:b/>
          <w:bCs/>
          <w:lang w:val="en-US" w:eastAsia="en-US"/>
          <w:rPrChange w:id="437" w:author="ΜΗΤΣΕΑΣ ΗΛΙΑΣ" w:date="2025-12-05T11:27:00Z" w16du:dateUtc="2025-12-05T09:27:00Z">
            <w:rPr>
              <w:u w:val="single"/>
              <w:lang w:eastAsia="en-US"/>
            </w:rPr>
          </w:rPrChange>
        </w:rPr>
        <w:t>)</w:t>
      </w:r>
      <w:del w:id="438" w:author="ΜΗΤΣΕΑΣ ΗΛΙΑΣ" w:date="2025-12-05T11:18:00Z" w16du:dateUtc="2025-12-05T09:18:00Z">
        <w:r w:rsidRPr="003B2642" w:rsidDel="001C5265">
          <w:rPr>
            <w:b/>
            <w:bCs/>
            <w:lang w:val="en-US" w:eastAsia="en-US"/>
            <w:rPrChange w:id="439" w:author="ΜΗΤΣΕΑΣ ΗΛΙΑΣ" w:date="2025-12-05T11:27:00Z" w16du:dateUtc="2025-12-05T09:27:00Z">
              <w:rPr>
                <w:u w:val="single"/>
                <w:lang w:eastAsia="en-US"/>
              </w:rPr>
            </w:rPrChange>
          </w:rPr>
          <w:delText>:</w:delText>
        </w:r>
      </w:del>
      <w:r w:rsidRPr="003B2642">
        <w:rPr>
          <w:b/>
          <w:bCs/>
          <w:lang w:val="en-US" w:eastAsia="en-US"/>
          <w:rPrChange w:id="440" w:author="ΜΗΤΣΕΑΣ ΗΛΙΑΣ" w:date="2025-12-05T11:27:00Z" w16du:dateUtc="2025-12-05T09:27:00Z">
            <w:rPr>
              <w:lang w:eastAsia="en-US"/>
            </w:rPr>
          </w:rPrChange>
        </w:rPr>
        <w:t xml:space="preserve"> </w:t>
      </w:r>
    </w:p>
    <w:p w14:paraId="57EBBC8F" w14:textId="77777777" w:rsidR="005A40AE" w:rsidRPr="003D2A94" w:rsidRDefault="006E0C5A" w:rsidP="005A40AE">
      <w:pPr>
        <w:spacing w:line="360" w:lineRule="auto"/>
        <w:rPr>
          <w:ins w:id="441" w:author="ΜΗΤΣΕΑΣ ΗΛΙΑΣ" w:date="2025-12-05T11:28:00Z" w16du:dateUtc="2025-12-05T09:28:00Z"/>
          <w:lang w:eastAsia="en-US"/>
          <w:rPrChange w:id="442" w:author="ΜΗΤΣΕΑΣ ΗΛΙΑΣ" w:date="2025-12-15T10:01:00Z" w16du:dateUtc="2025-12-15T08:01:00Z">
            <w:rPr>
              <w:ins w:id="443" w:author="ΜΗΤΣΕΑΣ ΗΛΙΑΣ" w:date="2025-12-05T11:28:00Z" w16du:dateUtc="2025-12-05T09:28:00Z"/>
              <w:lang w:val="en-US" w:eastAsia="en-US"/>
            </w:rPr>
          </w:rPrChange>
        </w:rPr>
      </w:pPr>
      <w:r w:rsidRPr="005A40AE">
        <w:rPr>
          <w:lang w:eastAsia="en-US"/>
        </w:rPr>
        <w:t>Σύνολο εμφανίσεων του περιεχομένου (μπορεί να περιλαμβάνει επαναλαμβανόμενες εμφανίσεις στους ίδιους χρήστες).</w:t>
      </w:r>
    </w:p>
    <w:p w14:paraId="7505314D" w14:textId="1E4F59AD" w:rsidR="005A40AE" w:rsidRPr="005A11B7" w:rsidRDefault="0099245E">
      <w:pPr>
        <w:spacing w:line="360" w:lineRule="auto"/>
        <w:rPr>
          <w:lang w:eastAsia="en-US"/>
        </w:rPr>
        <w:pPrChange w:id="444" w:author="ΜΗΤΣΕΑΣ ΗΛΙΑΣ" w:date="2025-12-05T11:25:00Z" w16du:dateUtc="2025-12-05T09:25:00Z">
          <w:pPr>
            <w:spacing w:after="120" w:line="360" w:lineRule="auto"/>
            <w:jc w:val="both"/>
          </w:pPr>
        </w:pPrChange>
      </w:pPr>
      <w:del w:id="445" w:author="ΜΗΤΣΕΑΣ ΗΛΙΑΣ" w:date="2025-12-05T11:29:00Z" w16du:dateUtc="2025-12-05T09:29:00Z">
        <w:r w:rsidRPr="005A11B7" w:rsidDel="008E39DB">
          <w:rPr>
            <w:lang w:eastAsia="en-US"/>
          </w:rPr>
          <w:delText xml:space="preserve"> </w:delText>
        </w:r>
      </w:del>
      <w:ins w:id="446" w:author="ΜΗΤΣΕΑΣ ΗΛΙΑΣ" w:date="2025-12-05T11:29:00Z" w16du:dateUtc="2025-12-05T09:29:00Z">
        <w:r w:rsidR="006126E5">
          <w:rPr>
            <w:lang w:val="en-US" w:eastAsia="en-US"/>
          </w:rPr>
          <w:fldChar w:fldCharType="begin"/>
        </w:r>
        <w:r w:rsidR="006126E5">
          <w:rPr>
            <w:lang w:val="en-US" w:eastAsia="en-US"/>
          </w:rPr>
          <w:instrText>HYPERLINK</w:instrText>
        </w:r>
        <w:r w:rsidR="006126E5" w:rsidRPr="005A11B7">
          <w:rPr>
            <w:lang w:eastAsia="en-US"/>
            <w:rPrChange w:id="447" w:author="ΜΗΤΣΕΑΣ ΗΛΙΑΣ" w:date="2025-12-15T11:17:00Z" w16du:dateUtc="2025-12-15T09:17:00Z">
              <w:rPr>
                <w:lang w:val="en-US" w:eastAsia="en-US"/>
              </w:rPr>
            </w:rPrChange>
          </w:rPr>
          <w:instrText xml:space="preserve"> "</w:instrText>
        </w:r>
      </w:ins>
      <w:r w:rsidR="006126E5" w:rsidRPr="006126E5">
        <w:rPr>
          <w:lang w:val="en-US"/>
          <w:rPrChange w:id="448" w:author="ΜΗΤΣΕΑΣ ΗΛΙΑΣ" w:date="2025-12-05T11:29:00Z" w16du:dateUtc="2025-12-05T09:29:00Z">
            <w:rPr>
              <w:rStyle w:val="-"/>
              <w:lang w:eastAsia="en-US"/>
            </w:rPr>
          </w:rPrChange>
        </w:rPr>
        <w:instrText>https</w:instrText>
      </w:r>
      <w:r w:rsidR="006126E5" w:rsidRPr="005A11B7">
        <w:rPr>
          <w:rPrChange w:id="449" w:author="ΜΗΤΣΕΑΣ ΗΛΙΑΣ" w:date="2025-12-15T11:17:00Z" w16du:dateUtc="2025-12-15T09:17:00Z">
            <w:rPr>
              <w:rStyle w:val="-"/>
              <w:lang w:eastAsia="en-US"/>
            </w:rPr>
          </w:rPrChange>
        </w:rPr>
        <w:instrText>://</w:instrText>
      </w:r>
      <w:r w:rsidR="006126E5" w:rsidRPr="006126E5">
        <w:rPr>
          <w:lang w:val="en-US"/>
          <w:rPrChange w:id="450" w:author="ΜΗΤΣΕΑΣ ΗΛΙΑΣ" w:date="2025-12-05T11:29:00Z" w16du:dateUtc="2025-12-05T09:29:00Z">
            <w:rPr>
              <w:rStyle w:val="-"/>
              <w:lang w:eastAsia="en-US"/>
            </w:rPr>
          </w:rPrChange>
        </w:rPr>
        <w:instrText>www</w:instrText>
      </w:r>
      <w:r w:rsidR="006126E5" w:rsidRPr="005A11B7">
        <w:rPr>
          <w:rPrChange w:id="451" w:author="ΜΗΤΣΕΑΣ ΗΛΙΑΣ" w:date="2025-12-15T11:17:00Z" w16du:dateUtc="2025-12-15T09:17:00Z">
            <w:rPr>
              <w:rStyle w:val="-"/>
              <w:lang w:eastAsia="en-US"/>
            </w:rPr>
          </w:rPrChange>
        </w:rPr>
        <w:instrText>.</w:instrText>
      </w:r>
      <w:r w:rsidR="006126E5" w:rsidRPr="006126E5">
        <w:rPr>
          <w:lang w:val="en-US"/>
          <w:rPrChange w:id="452" w:author="ΜΗΤΣΕΑΣ ΗΛΙΑΣ" w:date="2025-12-05T11:29:00Z" w16du:dateUtc="2025-12-05T09:29:00Z">
            <w:rPr>
              <w:rStyle w:val="-"/>
              <w:lang w:eastAsia="en-US"/>
            </w:rPr>
          </w:rPrChange>
        </w:rPr>
        <w:instrText>brandcredential</w:instrText>
      </w:r>
      <w:r w:rsidR="006126E5" w:rsidRPr="005A11B7">
        <w:rPr>
          <w:rPrChange w:id="453" w:author="ΜΗΤΣΕΑΣ ΗΛΙΑΣ" w:date="2025-12-15T11:17:00Z" w16du:dateUtc="2025-12-15T09:17:00Z">
            <w:rPr>
              <w:rStyle w:val="-"/>
              <w:lang w:eastAsia="en-US"/>
            </w:rPr>
          </w:rPrChange>
        </w:rPr>
        <w:instrText>.</w:instrText>
      </w:r>
      <w:r w:rsidR="006126E5" w:rsidRPr="006126E5">
        <w:rPr>
          <w:lang w:val="en-US"/>
          <w:rPrChange w:id="454" w:author="ΜΗΤΣΕΑΣ ΗΛΙΑΣ" w:date="2025-12-05T11:29:00Z" w16du:dateUtc="2025-12-05T09:29:00Z">
            <w:rPr>
              <w:rStyle w:val="-"/>
              <w:lang w:eastAsia="en-US"/>
            </w:rPr>
          </w:rPrChange>
        </w:rPr>
        <w:instrText>com</w:instrText>
      </w:r>
      <w:r w:rsidR="006126E5" w:rsidRPr="005A11B7">
        <w:rPr>
          <w:rPrChange w:id="455" w:author="ΜΗΤΣΕΑΣ ΗΛΙΑΣ" w:date="2025-12-15T11:17:00Z" w16du:dateUtc="2025-12-15T09:17:00Z">
            <w:rPr>
              <w:rStyle w:val="-"/>
              <w:lang w:eastAsia="en-US"/>
            </w:rPr>
          </w:rPrChange>
        </w:rPr>
        <w:instrText>/</w:instrText>
      </w:r>
      <w:r w:rsidR="006126E5" w:rsidRPr="006126E5">
        <w:rPr>
          <w:lang w:val="en-US"/>
          <w:rPrChange w:id="456" w:author="ΜΗΤΣΕΑΣ ΗΛΙΑΣ" w:date="2025-12-05T11:29:00Z" w16du:dateUtc="2025-12-05T09:29:00Z">
            <w:rPr>
              <w:rStyle w:val="-"/>
              <w:lang w:eastAsia="en-US"/>
            </w:rPr>
          </w:rPrChange>
        </w:rPr>
        <w:instrText>glossary</w:instrText>
      </w:r>
      <w:r w:rsidR="006126E5" w:rsidRPr="005A11B7">
        <w:rPr>
          <w:rPrChange w:id="457" w:author="ΜΗΤΣΕΑΣ ΗΛΙΑΣ" w:date="2025-12-15T11:17:00Z" w16du:dateUtc="2025-12-15T09:17:00Z">
            <w:rPr>
              <w:rStyle w:val="-"/>
              <w:lang w:eastAsia="en-US"/>
            </w:rPr>
          </w:rPrChange>
        </w:rPr>
        <w:instrText>/</w:instrText>
      </w:r>
      <w:r w:rsidR="006126E5" w:rsidRPr="006126E5">
        <w:rPr>
          <w:lang w:val="en-US"/>
          <w:rPrChange w:id="458" w:author="ΜΗΤΣΕΑΣ ΗΛΙΑΣ" w:date="2025-12-05T11:29:00Z" w16du:dateUtc="2025-12-05T09:29:00Z">
            <w:rPr>
              <w:rStyle w:val="-"/>
              <w:lang w:eastAsia="en-US"/>
            </w:rPr>
          </w:rPrChange>
        </w:rPr>
        <w:instrText>social</w:instrText>
      </w:r>
      <w:r w:rsidR="006126E5" w:rsidRPr="005A11B7">
        <w:rPr>
          <w:rPrChange w:id="459" w:author="ΜΗΤΣΕΑΣ ΗΛΙΑΣ" w:date="2025-12-15T11:17:00Z" w16du:dateUtc="2025-12-15T09:17:00Z">
            <w:rPr>
              <w:rStyle w:val="-"/>
              <w:lang w:eastAsia="en-US"/>
            </w:rPr>
          </w:rPrChange>
        </w:rPr>
        <w:instrText>-</w:instrText>
      </w:r>
      <w:r w:rsidR="006126E5" w:rsidRPr="006126E5">
        <w:rPr>
          <w:lang w:val="en-US"/>
          <w:rPrChange w:id="460" w:author="ΜΗΤΣΕΑΣ ΗΛΙΑΣ" w:date="2025-12-05T11:29:00Z" w16du:dateUtc="2025-12-05T09:29:00Z">
            <w:rPr>
              <w:rStyle w:val="-"/>
              <w:lang w:eastAsia="en-US"/>
            </w:rPr>
          </w:rPrChange>
        </w:rPr>
        <w:instrText>media</w:instrText>
      </w:r>
      <w:r w:rsidR="006126E5" w:rsidRPr="005A11B7">
        <w:rPr>
          <w:rPrChange w:id="461" w:author="ΜΗΤΣΕΑΣ ΗΛΙΑΣ" w:date="2025-12-15T11:17:00Z" w16du:dateUtc="2025-12-15T09:17:00Z">
            <w:rPr>
              <w:rStyle w:val="-"/>
              <w:lang w:eastAsia="en-US"/>
            </w:rPr>
          </w:rPrChange>
        </w:rPr>
        <w:instrText>-</w:instrText>
      </w:r>
      <w:r w:rsidR="006126E5" w:rsidRPr="006126E5">
        <w:rPr>
          <w:lang w:val="en-US"/>
          <w:rPrChange w:id="462" w:author="ΜΗΤΣΕΑΣ ΗΛΙΑΣ" w:date="2025-12-05T11:29:00Z" w16du:dateUtc="2025-12-05T09:29:00Z">
            <w:rPr>
              <w:rStyle w:val="-"/>
              <w:lang w:eastAsia="en-US"/>
            </w:rPr>
          </w:rPrChange>
        </w:rPr>
        <w:instrText>impressions</w:instrText>
      </w:r>
      <w:r w:rsidR="006126E5" w:rsidRPr="005A11B7">
        <w:rPr>
          <w:rPrChange w:id="463" w:author="ΜΗΤΣΕΑΣ ΗΛΙΑΣ" w:date="2025-12-15T11:17:00Z" w16du:dateUtc="2025-12-15T09:17:00Z">
            <w:rPr>
              <w:rStyle w:val="-"/>
              <w:lang w:eastAsia="en-US"/>
            </w:rPr>
          </w:rPrChange>
        </w:rPr>
        <w:instrText>-</w:instrText>
      </w:r>
      <w:r w:rsidR="006126E5" w:rsidRPr="006126E5">
        <w:rPr>
          <w:lang w:val="en-US"/>
          <w:rPrChange w:id="464" w:author="ΜΗΤΣΕΑΣ ΗΛΙΑΣ" w:date="2025-12-05T11:29:00Z" w16du:dateUtc="2025-12-05T09:29:00Z">
            <w:rPr>
              <w:rStyle w:val="-"/>
              <w:lang w:eastAsia="en-US"/>
            </w:rPr>
          </w:rPrChange>
        </w:rPr>
        <w:instrText>marketing</w:instrText>
      </w:r>
      <w:r w:rsidR="006126E5" w:rsidRPr="005A11B7">
        <w:rPr>
          <w:rPrChange w:id="465" w:author="ΜΗΤΣΕΑΣ ΗΛΙΑΣ" w:date="2025-12-15T11:17:00Z" w16du:dateUtc="2025-12-15T09:17:00Z">
            <w:rPr>
              <w:rStyle w:val="-"/>
              <w:lang w:eastAsia="en-US"/>
            </w:rPr>
          </w:rPrChange>
        </w:rPr>
        <w:instrText>-</w:instrText>
      </w:r>
      <w:r w:rsidR="006126E5" w:rsidRPr="006126E5">
        <w:rPr>
          <w:lang w:val="en-US"/>
          <w:rPrChange w:id="466" w:author="ΜΗΤΣΕΑΣ ΗΛΙΑΣ" w:date="2025-12-05T11:29:00Z" w16du:dateUtc="2025-12-05T09:29:00Z">
            <w:rPr>
              <w:rStyle w:val="-"/>
              <w:lang w:eastAsia="en-US"/>
            </w:rPr>
          </w:rPrChange>
        </w:rPr>
        <w:instrText>explained</w:instrText>
      </w:r>
      <w:ins w:id="467" w:author="ΜΗΤΣΕΑΣ ΗΛΙΑΣ" w:date="2025-12-05T11:29:00Z" w16du:dateUtc="2025-12-05T09:29:00Z">
        <w:r w:rsidR="006126E5" w:rsidRPr="005A11B7">
          <w:rPr>
            <w:lang w:eastAsia="en-US"/>
            <w:rPrChange w:id="468" w:author="ΜΗΤΣΕΑΣ ΗΛΙΑΣ" w:date="2025-12-15T11:17:00Z" w16du:dateUtc="2025-12-15T09:17:00Z">
              <w:rPr>
                <w:lang w:val="en-US" w:eastAsia="en-US"/>
              </w:rPr>
            </w:rPrChange>
          </w:rPr>
          <w:instrText>"</w:instrText>
        </w:r>
        <w:r w:rsidR="006126E5">
          <w:rPr>
            <w:lang w:val="en-US" w:eastAsia="en-US"/>
          </w:rPr>
        </w:r>
        <w:r w:rsidR="006126E5">
          <w:rPr>
            <w:lang w:val="en-US" w:eastAsia="en-US"/>
          </w:rPr>
          <w:fldChar w:fldCharType="separate"/>
        </w:r>
      </w:ins>
      <w:r w:rsidR="006126E5" w:rsidRPr="001E1516">
        <w:rPr>
          <w:rStyle w:val="-"/>
          <w:lang w:val="en-US" w:eastAsia="en-US"/>
          <w:rPrChange w:id="469" w:author="ΜΗΤΣΕΑΣ ΗΛΙΑΣ" w:date="2025-12-05T11:29:00Z" w16du:dateUtc="2025-12-05T09:29:00Z">
            <w:rPr>
              <w:rStyle w:val="-"/>
              <w:lang w:eastAsia="en-US"/>
            </w:rPr>
          </w:rPrChange>
        </w:rPr>
        <w:t>https</w:t>
      </w:r>
      <w:r w:rsidR="006126E5" w:rsidRPr="005A11B7">
        <w:rPr>
          <w:rStyle w:val="-"/>
          <w:lang w:eastAsia="en-US"/>
        </w:rPr>
        <w:t>://</w:t>
      </w:r>
      <w:r w:rsidR="006126E5" w:rsidRPr="001E1516">
        <w:rPr>
          <w:rStyle w:val="-"/>
          <w:lang w:val="en-US" w:eastAsia="en-US"/>
          <w:rPrChange w:id="470" w:author="ΜΗΤΣΕΑΣ ΗΛΙΑΣ" w:date="2025-12-05T11:29:00Z" w16du:dateUtc="2025-12-05T09:29:00Z">
            <w:rPr>
              <w:rStyle w:val="-"/>
              <w:lang w:eastAsia="en-US"/>
            </w:rPr>
          </w:rPrChange>
        </w:rPr>
        <w:t>www</w:t>
      </w:r>
      <w:r w:rsidR="006126E5" w:rsidRPr="005A11B7">
        <w:rPr>
          <w:rStyle w:val="-"/>
          <w:lang w:eastAsia="en-US"/>
        </w:rPr>
        <w:t>.</w:t>
      </w:r>
      <w:r w:rsidR="006126E5" w:rsidRPr="001E1516">
        <w:rPr>
          <w:rStyle w:val="-"/>
          <w:lang w:val="en-US" w:eastAsia="en-US"/>
          <w:rPrChange w:id="471" w:author="ΜΗΤΣΕΑΣ ΗΛΙΑΣ" w:date="2025-12-05T11:29:00Z" w16du:dateUtc="2025-12-05T09:29:00Z">
            <w:rPr>
              <w:rStyle w:val="-"/>
              <w:lang w:eastAsia="en-US"/>
            </w:rPr>
          </w:rPrChange>
        </w:rPr>
        <w:t>brandcredential</w:t>
      </w:r>
      <w:r w:rsidR="006126E5" w:rsidRPr="005A11B7">
        <w:rPr>
          <w:rStyle w:val="-"/>
          <w:lang w:eastAsia="en-US"/>
        </w:rPr>
        <w:t>.</w:t>
      </w:r>
      <w:r w:rsidR="006126E5" w:rsidRPr="001E1516">
        <w:rPr>
          <w:rStyle w:val="-"/>
          <w:lang w:val="en-US" w:eastAsia="en-US"/>
          <w:rPrChange w:id="472" w:author="ΜΗΤΣΕΑΣ ΗΛΙΑΣ" w:date="2025-12-05T11:29:00Z" w16du:dateUtc="2025-12-05T09:29:00Z">
            <w:rPr>
              <w:rStyle w:val="-"/>
              <w:lang w:eastAsia="en-US"/>
            </w:rPr>
          </w:rPrChange>
        </w:rPr>
        <w:t>com</w:t>
      </w:r>
      <w:r w:rsidR="006126E5" w:rsidRPr="005A11B7">
        <w:rPr>
          <w:rStyle w:val="-"/>
          <w:lang w:eastAsia="en-US"/>
        </w:rPr>
        <w:t>/</w:t>
      </w:r>
      <w:r w:rsidR="006126E5" w:rsidRPr="001E1516">
        <w:rPr>
          <w:rStyle w:val="-"/>
          <w:lang w:val="en-US" w:eastAsia="en-US"/>
          <w:rPrChange w:id="473" w:author="ΜΗΤΣΕΑΣ ΗΛΙΑΣ" w:date="2025-12-05T11:29:00Z" w16du:dateUtc="2025-12-05T09:29:00Z">
            <w:rPr>
              <w:rStyle w:val="-"/>
              <w:lang w:eastAsia="en-US"/>
            </w:rPr>
          </w:rPrChange>
        </w:rPr>
        <w:t>glossary</w:t>
      </w:r>
      <w:r w:rsidR="006126E5" w:rsidRPr="005A11B7">
        <w:rPr>
          <w:rStyle w:val="-"/>
          <w:lang w:eastAsia="en-US"/>
        </w:rPr>
        <w:t>/</w:t>
      </w:r>
      <w:r w:rsidR="006126E5" w:rsidRPr="001E1516">
        <w:rPr>
          <w:rStyle w:val="-"/>
          <w:lang w:val="en-US" w:eastAsia="en-US"/>
          <w:rPrChange w:id="474" w:author="ΜΗΤΣΕΑΣ ΗΛΙΑΣ" w:date="2025-12-05T11:29:00Z" w16du:dateUtc="2025-12-05T09:29:00Z">
            <w:rPr>
              <w:rStyle w:val="-"/>
              <w:lang w:eastAsia="en-US"/>
            </w:rPr>
          </w:rPrChange>
        </w:rPr>
        <w:t>social</w:t>
      </w:r>
      <w:r w:rsidR="006126E5" w:rsidRPr="005A11B7">
        <w:rPr>
          <w:rStyle w:val="-"/>
          <w:lang w:eastAsia="en-US"/>
        </w:rPr>
        <w:t>-</w:t>
      </w:r>
      <w:r w:rsidR="006126E5" w:rsidRPr="001E1516">
        <w:rPr>
          <w:rStyle w:val="-"/>
          <w:lang w:val="en-US" w:eastAsia="en-US"/>
          <w:rPrChange w:id="475" w:author="ΜΗΤΣΕΑΣ ΗΛΙΑΣ" w:date="2025-12-05T11:29:00Z" w16du:dateUtc="2025-12-05T09:29:00Z">
            <w:rPr>
              <w:rStyle w:val="-"/>
              <w:lang w:eastAsia="en-US"/>
            </w:rPr>
          </w:rPrChange>
        </w:rPr>
        <w:t>media</w:t>
      </w:r>
      <w:r w:rsidR="006126E5" w:rsidRPr="005A11B7">
        <w:rPr>
          <w:rStyle w:val="-"/>
          <w:lang w:eastAsia="en-US"/>
        </w:rPr>
        <w:t>-</w:t>
      </w:r>
      <w:r w:rsidR="006126E5" w:rsidRPr="001E1516">
        <w:rPr>
          <w:rStyle w:val="-"/>
          <w:lang w:val="en-US" w:eastAsia="en-US"/>
          <w:rPrChange w:id="476" w:author="ΜΗΤΣΕΑΣ ΗΛΙΑΣ" w:date="2025-12-05T11:29:00Z" w16du:dateUtc="2025-12-05T09:29:00Z">
            <w:rPr>
              <w:rStyle w:val="-"/>
              <w:lang w:eastAsia="en-US"/>
            </w:rPr>
          </w:rPrChange>
        </w:rPr>
        <w:t>impressions</w:t>
      </w:r>
      <w:r w:rsidR="006126E5" w:rsidRPr="005A11B7">
        <w:rPr>
          <w:rStyle w:val="-"/>
          <w:lang w:eastAsia="en-US"/>
        </w:rPr>
        <w:t>-</w:t>
      </w:r>
      <w:r w:rsidR="006126E5" w:rsidRPr="001E1516">
        <w:rPr>
          <w:rStyle w:val="-"/>
          <w:lang w:val="en-US" w:eastAsia="en-US"/>
          <w:rPrChange w:id="477" w:author="ΜΗΤΣΕΑΣ ΗΛΙΑΣ" w:date="2025-12-05T11:29:00Z" w16du:dateUtc="2025-12-05T09:29:00Z">
            <w:rPr>
              <w:rStyle w:val="-"/>
              <w:lang w:eastAsia="en-US"/>
            </w:rPr>
          </w:rPrChange>
        </w:rPr>
        <w:t>marketing</w:t>
      </w:r>
      <w:r w:rsidR="006126E5" w:rsidRPr="005A11B7">
        <w:rPr>
          <w:rStyle w:val="-"/>
          <w:lang w:eastAsia="en-US"/>
        </w:rPr>
        <w:t>-</w:t>
      </w:r>
      <w:r w:rsidR="006126E5" w:rsidRPr="001E1516">
        <w:rPr>
          <w:rStyle w:val="-"/>
          <w:lang w:val="en-US" w:eastAsia="en-US"/>
          <w:rPrChange w:id="478" w:author="ΜΗΤΣΕΑΣ ΗΛΙΑΣ" w:date="2025-12-05T11:29:00Z" w16du:dateUtc="2025-12-05T09:29:00Z">
            <w:rPr>
              <w:rStyle w:val="-"/>
              <w:lang w:eastAsia="en-US"/>
            </w:rPr>
          </w:rPrChange>
        </w:rPr>
        <w:t>explained</w:t>
      </w:r>
      <w:ins w:id="479" w:author="ΜΗΤΣΕΑΣ ΗΛΙΑΣ" w:date="2025-12-05T11:29:00Z" w16du:dateUtc="2025-12-05T09:29:00Z">
        <w:r w:rsidR="006126E5">
          <w:rPr>
            <w:lang w:val="en-US" w:eastAsia="en-US"/>
          </w:rPr>
          <w:fldChar w:fldCharType="end"/>
        </w:r>
      </w:ins>
      <w:ins w:id="480" w:author="ΜΗΤΣΕΑΣ ΗΛΙΑΣ" w:date="2025-12-04T15:59:00Z" w16du:dateUtc="2025-12-04T13:59:00Z">
        <w:r w:rsidR="002D1BDB" w:rsidRPr="005A11B7">
          <w:rPr>
            <w:lang w:eastAsia="en-US"/>
          </w:rPr>
          <w:t xml:space="preserve"> </w:t>
        </w:r>
      </w:ins>
    </w:p>
    <w:p w14:paraId="70BE677D" w14:textId="7B550447" w:rsidR="001C5265" w:rsidRPr="003B2642" w:rsidRDefault="006E0C5A">
      <w:pPr>
        <w:spacing w:line="360" w:lineRule="auto"/>
        <w:rPr>
          <w:ins w:id="481" w:author="ΜΗΤΣΕΑΣ ΗΛΙΑΣ" w:date="2025-12-05T11:18:00Z" w16du:dateUtc="2025-12-05T09:18:00Z"/>
          <w:b/>
          <w:bCs/>
          <w:lang w:eastAsia="en-US"/>
        </w:rPr>
        <w:pPrChange w:id="482" w:author="ΜΗΤΣΕΑΣ ΗΛΙΑΣ" w:date="2025-12-05T11:25:00Z" w16du:dateUtc="2025-12-05T09:25:00Z">
          <w:pPr>
            <w:spacing w:after="120" w:line="360" w:lineRule="auto"/>
            <w:jc w:val="both"/>
          </w:pPr>
        </w:pPrChange>
      </w:pPr>
      <w:r w:rsidRPr="003B2642">
        <w:rPr>
          <w:b/>
          <w:bCs/>
          <w:lang w:eastAsia="en-US"/>
        </w:rPr>
        <w:t>Αλληλεπίδραση (</w:t>
      </w:r>
      <w:ins w:id="483" w:author="ΜΗΤΣΕΑΣ ΗΛΙΑΣ" w:date="2025-12-16T10:53:00Z" w16du:dateUtc="2025-12-16T08:53:00Z">
        <w:r w:rsidR="00DE5111" w:rsidRPr="003B2642">
          <w:rPr>
            <w:b/>
            <w:bCs/>
            <w:lang w:val="en-US" w:eastAsia="en-US"/>
          </w:rPr>
          <w:t>e</w:t>
        </w:r>
      </w:ins>
      <w:del w:id="484" w:author="ΜΗΤΣΕΑΣ ΗΛΙΑΣ" w:date="2025-12-16T10:53:00Z" w16du:dateUtc="2025-12-16T08:53:00Z">
        <w:r w:rsidRPr="003B2642" w:rsidDel="00DE5111">
          <w:rPr>
            <w:b/>
            <w:bCs/>
            <w:lang w:val="en-US" w:eastAsia="en-US"/>
          </w:rPr>
          <w:delText>E</w:delText>
        </w:r>
      </w:del>
      <w:r w:rsidRPr="003B2642">
        <w:rPr>
          <w:b/>
          <w:bCs/>
          <w:lang w:val="en-US" w:eastAsia="en-US"/>
        </w:rPr>
        <w:t>ngagement</w:t>
      </w:r>
      <w:r w:rsidRPr="003B2642">
        <w:rPr>
          <w:b/>
          <w:bCs/>
          <w:lang w:eastAsia="en-US"/>
        </w:rPr>
        <w:t>)</w:t>
      </w:r>
    </w:p>
    <w:p w14:paraId="444DD773" w14:textId="653009ED" w:rsidR="005A40AE" w:rsidRPr="003D2A94" w:rsidRDefault="006E0C5A">
      <w:pPr>
        <w:spacing w:line="360" w:lineRule="auto"/>
        <w:rPr>
          <w:lang w:eastAsia="en-US"/>
        </w:rPr>
        <w:pPrChange w:id="485" w:author="ΜΗΤΣΕΑΣ ΗΛΙΑΣ" w:date="2025-12-05T11:25:00Z" w16du:dateUtc="2025-12-05T09:25:00Z">
          <w:pPr>
            <w:spacing w:after="120" w:line="360" w:lineRule="auto"/>
            <w:jc w:val="both"/>
          </w:pPr>
        </w:pPrChange>
      </w:pPr>
      <w:del w:id="486" w:author="ΜΗΤΣΕΑΣ ΗΛΙΑΣ" w:date="2025-12-05T11:18:00Z" w16du:dateUtc="2025-12-05T09:18:00Z">
        <w:r w:rsidRPr="005A40AE" w:rsidDel="001C5265">
          <w:rPr>
            <w:u w:val="single"/>
            <w:lang w:eastAsia="en-US"/>
          </w:rPr>
          <w:delText>:</w:delText>
        </w:r>
        <w:r w:rsidRPr="005A40AE" w:rsidDel="001C5265">
          <w:rPr>
            <w:lang w:eastAsia="en-US"/>
          </w:rPr>
          <w:delText xml:space="preserve"> </w:delText>
        </w:r>
      </w:del>
      <w:r w:rsidRPr="005A40AE">
        <w:rPr>
          <w:lang w:eastAsia="en-US"/>
        </w:rPr>
        <w:t xml:space="preserve">Σύνολο ενεργειών του κοινού με το περιεχόμενο (π.χ. </w:t>
      </w:r>
      <w:r w:rsidRPr="005A40AE">
        <w:rPr>
          <w:lang w:val="en-US" w:eastAsia="en-US"/>
        </w:rPr>
        <w:t>likes</w:t>
      </w:r>
      <w:r w:rsidRPr="005A40AE">
        <w:rPr>
          <w:lang w:eastAsia="en-US"/>
        </w:rPr>
        <w:t xml:space="preserve">, </w:t>
      </w:r>
      <w:r w:rsidRPr="005A40AE">
        <w:rPr>
          <w:lang w:val="en-US" w:eastAsia="en-US"/>
        </w:rPr>
        <w:t>comments</w:t>
      </w:r>
      <w:r w:rsidRPr="005A40AE">
        <w:rPr>
          <w:lang w:eastAsia="en-US"/>
        </w:rPr>
        <w:t xml:space="preserve">, </w:t>
      </w:r>
      <w:r w:rsidRPr="005A40AE">
        <w:rPr>
          <w:lang w:val="en-US" w:eastAsia="en-US"/>
        </w:rPr>
        <w:t>shares</w:t>
      </w:r>
      <w:r w:rsidRPr="005A40AE">
        <w:rPr>
          <w:lang w:eastAsia="en-US"/>
        </w:rPr>
        <w:t>,</w:t>
      </w:r>
      <w:ins w:id="487" w:author="ΜΗΤΣΕΑΣ ΗΛΙΑΣ" w:date="2025-12-16T10:45:00Z" w16du:dateUtc="2025-12-16T08:45:00Z">
        <w:r w:rsidR="00FE4162" w:rsidRPr="00FE4162">
          <w:rPr>
            <w:lang w:eastAsia="en-US"/>
            <w:rPrChange w:id="488" w:author="ΜΗΤΣΕΑΣ ΗΛΙΑΣ" w:date="2025-12-16T10:45:00Z" w16du:dateUtc="2025-12-16T08:45:00Z">
              <w:rPr>
                <w:lang w:val="en-US" w:eastAsia="en-US"/>
              </w:rPr>
            </w:rPrChange>
          </w:rPr>
          <w:t xml:space="preserve"> </w:t>
        </w:r>
      </w:ins>
      <w:del w:id="489" w:author="ΜΗΤΣΕΑΣ ΗΛΙΑΣ" w:date="2025-12-05T11:29:00Z" w16du:dateUtc="2025-12-05T09:29:00Z">
        <w:r w:rsidRPr="005A40AE" w:rsidDel="006126E5">
          <w:rPr>
            <w:lang w:eastAsia="en-US"/>
          </w:rPr>
          <w:delText xml:space="preserve"> </w:delText>
        </w:r>
      </w:del>
      <w:r w:rsidRPr="005A40AE">
        <w:rPr>
          <w:lang w:val="en-US" w:eastAsia="en-US"/>
        </w:rPr>
        <w:t>saves</w:t>
      </w:r>
      <w:del w:id="490" w:author="ΜΗΤΣΕΑΣ ΗΛΙΑΣ" w:date="2025-12-05T11:22:00Z" w16du:dateUtc="2025-12-05T09:22:00Z">
        <w:r w:rsidRPr="005A40AE" w:rsidDel="005A40AE">
          <w:rPr>
            <w:lang w:eastAsia="en-US"/>
          </w:rPr>
          <w:delText xml:space="preserve">, </w:delText>
        </w:r>
        <w:r w:rsidRPr="005A40AE" w:rsidDel="005A40AE">
          <w:rPr>
            <w:lang w:val="en-US" w:eastAsia="en-US"/>
          </w:rPr>
          <w:delText>clicks</w:delText>
        </w:r>
      </w:del>
      <w:r w:rsidRPr="005A40AE">
        <w:rPr>
          <w:lang w:eastAsia="en-US"/>
        </w:rPr>
        <w:t>).</w:t>
      </w:r>
      <w:ins w:id="491" w:author="ΜΗΤΣΕΑΣ ΗΛΙΑΣ" w:date="2025-12-05T11:27:00Z" w16du:dateUtc="2025-12-05T09:27:00Z">
        <w:r w:rsidR="005A40AE" w:rsidRPr="005A40AE">
          <w:rPr>
            <w:lang w:eastAsia="en-US"/>
            <w:rPrChange w:id="492" w:author="ΜΗΤΣΕΑΣ ΗΛΙΑΣ" w:date="2025-12-05T11:27:00Z" w16du:dateUtc="2025-12-05T09:27:00Z">
              <w:rPr>
                <w:lang w:val="en-US" w:eastAsia="en-US"/>
              </w:rPr>
            </w:rPrChange>
          </w:rPr>
          <w:t xml:space="preserve"> </w:t>
        </w:r>
      </w:ins>
      <w:del w:id="493" w:author="ΜΗΤΣΕΑΣ ΗΛΙΑΣ" w:date="2025-12-05T11:18:00Z" w16du:dateUtc="2025-12-05T09:18:00Z">
        <w:r w:rsidR="0099245E" w:rsidRPr="005A40AE" w:rsidDel="001C5265">
          <w:delText xml:space="preserve"> </w:delText>
        </w:r>
      </w:del>
      <w:ins w:id="494" w:author="ΜΗΤΣΕΑΣ ΗΛΙΑΣ" w:date="2025-12-05T11:19:00Z" w16du:dateUtc="2025-12-05T09:19:00Z">
        <w:r w:rsidR="001C5265" w:rsidRPr="005A40AE">
          <w:rPr>
            <w:lang w:eastAsia="en-US"/>
          </w:rPr>
          <w:fldChar w:fldCharType="begin"/>
        </w:r>
        <w:r w:rsidR="001C5265" w:rsidRPr="005A40AE">
          <w:rPr>
            <w:lang w:eastAsia="en-US"/>
          </w:rPr>
          <w:instrText>HYPERLINK "</w:instrText>
        </w:r>
      </w:ins>
      <w:r w:rsidR="001C5265" w:rsidRPr="005A40AE">
        <w:rPr>
          <w:rPrChange w:id="495" w:author="ΜΗΤΣΕΑΣ ΗΛΙΑΣ" w:date="2025-12-05T11:25:00Z" w16du:dateUtc="2025-12-05T09:25:00Z">
            <w:rPr>
              <w:rStyle w:val="-"/>
              <w:lang w:eastAsia="en-US"/>
            </w:rPr>
          </w:rPrChange>
        </w:rPr>
        <w:instrText>https://47275219.fs1.hubspotusercontentna1.net/hubfs/47275219/Social%20Media%20Metrics%20Glossary%20Freebie.pdf</w:instrText>
      </w:r>
      <w:ins w:id="496" w:author="ΜΗΤΣΕΑΣ ΗΛΙΑΣ" w:date="2025-12-05T11:19:00Z" w16du:dateUtc="2025-12-05T09:19:00Z">
        <w:r w:rsidR="001C5265" w:rsidRPr="005A40AE">
          <w:rPr>
            <w:lang w:eastAsia="en-US"/>
          </w:rPr>
          <w:instrText>"</w:instrText>
        </w:r>
        <w:r w:rsidR="001C5265" w:rsidRPr="005A40AE">
          <w:rPr>
            <w:lang w:eastAsia="en-US"/>
          </w:rPr>
        </w:r>
        <w:r w:rsidR="001C5265" w:rsidRPr="005A40AE">
          <w:rPr>
            <w:lang w:eastAsia="en-US"/>
          </w:rPr>
          <w:fldChar w:fldCharType="separate"/>
        </w:r>
      </w:ins>
      <w:r w:rsidR="001C5265" w:rsidRPr="005A40AE">
        <w:rPr>
          <w:rStyle w:val="-"/>
          <w:lang w:eastAsia="en-US"/>
        </w:rPr>
        <w:t>https://47275219.fs1.hubspotusercontent</w:t>
      </w:r>
      <w:del w:id="497" w:author="ΜΗΤΣΕΑΣ ΗΛΙΑΣ" w:date="2025-12-05T11:18:00Z" w16du:dateUtc="2025-12-05T09:18:00Z">
        <w:r w:rsidR="001C5265" w:rsidRPr="005A40AE" w:rsidDel="001C5265">
          <w:rPr>
            <w:rStyle w:val="-"/>
            <w:lang w:eastAsia="en-US"/>
          </w:rPr>
          <w:delText>-</w:delText>
        </w:r>
      </w:del>
      <w:r w:rsidR="001C5265" w:rsidRPr="005A40AE">
        <w:rPr>
          <w:rStyle w:val="-"/>
          <w:lang w:eastAsia="en-US"/>
        </w:rPr>
        <w:t>na1.net/hubfs/47275219/Social%20Media%20Metrics%20Glossary%20Freebie.pdf</w:t>
      </w:r>
      <w:ins w:id="498" w:author="ΜΗΤΣΕΑΣ ΗΛΙΑΣ" w:date="2025-12-05T11:19:00Z" w16du:dateUtc="2025-12-05T09:19:00Z">
        <w:r w:rsidR="001C5265" w:rsidRPr="005A40AE">
          <w:rPr>
            <w:lang w:eastAsia="en-US"/>
          </w:rPr>
          <w:fldChar w:fldCharType="end"/>
        </w:r>
      </w:ins>
      <w:ins w:id="499" w:author="ΜΗΤΣΕΑΣ ΗΛΙΑΣ" w:date="2025-12-04T15:59:00Z" w16du:dateUtc="2025-12-04T13:59:00Z">
        <w:r w:rsidR="002D1BDB" w:rsidRPr="005A40AE">
          <w:rPr>
            <w:lang w:eastAsia="en-US"/>
          </w:rPr>
          <w:t xml:space="preserve"> </w:t>
        </w:r>
      </w:ins>
    </w:p>
    <w:p w14:paraId="50A8732E" w14:textId="3966720B" w:rsidR="006E0C5A" w:rsidRPr="003B2642" w:rsidRDefault="006E0C5A">
      <w:pPr>
        <w:spacing w:line="360" w:lineRule="auto"/>
        <w:rPr>
          <w:b/>
          <w:bCs/>
          <w:lang w:eastAsia="en-US"/>
        </w:rPr>
        <w:pPrChange w:id="500" w:author="ΜΗΤΣΕΑΣ ΗΛΙΑΣ" w:date="2025-12-05T11:25:00Z" w16du:dateUtc="2025-12-05T09:25:00Z">
          <w:pPr>
            <w:spacing w:after="120" w:line="360" w:lineRule="auto"/>
            <w:jc w:val="both"/>
          </w:pPr>
        </w:pPrChange>
      </w:pPr>
      <w:r w:rsidRPr="003B2642">
        <w:rPr>
          <w:b/>
          <w:bCs/>
          <w:lang w:eastAsia="en-US"/>
        </w:rPr>
        <w:t>Δείκτης αλληλεπίδρασης ανά ανάρτηση (</w:t>
      </w:r>
      <w:ins w:id="501" w:author="ΜΗΤΣΕΑΣ ΗΛΙΑΣ" w:date="2025-12-16T10:53:00Z" w16du:dateUtc="2025-12-16T08:53:00Z">
        <w:r w:rsidR="00DE5111" w:rsidRPr="003B2642">
          <w:rPr>
            <w:b/>
            <w:bCs/>
            <w:lang w:val="en-US" w:eastAsia="en-US"/>
          </w:rPr>
          <w:t>e</w:t>
        </w:r>
      </w:ins>
      <w:del w:id="502" w:author="ΜΗΤΣΕΑΣ ΗΛΙΑΣ" w:date="2025-12-16T10:53:00Z" w16du:dateUtc="2025-12-16T08:53:00Z">
        <w:r w:rsidRPr="003B2642" w:rsidDel="00DE5111">
          <w:rPr>
            <w:b/>
            <w:bCs/>
            <w:lang w:val="en-US" w:eastAsia="en-US"/>
          </w:rPr>
          <w:delText>E</w:delText>
        </w:r>
      </w:del>
      <w:r w:rsidRPr="003B2642">
        <w:rPr>
          <w:b/>
          <w:bCs/>
          <w:lang w:val="en-US" w:eastAsia="en-US"/>
        </w:rPr>
        <w:t>ngagement</w:t>
      </w:r>
      <w:r w:rsidRPr="003B2642">
        <w:rPr>
          <w:b/>
          <w:bCs/>
          <w:lang w:eastAsia="en-US"/>
        </w:rPr>
        <w:t xml:space="preserve"> </w:t>
      </w:r>
      <w:ins w:id="503" w:author="ΜΗΤΣΕΑΣ ΗΛΙΑΣ" w:date="2025-12-05T11:46:00Z" w16du:dateUtc="2025-12-05T09:46:00Z">
        <w:r w:rsidR="001A7A83" w:rsidRPr="003B2642">
          <w:rPr>
            <w:b/>
            <w:bCs/>
            <w:lang w:val="en-US" w:eastAsia="en-US"/>
          </w:rPr>
          <w:t>r</w:t>
        </w:r>
      </w:ins>
      <w:del w:id="504" w:author="ΜΗΤΣΕΑΣ ΗΛΙΑΣ" w:date="2025-12-05T11:46:00Z" w16du:dateUtc="2025-12-05T09:46:00Z">
        <w:r w:rsidRPr="003B2642" w:rsidDel="001A7A83">
          <w:rPr>
            <w:b/>
            <w:bCs/>
            <w:lang w:val="en-US" w:eastAsia="en-US"/>
          </w:rPr>
          <w:delText>R</w:delText>
        </w:r>
      </w:del>
      <w:r w:rsidRPr="003B2642">
        <w:rPr>
          <w:b/>
          <w:bCs/>
          <w:lang w:val="en-US" w:eastAsia="en-US"/>
        </w:rPr>
        <w:t>ate</w:t>
      </w:r>
      <w:r w:rsidRPr="003B2642">
        <w:rPr>
          <w:b/>
          <w:bCs/>
          <w:lang w:eastAsia="en-US"/>
        </w:rPr>
        <w:t xml:space="preserve"> </w:t>
      </w:r>
      <w:r w:rsidRPr="003B2642">
        <w:rPr>
          <w:b/>
          <w:bCs/>
          <w:lang w:val="en-US" w:eastAsia="en-US"/>
        </w:rPr>
        <w:t>per</w:t>
      </w:r>
      <w:r w:rsidRPr="003B2642">
        <w:rPr>
          <w:b/>
          <w:bCs/>
          <w:lang w:eastAsia="en-US"/>
        </w:rPr>
        <w:t xml:space="preserve"> </w:t>
      </w:r>
      <w:r w:rsidRPr="003B2642">
        <w:rPr>
          <w:b/>
          <w:bCs/>
          <w:lang w:val="en-US" w:eastAsia="en-US"/>
        </w:rPr>
        <w:t>post</w:t>
      </w:r>
      <w:r w:rsidRPr="003B2642">
        <w:rPr>
          <w:b/>
          <w:bCs/>
          <w:lang w:eastAsia="en-US"/>
        </w:rPr>
        <w:t xml:space="preserve">, </w:t>
      </w:r>
      <w:r w:rsidRPr="003B2642">
        <w:rPr>
          <w:b/>
          <w:bCs/>
          <w:lang w:val="en-US" w:eastAsia="en-US"/>
        </w:rPr>
        <w:t>ERpost</w:t>
      </w:r>
      <w:r w:rsidRPr="003B2642">
        <w:rPr>
          <w:b/>
          <w:bCs/>
          <w:lang w:eastAsia="en-US"/>
        </w:rPr>
        <w:t>):</w:t>
      </w:r>
    </w:p>
    <w:p w14:paraId="695797AE" w14:textId="7F517071" w:rsidR="006E0C5A" w:rsidRPr="005A40AE" w:rsidRDefault="006E0C5A">
      <w:pPr>
        <w:spacing w:line="360" w:lineRule="auto"/>
        <w:rPr>
          <w:lang w:val="en-US" w:eastAsia="en-US"/>
        </w:rPr>
        <w:pPrChange w:id="505" w:author="ΜΗΤΣΕΑΣ ΗΛΙΑΣ" w:date="2025-12-05T11:25:00Z" w16du:dateUtc="2025-12-05T09:25:00Z">
          <w:pPr>
            <w:spacing w:after="120" w:line="360" w:lineRule="auto"/>
            <w:jc w:val="both"/>
          </w:pPr>
        </w:pPrChange>
      </w:pPr>
      <m:oMathPara>
        <m:oMath>
          <m:r>
            <w:rPr>
              <w:rFonts w:ascii="Cambria Math" w:hAnsi="Cambria Math"/>
              <w:lang w:val="en-US" w:eastAsia="en-US"/>
            </w:rPr>
            <m:t>Τύπος: ERpost = (Likes + Comments + Shares) / Followers × 100</m:t>
          </m:r>
        </m:oMath>
      </m:oMathPara>
    </w:p>
    <w:p w14:paraId="6062E499" w14:textId="292E43D4" w:rsidR="006E0C5A" w:rsidRPr="005A40AE" w:rsidRDefault="006E0C5A">
      <w:pPr>
        <w:spacing w:line="360" w:lineRule="auto"/>
        <w:rPr>
          <w:lang w:eastAsia="en-US"/>
        </w:rPr>
        <w:pPrChange w:id="506" w:author="ΜΗΤΣΕΑΣ ΗΛΙΑΣ" w:date="2025-12-05T11:25:00Z" w16du:dateUtc="2025-12-05T09:25:00Z">
          <w:pPr>
            <w:spacing w:after="120" w:line="360" w:lineRule="auto"/>
            <w:jc w:val="both"/>
          </w:pPr>
        </w:pPrChange>
      </w:pPr>
      <m:oMathPara>
        <m:oMath>
          <m:r>
            <w:rPr>
              <w:rFonts w:ascii="Cambria Math" w:hAnsi="Cambria Math"/>
              <w:lang w:eastAsia="en-US"/>
            </w:rPr>
            <m:t xml:space="preserve">Εναλλακτικά: </m:t>
          </m:r>
          <m:r>
            <w:rPr>
              <w:rFonts w:ascii="Cambria Math" w:hAnsi="Cambria Math"/>
              <w:lang w:val="en-US" w:eastAsia="en-US"/>
            </w:rPr>
            <m:t>ER</m:t>
          </m:r>
          <m:r>
            <w:rPr>
              <w:rFonts w:ascii="Cambria Math" w:hAnsi="Cambria Math"/>
              <w:lang w:eastAsia="en-US"/>
            </w:rPr>
            <m:t xml:space="preserve"> </m:t>
          </m:r>
          <m:r>
            <w:rPr>
              <w:rFonts w:ascii="Cambria Math" w:hAnsi="Cambria Math"/>
              <w:lang w:val="en-US" w:eastAsia="en-US"/>
            </w:rPr>
            <m:t>by</m:t>
          </m:r>
          <m:r>
            <w:rPr>
              <w:rFonts w:ascii="Cambria Math" w:hAnsi="Cambria Math"/>
              <w:lang w:eastAsia="en-US"/>
            </w:rPr>
            <m:t xml:space="preserve"> </m:t>
          </m:r>
          <m:r>
            <w:rPr>
              <w:rFonts w:ascii="Cambria Math" w:hAnsi="Cambria Math"/>
              <w:lang w:val="en-US" w:eastAsia="en-US"/>
            </w:rPr>
            <m:t>Reach</m:t>
          </m:r>
          <m:r>
            <w:rPr>
              <w:rFonts w:ascii="Cambria Math" w:hAnsi="Cambria Math"/>
              <w:lang w:eastAsia="en-US"/>
            </w:rPr>
            <m:t xml:space="preserve"> (</m:t>
          </m:r>
          <m:r>
            <w:rPr>
              <w:rFonts w:ascii="Cambria Math" w:hAnsi="Cambria Math"/>
              <w:lang w:val="en-US" w:eastAsia="en-US"/>
            </w:rPr>
            <m:t>ERR</m:t>
          </m:r>
          <m:r>
            <w:rPr>
              <w:rFonts w:ascii="Cambria Math" w:hAnsi="Cambria Math"/>
              <w:lang w:eastAsia="en-US"/>
            </w:rPr>
            <m:t xml:space="preserve">) = (Συνολικές αλληλεπιδράσεις) / </m:t>
          </m:r>
          <m:r>
            <w:rPr>
              <w:rFonts w:ascii="Cambria Math" w:hAnsi="Cambria Math"/>
              <w:lang w:val="en-US" w:eastAsia="en-US"/>
            </w:rPr>
            <m:t>Reach</m:t>
          </m:r>
          <m:r>
            <w:rPr>
              <w:rFonts w:ascii="Cambria Math" w:hAnsi="Cambria Math"/>
              <w:lang w:eastAsia="en-US"/>
            </w:rPr>
            <m:t xml:space="preserve"> × 100</m:t>
          </m:r>
        </m:oMath>
      </m:oMathPara>
    </w:p>
    <w:p w14:paraId="4CE89B1F" w14:textId="251DA319" w:rsidR="006E0C5A" w:rsidRPr="005A40AE" w:rsidRDefault="006E0C5A">
      <w:pPr>
        <w:spacing w:line="360" w:lineRule="auto"/>
        <w:jc w:val="both"/>
        <w:rPr>
          <w:lang w:eastAsia="en-US"/>
          <w:rPrChange w:id="507" w:author="ΜΗΤΣΕΑΣ ΗΛΙΑΣ" w:date="2025-12-05T11:25:00Z" w16du:dateUtc="2025-12-05T09:25:00Z">
            <w:rPr>
              <w:lang w:val="en-US" w:eastAsia="en-US"/>
            </w:rPr>
          </w:rPrChange>
        </w:rPr>
        <w:pPrChange w:id="508" w:author="ΜΗΤΣΕΑΣ ΗΛΙΑΣ" w:date="2025-12-05T11:41:00Z" w16du:dateUtc="2025-12-05T09:41:00Z">
          <w:pPr>
            <w:spacing w:after="120" w:line="360" w:lineRule="auto"/>
            <w:jc w:val="both"/>
          </w:pPr>
        </w:pPrChange>
      </w:pPr>
      <m:oMath>
        <m:r>
          <w:rPr>
            <w:rFonts w:ascii="Cambria Math" w:hAnsi="Cambria Math"/>
            <w:lang w:eastAsia="en-US"/>
          </w:rPr>
          <m:t>Παράδειγμα: (1.200 + 150 + 50) / 50.000 × 100 = 2,8%</m:t>
        </m:r>
      </m:oMath>
      <w:r w:rsidR="0099245E" w:rsidRPr="005A40AE">
        <w:rPr>
          <w:lang w:eastAsia="en-US"/>
          <w:rPrChange w:id="509" w:author="ΜΗΤΣΕΑΣ ΗΛΙΑΣ" w:date="2025-12-05T11:25:00Z" w16du:dateUtc="2025-12-05T09:25:00Z">
            <w:rPr>
              <w:lang w:val="en-US" w:eastAsia="en-US"/>
            </w:rPr>
          </w:rPrChange>
        </w:rPr>
        <w:t xml:space="preserve"> </w:t>
      </w:r>
    </w:p>
    <w:p w14:paraId="4155DFC9" w14:textId="7EF9BF42" w:rsidR="005A40AE" w:rsidRPr="004F7BA5" w:rsidRDefault="002D1BDB" w:rsidP="005A40AE">
      <w:pPr>
        <w:spacing w:line="360" w:lineRule="auto"/>
        <w:rPr>
          <w:ins w:id="510" w:author="ΜΗΤΣΕΑΣ ΗΛΙΑΣ" w:date="2025-12-05T11:28:00Z" w16du:dateUtc="2025-12-05T09:28:00Z"/>
          <w:lang w:eastAsia="en-US"/>
          <w:rPrChange w:id="511" w:author="ΜΗΤΣΕΑΣ ΗΛΙΑΣ" w:date="2025-12-05T11:40:00Z" w16du:dateUtc="2025-12-05T09:40:00Z">
            <w:rPr>
              <w:ins w:id="512" w:author="ΜΗΤΣΕΑΣ ΗΛΙΑΣ" w:date="2025-12-05T11:28:00Z" w16du:dateUtc="2025-12-05T09:28:00Z"/>
              <w:u w:val="single"/>
              <w:lang w:val="en-US" w:eastAsia="en-US"/>
            </w:rPr>
          </w:rPrChange>
        </w:rPr>
      </w:pPr>
      <w:ins w:id="513" w:author="ΜΗΤΣΕΑΣ ΗΛΙΑΣ" w:date="2025-12-04T15:59:00Z" w16du:dateUtc="2025-12-04T13:59:00Z">
        <w:r w:rsidRPr="005A40AE">
          <w:rPr>
            <w:lang w:val="en-US" w:eastAsia="en-US"/>
          </w:rPr>
          <w:fldChar w:fldCharType="begin"/>
        </w:r>
        <w:r w:rsidRPr="005A40AE">
          <w:rPr>
            <w:lang w:val="en-US" w:eastAsia="en-US"/>
          </w:rPr>
          <w:instrText>HYPERLINK</w:instrText>
        </w:r>
        <w:r w:rsidRPr="005A40AE">
          <w:rPr>
            <w:lang w:eastAsia="en-US"/>
            <w:rPrChange w:id="514" w:author="ΜΗΤΣΕΑΣ ΗΛΙΑΣ" w:date="2025-12-05T11:25:00Z" w16du:dateUtc="2025-12-05T09:25:00Z">
              <w:rPr>
                <w:lang w:val="en-US" w:eastAsia="en-US"/>
              </w:rPr>
            </w:rPrChange>
          </w:rPr>
          <w:instrText xml:space="preserve"> "</w:instrText>
        </w:r>
      </w:ins>
      <w:r w:rsidRPr="005A40AE">
        <w:rPr>
          <w:lang w:val="en-US" w:eastAsia="en-US"/>
        </w:rPr>
        <w:instrText>https</w:instrText>
      </w:r>
      <w:r w:rsidRPr="005A40AE">
        <w:rPr>
          <w:lang w:eastAsia="en-US"/>
          <w:rPrChange w:id="515" w:author="ΜΗΤΣΕΑΣ ΗΛΙΑΣ" w:date="2025-12-05T11:25:00Z" w16du:dateUtc="2025-12-05T09:25:00Z">
            <w:rPr>
              <w:lang w:val="en-US" w:eastAsia="en-US"/>
            </w:rPr>
          </w:rPrChange>
        </w:rPr>
        <w:instrText>://</w:instrText>
      </w:r>
      <w:r w:rsidRPr="005A40AE">
        <w:rPr>
          <w:lang w:val="en-US" w:eastAsia="en-US"/>
        </w:rPr>
        <w:instrText>digitalmarketinginstitute</w:instrText>
      </w:r>
      <w:r w:rsidRPr="005A40AE">
        <w:rPr>
          <w:lang w:eastAsia="en-US"/>
          <w:rPrChange w:id="516" w:author="ΜΗΤΣΕΑΣ ΗΛΙΑΣ" w:date="2025-12-05T11:25:00Z" w16du:dateUtc="2025-12-05T09:25:00Z">
            <w:rPr>
              <w:lang w:val="en-US" w:eastAsia="en-US"/>
            </w:rPr>
          </w:rPrChange>
        </w:rPr>
        <w:instrText>.</w:instrText>
      </w:r>
      <w:r w:rsidRPr="005A40AE">
        <w:rPr>
          <w:lang w:val="en-US" w:eastAsia="en-US"/>
        </w:rPr>
        <w:instrText>com</w:instrText>
      </w:r>
      <w:r w:rsidRPr="005A40AE">
        <w:rPr>
          <w:lang w:eastAsia="en-US"/>
          <w:rPrChange w:id="517" w:author="ΜΗΤΣΕΑΣ ΗΛΙΑΣ" w:date="2025-12-05T11:25:00Z" w16du:dateUtc="2025-12-05T09:25:00Z">
            <w:rPr>
              <w:lang w:val="en-US" w:eastAsia="en-US"/>
            </w:rPr>
          </w:rPrChange>
        </w:rPr>
        <w:instrText>/</w:instrText>
      </w:r>
      <w:r w:rsidRPr="005A40AE">
        <w:rPr>
          <w:lang w:val="en-US" w:eastAsia="en-US"/>
        </w:rPr>
        <w:instrText>resources</w:instrText>
      </w:r>
      <w:r w:rsidRPr="005A40AE">
        <w:rPr>
          <w:lang w:eastAsia="en-US"/>
          <w:rPrChange w:id="518" w:author="ΜΗΤΣΕΑΣ ΗΛΙΑΣ" w:date="2025-12-05T11:25:00Z" w16du:dateUtc="2025-12-05T09:25:00Z">
            <w:rPr>
              <w:lang w:val="en-US" w:eastAsia="en-US"/>
            </w:rPr>
          </w:rPrChange>
        </w:rPr>
        <w:instrText>/</w:instrText>
      </w:r>
      <w:r w:rsidRPr="005A40AE">
        <w:rPr>
          <w:lang w:val="en-US" w:eastAsia="en-US"/>
        </w:rPr>
        <w:instrText>glossary</w:instrText>
      </w:r>
      <w:r w:rsidRPr="005A40AE">
        <w:rPr>
          <w:lang w:eastAsia="en-US"/>
          <w:rPrChange w:id="519" w:author="ΜΗΤΣΕΑΣ ΗΛΙΑΣ" w:date="2025-12-05T11:25:00Z" w16du:dateUtc="2025-12-05T09:25:00Z">
            <w:rPr>
              <w:lang w:val="en-US" w:eastAsia="en-US"/>
            </w:rPr>
          </w:rPrChange>
        </w:rPr>
        <w:instrText>/</w:instrText>
      </w:r>
      <w:r w:rsidRPr="005A40AE">
        <w:rPr>
          <w:lang w:val="en-US" w:eastAsia="en-US"/>
        </w:rPr>
        <w:instrText>engagement</w:instrText>
      </w:r>
      <w:r w:rsidRPr="005A40AE">
        <w:rPr>
          <w:lang w:eastAsia="en-US"/>
          <w:rPrChange w:id="520" w:author="ΜΗΤΣΕΑΣ ΗΛΙΑΣ" w:date="2025-12-05T11:25:00Z" w16du:dateUtc="2025-12-05T09:25:00Z">
            <w:rPr>
              <w:lang w:val="en-US" w:eastAsia="en-US"/>
            </w:rPr>
          </w:rPrChange>
        </w:rPr>
        <w:instrText>-</w:instrText>
      </w:r>
      <w:r w:rsidRPr="005A40AE">
        <w:rPr>
          <w:lang w:val="en-US" w:eastAsia="en-US"/>
        </w:rPr>
        <w:instrText>rate</w:instrText>
      </w:r>
      <w:ins w:id="521" w:author="ΜΗΤΣΕΑΣ ΗΛΙΑΣ" w:date="2025-12-04T15:59:00Z" w16du:dateUtc="2025-12-04T13:59:00Z">
        <w:r w:rsidRPr="005A40AE">
          <w:rPr>
            <w:lang w:eastAsia="en-US"/>
            <w:rPrChange w:id="522" w:author="ΜΗΤΣΕΑΣ ΗΛΙΑΣ" w:date="2025-12-05T11:25:00Z" w16du:dateUtc="2025-12-05T09:25:00Z">
              <w:rPr>
                <w:lang w:val="en-US" w:eastAsia="en-US"/>
              </w:rPr>
            </w:rPrChange>
          </w:rPr>
          <w:instrText>"</w:instrText>
        </w:r>
        <w:r w:rsidRPr="005A40AE">
          <w:rPr>
            <w:lang w:val="en-US" w:eastAsia="en-US"/>
          </w:rPr>
        </w:r>
        <w:r w:rsidRPr="005A40AE">
          <w:rPr>
            <w:lang w:val="en-US" w:eastAsia="en-US"/>
          </w:rPr>
          <w:fldChar w:fldCharType="separate"/>
        </w:r>
      </w:ins>
      <w:r w:rsidRPr="005A40AE">
        <w:rPr>
          <w:rStyle w:val="-"/>
          <w:lang w:val="en-US" w:eastAsia="en-US"/>
        </w:rPr>
        <w:t>https</w:t>
      </w:r>
      <w:r w:rsidRPr="005A40AE">
        <w:rPr>
          <w:rStyle w:val="-"/>
          <w:lang w:eastAsia="en-US"/>
          <w:rPrChange w:id="523" w:author="ΜΗΤΣΕΑΣ ΗΛΙΑΣ" w:date="2025-12-05T11:25:00Z" w16du:dateUtc="2025-12-05T09:25:00Z">
            <w:rPr>
              <w:rStyle w:val="-"/>
              <w:lang w:val="en-US" w:eastAsia="en-US"/>
            </w:rPr>
          </w:rPrChange>
        </w:rPr>
        <w:t>://</w:t>
      </w:r>
      <w:r w:rsidRPr="005A40AE">
        <w:rPr>
          <w:rStyle w:val="-"/>
          <w:lang w:val="en-US" w:eastAsia="en-US"/>
        </w:rPr>
        <w:t>digitalmarketinginstitute</w:t>
      </w:r>
      <w:r w:rsidRPr="005A40AE">
        <w:rPr>
          <w:rStyle w:val="-"/>
          <w:lang w:eastAsia="en-US"/>
          <w:rPrChange w:id="524" w:author="ΜΗΤΣΕΑΣ ΗΛΙΑΣ" w:date="2025-12-05T11:25:00Z" w16du:dateUtc="2025-12-05T09:25:00Z">
            <w:rPr>
              <w:rStyle w:val="-"/>
              <w:lang w:val="en-US" w:eastAsia="en-US"/>
            </w:rPr>
          </w:rPrChange>
        </w:rPr>
        <w:t>.</w:t>
      </w:r>
      <w:r w:rsidRPr="005A40AE">
        <w:rPr>
          <w:rStyle w:val="-"/>
          <w:lang w:val="en-US" w:eastAsia="en-US"/>
        </w:rPr>
        <w:t>com</w:t>
      </w:r>
      <w:r w:rsidRPr="005A40AE">
        <w:rPr>
          <w:rStyle w:val="-"/>
          <w:lang w:eastAsia="en-US"/>
          <w:rPrChange w:id="525" w:author="ΜΗΤΣΕΑΣ ΗΛΙΑΣ" w:date="2025-12-05T11:25:00Z" w16du:dateUtc="2025-12-05T09:25:00Z">
            <w:rPr>
              <w:rStyle w:val="-"/>
              <w:lang w:val="en-US" w:eastAsia="en-US"/>
            </w:rPr>
          </w:rPrChange>
        </w:rPr>
        <w:t>/</w:t>
      </w:r>
      <w:r w:rsidRPr="005A40AE">
        <w:rPr>
          <w:rStyle w:val="-"/>
          <w:lang w:val="en-US" w:eastAsia="en-US"/>
        </w:rPr>
        <w:t>resources</w:t>
      </w:r>
      <w:r w:rsidRPr="005A40AE">
        <w:rPr>
          <w:rStyle w:val="-"/>
          <w:lang w:eastAsia="en-US"/>
          <w:rPrChange w:id="526" w:author="ΜΗΤΣΕΑΣ ΗΛΙΑΣ" w:date="2025-12-05T11:25:00Z" w16du:dateUtc="2025-12-05T09:25:00Z">
            <w:rPr>
              <w:rStyle w:val="-"/>
              <w:lang w:val="en-US" w:eastAsia="en-US"/>
            </w:rPr>
          </w:rPrChange>
        </w:rPr>
        <w:t>/</w:t>
      </w:r>
      <w:r w:rsidRPr="005A40AE">
        <w:rPr>
          <w:rStyle w:val="-"/>
          <w:lang w:val="en-US" w:eastAsia="en-US"/>
        </w:rPr>
        <w:t>glossary</w:t>
      </w:r>
      <w:r w:rsidRPr="005A40AE">
        <w:rPr>
          <w:rStyle w:val="-"/>
          <w:lang w:eastAsia="en-US"/>
          <w:rPrChange w:id="527" w:author="ΜΗΤΣΕΑΣ ΗΛΙΑΣ" w:date="2025-12-05T11:25:00Z" w16du:dateUtc="2025-12-05T09:25:00Z">
            <w:rPr>
              <w:rStyle w:val="-"/>
              <w:lang w:val="en-US" w:eastAsia="en-US"/>
            </w:rPr>
          </w:rPrChange>
        </w:rPr>
        <w:t>/</w:t>
      </w:r>
      <w:r w:rsidRPr="005A40AE">
        <w:rPr>
          <w:rStyle w:val="-"/>
          <w:lang w:val="en-US" w:eastAsia="en-US"/>
        </w:rPr>
        <w:t>engagement</w:t>
      </w:r>
      <w:r w:rsidRPr="005A40AE">
        <w:rPr>
          <w:rStyle w:val="-"/>
          <w:lang w:eastAsia="en-US"/>
          <w:rPrChange w:id="528" w:author="ΜΗΤΣΕΑΣ ΗΛΙΑΣ" w:date="2025-12-05T11:25:00Z" w16du:dateUtc="2025-12-05T09:25:00Z">
            <w:rPr>
              <w:rStyle w:val="-"/>
              <w:lang w:val="en-US" w:eastAsia="en-US"/>
            </w:rPr>
          </w:rPrChange>
        </w:rPr>
        <w:t>-</w:t>
      </w:r>
      <w:r w:rsidRPr="005A40AE">
        <w:rPr>
          <w:rStyle w:val="-"/>
          <w:lang w:val="en-US" w:eastAsia="en-US"/>
        </w:rPr>
        <w:t>rate</w:t>
      </w:r>
      <w:ins w:id="529" w:author="ΜΗΤΣΕΑΣ ΗΛΙΑΣ" w:date="2025-12-04T15:59:00Z" w16du:dateUtc="2025-12-04T13:59:00Z">
        <w:r w:rsidRPr="005A40AE">
          <w:rPr>
            <w:lang w:val="en-US" w:eastAsia="en-US"/>
          </w:rPr>
          <w:fldChar w:fldCharType="end"/>
        </w:r>
        <w:r w:rsidRPr="005A40AE">
          <w:rPr>
            <w:lang w:eastAsia="en-US"/>
            <w:rPrChange w:id="530" w:author="ΜΗΤΣΕΑΣ ΗΛΙΑΣ" w:date="2025-12-05T11:25:00Z" w16du:dateUtc="2025-12-05T09:25:00Z">
              <w:rPr>
                <w:lang w:val="en-US" w:eastAsia="en-US"/>
              </w:rPr>
            </w:rPrChange>
          </w:rPr>
          <w:t xml:space="preserve"> </w:t>
        </w:r>
      </w:ins>
    </w:p>
    <w:p w14:paraId="2F56D433" w14:textId="12032F94" w:rsidR="001C5265" w:rsidRPr="003B2642" w:rsidRDefault="006E0C5A">
      <w:pPr>
        <w:spacing w:line="360" w:lineRule="auto"/>
        <w:rPr>
          <w:ins w:id="531" w:author="ΜΗΤΣΕΑΣ ΗΛΙΑΣ" w:date="2025-12-05T11:19:00Z" w16du:dateUtc="2025-12-05T09:19:00Z"/>
          <w:b/>
          <w:bCs/>
          <w:lang w:eastAsia="en-US"/>
        </w:rPr>
        <w:pPrChange w:id="532" w:author="ΜΗΤΣΕΑΣ ΗΛΙΑΣ" w:date="2025-12-05T11:25:00Z" w16du:dateUtc="2025-12-05T09:25:00Z">
          <w:pPr>
            <w:spacing w:after="120" w:line="360" w:lineRule="auto"/>
            <w:jc w:val="both"/>
          </w:pPr>
        </w:pPrChange>
      </w:pPr>
      <w:r w:rsidRPr="003B2642">
        <w:rPr>
          <w:b/>
          <w:bCs/>
          <w:lang w:eastAsia="en-US"/>
        </w:rPr>
        <w:t>Ανάλυση συναισθήματος (</w:t>
      </w:r>
      <w:ins w:id="533" w:author="ΜΗΤΣΕΑΣ ΗΛΙΑΣ" w:date="2025-12-16T10:53:00Z" w16du:dateUtc="2025-12-16T08:53:00Z">
        <w:r w:rsidR="00DE5111" w:rsidRPr="003B2642">
          <w:rPr>
            <w:b/>
            <w:bCs/>
            <w:lang w:val="en-US" w:eastAsia="en-US"/>
          </w:rPr>
          <w:t>s</w:t>
        </w:r>
      </w:ins>
      <w:del w:id="534" w:author="ΜΗΤΣΕΑΣ ΗΛΙΑΣ" w:date="2025-12-16T10:53:00Z" w16du:dateUtc="2025-12-16T08:53:00Z">
        <w:r w:rsidRPr="003B2642" w:rsidDel="00DE5111">
          <w:rPr>
            <w:b/>
            <w:bCs/>
            <w:lang w:val="en-US" w:eastAsia="en-US"/>
          </w:rPr>
          <w:delText>S</w:delText>
        </w:r>
      </w:del>
      <w:r w:rsidRPr="003B2642">
        <w:rPr>
          <w:b/>
          <w:bCs/>
          <w:lang w:val="en-US" w:eastAsia="en-US"/>
        </w:rPr>
        <w:t>entiment</w:t>
      </w:r>
      <w:r w:rsidRPr="003B2642">
        <w:rPr>
          <w:b/>
          <w:bCs/>
          <w:lang w:eastAsia="en-US"/>
        </w:rPr>
        <w:t xml:space="preserve"> </w:t>
      </w:r>
      <w:r w:rsidRPr="003B2642">
        <w:rPr>
          <w:b/>
          <w:bCs/>
          <w:lang w:val="en-US" w:eastAsia="en-US"/>
        </w:rPr>
        <w:t>analysis</w:t>
      </w:r>
      <w:r w:rsidRPr="003B2642">
        <w:rPr>
          <w:b/>
          <w:bCs/>
          <w:lang w:eastAsia="en-US"/>
        </w:rPr>
        <w:t>)</w:t>
      </w:r>
    </w:p>
    <w:p w14:paraId="7B373C45" w14:textId="4E2B31F9" w:rsidR="005A40AE" w:rsidRPr="003D2A94" w:rsidRDefault="006E0C5A">
      <w:pPr>
        <w:spacing w:line="360" w:lineRule="auto"/>
        <w:rPr>
          <w:lang w:eastAsia="en-US"/>
        </w:rPr>
        <w:pPrChange w:id="535" w:author="ΜΗΤΣΕΑΣ ΗΛΙΑΣ" w:date="2025-12-05T11:25:00Z" w16du:dateUtc="2025-12-05T09:25:00Z">
          <w:pPr>
            <w:spacing w:after="120" w:line="360" w:lineRule="auto"/>
            <w:jc w:val="both"/>
          </w:pPr>
        </w:pPrChange>
      </w:pPr>
      <w:del w:id="536" w:author="ΜΗΤΣΕΑΣ ΗΛΙΑΣ" w:date="2025-12-05T11:19:00Z" w16du:dateUtc="2025-12-05T09:19:00Z">
        <w:r w:rsidRPr="005A40AE" w:rsidDel="001C5265">
          <w:rPr>
            <w:u w:val="single"/>
            <w:lang w:eastAsia="en-US"/>
          </w:rPr>
          <w:delText>:</w:delText>
        </w:r>
        <w:r w:rsidRPr="005A40AE" w:rsidDel="001C5265">
          <w:rPr>
            <w:lang w:eastAsia="en-US"/>
          </w:rPr>
          <w:delText xml:space="preserve"> </w:delText>
        </w:r>
      </w:del>
      <w:r w:rsidRPr="005A40AE">
        <w:rPr>
          <w:lang w:eastAsia="en-US"/>
        </w:rPr>
        <w:t xml:space="preserve">Τεχνικές </w:t>
      </w:r>
      <w:r w:rsidRPr="005A40AE">
        <w:rPr>
          <w:lang w:val="en-US" w:eastAsia="en-US"/>
        </w:rPr>
        <w:t>NLP</w:t>
      </w:r>
      <w:r w:rsidRPr="005A40AE">
        <w:rPr>
          <w:lang w:eastAsia="en-US"/>
        </w:rPr>
        <w:t xml:space="preserve"> για εκτίμηση πόλωσης (θετικό</w:t>
      </w:r>
      <w:ins w:id="537" w:author="ΜΗΤΣΕΑΣ ΗΛΙΑΣ" w:date="2025-12-05T11:41:00Z" w16du:dateUtc="2025-12-05T09:41:00Z">
        <w:r w:rsidR="004A688B">
          <w:rPr>
            <w:lang w:eastAsia="en-US"/>
          </w:rPr>
          <w:t xml:space="preserve"> – </w:t>
        </w:r>
      </w:ins>
      <w:del w:id="538" w:author="ΜΗΤΣΕΑΣ ΗΛΙΑΣ" w:date="2025-12-05T11:41:00Z" w16du:dateUtc="2025-12-05T09:41:00Z">
        <w:r w:rsidRPr="005A40AE" w:rsidDel="004A688B">
          <w:rPr>
            <w:lang w:eastAsia="en-US"/>
          </w:rPr>
          <w:delText>/</w:delText>
        </w:r>
      </w:del>
      <w:r w:rsidRPr="005A40AE">
        <w:rPr>
          <w:lang w:eastAsia="en-US"/>
        </w:rPr>
        <w:t>ουδέτερο</w:t>
      </w:r>
      <w:ins w:id="539" w:author="ΜΗΤΣΕΑΣ ΗΛΙΑΣ" w:date="2025-12-05T11:41:00Z" w16du:dateUtc="2025-12-05T09:41:00Z">
        <w:r w:rsidR="004A688B">
          <w:rPr>
            <w:lang w:eastAsia="en-US"/>
          </w:rPr>
          <w:t xml:space="preserve"> - </w:t>
        </w:r>
      </w:ins>
      <w:del w:id="540" w:author="ΜΗΤΣΕΑΣ ΗΛΙΑΣ" w:date="2025-12-05T11:41:00Z" w16du:dateUtc="2025-12-05T09:41:00Z">
        <w:r w:rsidRPr="005A40AE" w:rsidDel="004A688B">
          <w:rPr>
            <w:lang w:eastAsia="en-US"/>
          </w:rPr>
          <w:delText>/</w:delText>
        </w:r>
      </w:del>
      <w:r w:rsidRPr="005A40AE">
        <w:rPr>
          <w:lang w:eastAsia="en-US"/>
        </w:rPr>
        <w:t xml:space="preserve">αρνητικό) </w:t>
      </w:r>
      <w:del w:id="541" w:author="ΜΗΤΣΕΑΣ ΗΛΙΑΣ" w:date="2025-12-05T11:41:00Z" w16du:dateUtc="2025-12-05T09:41:00Z">
        <w:r w:rsidRPr="005A40AE" w:rsidDel="004A688B">
          <w:rPr>
            <w:lang w:eastAsia="en-US"/>
          </w:rPr>
          <w:delText>ή/</w:delText>
        </w:r>
      </w:del>
      <w:r w:rsidRPr="005A40AE">
        <w:rPr>
          <w:lang w:eastAsia="en-US"/>
        </w:rPr>
        <w:t>και συναισθημάτων (π.χ. χαρά, θυμός) σε επίπεδο κειμένου, πρότασης ή πτυχής (</w:t>
      </w:r>
      <w:r w:rsidRPr="005A40AE">
        <w:rPr>
          <w:lang w:val="en-US" w:eastAsia="en-US"/>
        </w:rPr>
        <w:t>aspect</w:t>
      </w:r>
      <w:r w:rsidRPr="005A40AE">
        <w:rPr>
          <w:lang w:eastAsia="en-US"/>
        </w:rPr>
        <w:t>-</w:t>
      </w:r>
      <w:r w:rsidRPr="005A40AE">
        <w:rPr>
          <w:lang w:val="en-US" w:eastAsia="en-US"/>
        </w:rPr>
        <w:t>based</w:t>
      </w:r>
      <w:r w:rsidRPr="005A40AE">
        <w:rPr>
          <w:lang w:eastAsia="en-US"/>
        </w:rPr>
        <w:t>).</w:t>
      </w:r>
      <w:r w:rsidR="003455FE" w:rsidRPr="005A40AE">
        <w:rPr>
          <w:lang w:eastAsia="en-US"/>
        </w:rPr>
        <w:t xml:space="preserve"> </w:t>
      </w:r>
      <w:r w:rsidR="003455FE">
        <w:fldChar w:fldCharType="begin"/>
      </w:r>
      <w:r w:rsidR="003455FE">
        <w:instrText>HYPERLINK "https://www.ibm.com/topics/sentiment-analysis"</w:instrText>
      </w:r>
      <w:r w:rsidR="003455FE">
        <w:fldChar w:fldCharType="separate"/>
      </w:r>
      <w:r w:rsidR="003455FE" w:rsidRPr="005A40AE">
        <w:rPr>
          <w:rStyle w:val="-"/>
          <w:lang w:eastAsia="en-US"/>
        </w:rPr>
        <w:t>https://www.ibm.com/topics/sentiment-analysis</w:t>
      </w:r>
      <w:r w:rsidR="003455FE">
        <w:fldChar w:fldCharType="end"/>
      </w:r>
      <w:r w:rsidR="003455FE" w:rsidRPr="005A40AE">
        <w:rPr>
          <w:lang w:eastAsia="en-US"/>
        </w:rPr>
        <w:t xml:space="preserve"> </w:t>
      </w:r>
    </w:p>
    <w:p w14:paraId="7C54DE45" w14:textId="3DBE1552" w:rsidR="001C5265" w:rsidRPr="003B2642" w:rsidRDefault="006E0C5A">
      <w:pPr>
        <w:spacing w:line="360" w:lineRule="auto"/>
        <w:rPr>
          <w:ins w:id="542" w:author="ΜΗΤΣΕΑΣ ΗΛΙΑΣ" w:date="2025-12-05T11:19:00Z" w16du:dateUtc="2025-12-05T09:19:00Z"/>
          <w:b/>
          <w:bCs/>
          <w:lang w:eastAsia="en-US"/>
        </w:rPr>
        <w:pPrChange w:id="543" w:author="ΜΗΤΣΕΑΣ ΗΛΙΑΣ" w:date="2025-12-05T11:25:00Z" w16du:dateUtc="2025-12-05T09:25:00Z">
          <w:pPr>
            <w:spacing w:after="120" w:line="360" w:lineRule="auto"/>
            <w:jc w:val="both"/>
          </w:pPr>
        </w:pPrChange>
      </w:pPr>
      <w:r w:rsidRPr="003B2642">
        <w:rPr>
          <w:b/>
          <w:bCs/>
          <w:lang w:eastAsia="en-US"/>
        </w:rPr>
        <w:lastRenderedPageBreak/>
        <w:t>Θεματολογική κατηγοριοποίηση (</w:t>
      </w:r>
      <w:ins w:id="544" w:author="ΜΗΤΣΕΑΣ ΗΛΙΑΣ" w:date="2025-12-16T10:53:00Z" w16du:dateUtc="2025-12-16T08:53:00Z">
        <w:r w:rsidR="00DE5111" w:rsidRPr="003B2642">
          <w:rPr>
            <w:b/>
            <w:bCs/>
            <w:lang w:val="en-US" w:eastAsia="en-US"/>
          </w:rPr>
          <w:t>t</w:t>
        </w:r>
      </w:ins>
      <w:del w:id="545" w:author="ΜΗΤΣΕΑΣ ΗΛΙΑΣ" w:date="2025-12-16T10:53:00Z" w16du:dateUtc="2025-12-16T08:53:00Z">
        <w:r w:rsidRPr="003B2642" w:rsidDel="00DE5111">
          <w:rPr>
            <w:b/>
            <w:bCs/>
            <w:lang w:val="en-US" w:eastAsia="en-US"/>
          </w:rPr>
          <w:delText>T</w:delText>
        </w:r>
      </w:del>
      <w:r w:rsidRPr="003B2642">
        <w:rPr>
          <w:b/>
          <w:bCs/>
          <w:lang w:val="en-US" w:eastAsia="en-US"/>
        </w:rPr>
        <w:t>opic</w:t>
      </w:r>
      <w:r w:rsidRPr="003B2642">
        <w:rPr>
          <w:b/>
          <w:bCs/>
          <w:lang w:eastAsia="en-US"/>
        </w:rPr>
        <w:t xml:space="preserve"> </w:t>
      </w:r>
      <w:r w:rsidRPr="003B2642">
        <w:rPr>
          <w:b/>
          <w:bCs/>
          <w:lang w:val="en-US" w:eastAsia="en-US"/>
        </w:rPr>
        <w:t>classification</w:t>
      </w:r>
      <w:r w:rsidRPr="003B2642">
        <w:rPr>
          <w:b/>
          <w:bCs/>
          <w:lang w:eastAsia="en-US"/>
        </w:rPr>
        <w:t>)</w:t>
      </w:r>
    </w:p>
    <w:p w14:paraId="6FCB0415" w14:textId="6A2905FB" w:rsidR="005A40AE" w:rsidRPr="00A04CDC" w:rsidRDefault="006E0C5A">
      <w:pPr>
        <w:spacing w:line="360" w:lineRule="auto"/>
        <w:rPr>
          <w:lang w:val="en-US" w:eastAsia="en-US"/>
        </w:rPr>
        <w:pPrChange w:id="546" w:author="ΜΗΤΣΕΑΣ ΗΛΙΑΣ" w:date="2025-12-05T11:25:00Z" w16du:dateUtc="2025-12-05T09:25:00Z">
          <w:pPr>
            <w:spacing w:after="120" w:line="360" w:lineRule="auto"/>
            <w:jc w:val="both"/>
          </w:pPr>
        </w:pPrChange>
      </w:pPr>
      <w:del w:id="547" w:author="ΜΗΤΣΕΑΣ ΗΛΙΑΣ" w:date="2025-12-05T11:19:00Z" w16du:dateUtc="2025-12-05T09:19:00Z">
        <w:r w:rsidRPr="005A40AE" w:rsidDel="001C5265">
          <w:rPr>
            <w:u w:val="single"/>
            <w:lang w:eastAsia="en-US"/>
          </w:rPr>
          <w:delText>:</w:delText>
        </w:r>
        <w:r w:rsidRPr="005A40AE" w:rsidDel="001C5265">
          <w:rPr>
            <w:lang w:eastAsia="en-US"/>
          </w:rPr>
          <w:delText xml:space="preserve"> </w:delText>
        </w:r>
      </w:del>
      <w:r w:rsidRPr="005A40AE">
        <w:rPr>
          <w:lang w:eastAsia="en-US"/>
        </w:rPr>
        <w:t xml:space="preserve">Ανάθεση κειμένου σε προκαθορισμένες κατηγορίες (π.χ. μόδα, </w:t>
      </w:r>
      <w:r w:rsidRPr="005A40AE">
        <w:rPr>
          <w:lang w:val="en-US" w:eastAsia="en-US"/>
        </w:rPr>
        <w:t>gaming</w:t>
      </w:r>
      <w:r w:rsidRPr="005A40AE">
        <w:rPr>
          <w:lang w:eastAsia="en-US"/>
        </w:rPr>
        <w:t>, ταξίδια).</w:t>
      </w:r>
      <w:r w:rsidR="003455FE" w:rsidRPr="005A40AE">
        <w:rPr>
          <w:lang w:eastAsia="en-US"/>
        </w:rPr>
        <w:t xml:space="preserve"> </w:t>
      </w:r>
      <w:r w:rsidR="003455FE" w:rsidRPr="005A40AE">
        <w:rPr>
          <w:lang w:eastAsia="en-US"/>
        </w:rPr>
        <w:fldChar w:fldCharType="begin"/>
      </w:r>
      <w:r w:rsidR="003455FE" w:rsidRPr="005A40AE">
        <w:rPr>
          <w:lang w:eastAsia="en-US"/>
        </w:rPr>
        <w:instrText>HYPERLINK "https://en.wikipedia.org/wiki/Text_classification"</w:instrText>
      </w:r>
      <w:r w:rsidR="003455FE" w:rsidRPr="005A40AE">
        <w:rPr>
          <w:lang w:eastAsia="en-US"/>
        </w:rPr>
      </w:r>
      <w:r w:rsidR="003455FE" w:rsidRPr="005A40AE">
        <w:rPr>
          <w:lang w:eastAsia="en-US"/>
        </w:rPr>
        <w:fldChar w:fldCharType="separate"/>
      </w:r>
      <w:r w:rsidR="003455FE" w:rsidRPr="003D2A94">
        <w:rPr>
          <w:rStyle w:val="-"/>
          <w:lang w:val="en-US" w:eastAsia="en-US"/>
          <w:rPrChange w:id="548" w:author="ΜΗΤΣΕΑΣ ΗΛΙΑΣ" w:date="2025-12-15T10:01:00Z" w16du:dateUtc="2025-12-15T08:01:00Z">
            <w:rPr>
              <w:rStyle w:val="-"/>
              <w:lang w:eastAsia="en-US"/>
            </w:rPr>
          </w:rPrChange>
        </w:rPr>
        <w:t>https://en.wikipedia.org/wiki/Text_classification</w:t>
      </w:r>
      <w:r w:rsidR="003455FE" w:rsidRPr="005A40AE">
        <w:rPr>
          <w:lang w:eastAsia="en-US"/>
        </w:rPr>
        <w:fldChar w:fldCharType="end"/>
      </w:r>
      <w:r w:rsidR="003455FE" w:rsidRPr="003D2A94">
        <w:rPr>
          <w:lang w:val="en-US" w:eastAsia="en-US"/>
          <w:rPrChange w:id="549" w:author="ΜΗΤΣΕΑΣ ΗΛΙΑΣ" w:date="2025-12-15T10:01:00Z" w16du:dateUtc="2025-12-15T08:01:00Z">
            <w:rPr>
              <w:lang w:eastAsia="en-US"/>
            </w:rPr>
          </w:rPrChange>
        </w:rPr>
        <w:t xml:space="preserve"> </w:t>
      </w:r>
    </w:p>
    <w:p w14:paraId="69A7AE66" w14:textId="0C6E3921" w:rsidR="001C5265" w:rsidRPr="003B2642" w:rsidRDefault="006E0C5A">
      <w:pPr>
        <w:spacing w:line="360" w:lineRule="auto"/>
        <w:rPr>
          <w:ins w:id="550" w:author="ΜΗΤΣΕΑΣ ΗΛΙΑΣ" w:date="2025-12-05T11:19:00Z" w16du:dateUtc="2025-12-05T09:19:00Z"/>
          <w:b/>
          <w:bCs/>
          <w:lang w:val="en-US" w:eastAsia="en-US"/>
          <w:rPrChange w:id="551" w:author="ΜΗΤΣΕΑΣ ΗΛΙΑΣ" w:date="2025-12-15T10:01:00Z" w16du:dateUtc="2025-12-15T08:01:00Z">
            <w:rPr>
              <w:ins w:id="552" w:author="ΜΗΤΣΕΑΣ ΗΛΙΑΣ" w:date="2025-12-05T11:19:00Z" w16du:dateUtc="2025-12-05T09:19:00Z"/>
              <w:lang w:eastAsia="en-US"/>
            </w:rPr>
          </w:rPrChange>
        </w:rPr>
        <w:pPrChange w:id="553" w:author="ΜΗΤΣΕΑΣ ΗΛΙΑΣ" w:date="2025-12-05T11:25:00Z" w16du:dateUtc="2025-12-05T09:25:00Z">
          <w:pPr>
            <w:spacing w:after="120" w:line="360" w:lineRule="auto"/>
            <w:jc w:val="both"/>
          </w:pPr>
        </w:pPrChange>
      </w:pPr>
      <w:r w:rsidRPr="003B2642">
        <w:rPr>
          <w:b/>
          <w:bCs/>
          <w:lang w:eastAsia="en-US"/>
        </w:rPr>
        <w:t>Συνάφεια</w:t>
      </w:r>
      <w:r w:rsidRPr="003B2642">
        <w:rPr>
          <w:b/>
          <w:bCs/>
          <w:lang w:val="en-US" w:eastAsia="en-US"/>
          <w:rPrChange w:id="554" w:author="ΜΗΤΣΕΑΣ ΗΛΙΑΣ" w:date="2025-12-15T10:01:00Z" w16du:dateUtc="2025-12-15T08:01:00Z">
            <w:rPr>
              <w:u w:val="single"/>
              <w:lang w:eastAsia="en-US"/>
            </w:rPr>
          </w:rPrChange>
        </w:rPr>
        <w:t xml:space="preserve"> </w:t>
      </w:r>
      <w:r w:rsidRPr="003B2642">
        <w:rPr>
          <w:b/>
          <w:bCs/>
          <w:lang w:val="en-US" w:eastAsia="en-US"/>
        </w:rPr>
        <w:t>brand</w:t>
      </w:r>
      <w:r w:rsidRPr="003B2642">
        <w:rPr>
          <w:b/>
          <w:bCs/>
          <w:lang w:val="en-US" w:eastAsia="en-US"/>
          <w:rPrChange w:id="555" w:author="ΜΗΤΣΕΑΣ ΗΛΙΑΣ" w:date="2025-12-15T10:01:00Z" w16du:dateUtc="2025-12-15T08:01:00Z">
            <w:rPr>
              <w:u w:val="single"/>
              <w:lang w:eastAsia="en-US"/>
            </w:rPr>
          </w:rPrChange>
        </w:rPr>
        <w:t>–</w:t>
      </w:r>
      <w:r w:rsidRPr="003B2642">
        <w:rPr>
          <w:b/>
          <w:bCs/>
          <w:lang w:val="en-US" w:eastAsia="en-US"/>
        </w:rPr>
        <w:t>influencer</w:t>
      </w:r>
      <w:r w:rsidRPr="003B2642">
        <w:rPr>
          <w:b/>
          <w:bCs/>
          <w:lang w:val="en-US" w:eastAsia="en-US"/>
          <w:rPrChange w:id="556" w:author="ΜΗΤΣΕΑΣ ΗΛΙΑΣ" w:date="2025-12-15T10:01:00Z" w16du:dateUtc="2025-12-15T08:01:00Z">
            <w:rPr>
              <w:u w:val="single"/>
              <w:lang w:eastAsia="en-US"/>
            </w:rPr>
          </w:rPrChange>
        </w:rPr>
        <w:t xml:space="preserve"> (</w:t>
      </w:r>
      <w:ins w:id="557" w:author="ΜΗΤΣΕΑΣ ΗΛΙΑΣ" w:date="2025-12-16T10:53:00Z" w16du:dateUtc="2025-12-16T08:53:00Z">
        <w:r w:rsidR="00DE5111" w:rsidRPr="003B2642">
          <w:rPr>
            <w:b/>
            <w:bCs/>
            <w:lang w:val="en-US" w:eastAsia="en-US"/>
          </w:rPr>
          <w:t>b</w:t>
        </w:r>
      </w:ins>
      <w:del w:id="558" w:author="ΜΗΤΣΕΑΣ ΗΛΙΑΣ" w:date="2025-12-16T10:53:00Z" w16du:dateUtc="2025-12-16T08:53:00Z">
        <w:r w:rsidRPr="003B2642" w:rsidDel="00DE5111">
          <w:rPr>
            <w:b/>
            <w:bCs/>
            <w:lang w:val="en-US" w:eastAsia="en-US"/>
          </w:rPr>
          <w:delText>B</w:delText>
        </w:r>
      </w:del>
      <w:r w:rsidRPr="003B2642">
        <w:rPr>
          <w:b/>
          <w:bCs/>
          <w:lang w:val="en-US" w:eastAsia="en-US"/>
        </w:rPr>
        <w:t>rand</w:t>
      </w:r>
      <w:r w:rsidRPr="003B2642">
        <w:rPr>
          <w:b/>
          <w:bCs/>
          <w:lang w:val="en-US" w:eastAsia="en-US"/>
          <w:rPrChange w:id="559" w:author="ΜΗΤΣΕΑΣ ΗΛΙΑΣ" w:date="2025-12-15T10:01:00Z" w16du:dateUtc="2025-12-15T08:01:00Z">
            <w:rPr>
              <w:u w:val="single"/>
              <w:lang w:eastAsia="en-US"/>
            </w:rPr>
          </w:rPrChange>
        </w:rPr>
        <w:t>–</w:t>
      </w:r>
      <w:r w:rsidRPr="003B2642">
        <w:rPr>
          <w:b/>
          <w:bCs/>
          <w:lang w:val="en-US" w:eastAsia="en-US"/>
        </w:rPr>
        <w:t>influencer</w:t>
      </w:r>
      <w:r w:rsidRPr="003B2642">
        <w:rPr>
          <w:b/>
          <w:bCs/>
          <w:lang w:val="en-US" w:eastAsia="en-US"/>
          <w:rPrChange w:id="560" w:author="ΜΗΤΣΕΑΣ ΗΛΙΑΣ" w:date="2025-12-15T10:01:00Z" w16du:dateUtc="2025-12-15T08:01:00Z">
            <w:rPr>
              <w:u w:val="single"/>
              <w:lang w:eastAsia="en-US"/>
            </w:rPr>
          </w:rPrChange>
        </w:rPr>
        <w:t xml:space="preserve"> </w:t>
      </w:r>
      <w:r w:rsidRPr="003B2642">
        <w:rPr>
          <w:b/>
          <w:bCs/>
          <w:lang w:val="en-US" w:eastAsia="en-US"/>
        </w:rPr>
        <w:t>fit</w:t>
      </w:r>
      <w:r w:rsidRPr="003B2642">
        <w:rPr>
          <w:b/>
          <w:bCs/>
          <w:lang w:val="en-US" w:eastAsia="en-US"/>
          <w:rPrChange w:id="561" w:author="ΜΗΤΣΕΑΣ ΗΛΙΑΣ" w:date="2025-12-15T10:01:00Z" w16du:dateUtc="2025-12-15T08:01:00Z">
            <w:rPr>
              <w:u w:val="single"/>
              <w:lang w:eastAsia="en-US"/>
            </w:rPr>
          </w:rPrChange>
        </w:rPr>
        <w:t>)</w:t>
      </w:r>
    </w:p>
    <w:p w14:paraId="013F0A89" w14:textId="42D756EF" w:rsidR="005A40AE" w:rsidRPr="003D2A94" w:rsidRDefault="006E0C5A">
      <w:pPr>
        <w:spacing w:line="360" w:lineRule="auto"/>
        <w:rPr>
          <w:lang w:eastAsia="en-US"/>
        </w:rPr>
        <w:pPrChange w:id="562" w:author="ΜΗΤΣΕΑΣ ΗΛΙΑΣ" w:date="2025-12-05T11:25:00Z" w16du:dateUtc="2025-12-05T09:25:00Z">
          <w:pPr>
            <w:spacing w:after="120" w:line="360" w:lineRule="auto"/>
            <w:jc w:val="both"/>
          </w:pPr>
        </w:pPrChange>
      </w:pPr>
      <w:del w:id="563" w:author="ΜΗΤΣΕΑΣ ΗΛΙΑΣ" w:date="2025-12-05T11:19:00Z" w16du:dateUtc="2025-12-05T09:19:00Z">
        <w:r w:rsidRPr="005A40AE" w:rsidDel="001C5265">
          <w:rPr>
            <w:u w:val="single"/>
            <w:lang w:eastAsia="en-US"/>
          </w:rPr>
          <w:delText>:</w:delText>
        </w:r>
        <w:r w:rsidRPr="005A40AE" w:rsidDel="001C5265">
          <w:rPr>
            <w:lang w:eastAsia="en-US"/>
          </w:rPr>
          <w:delText xml:space="preserve"> </w:delText>
        </w:r>
      </w:del>
      <w:r w:rsidRPr="005A40AE">
        <w:rPr>
          <w:lang w:eastAsia="en-US"/>
        </w:rPr>
        <w:t>Βαθμός θεματικής</w:t>
      </w:r>
      <w:ins w:id="564" w:author="ΜΗΤΣΕΑΣ ΗΛΙΑΣ" w:date="2025-12-05T11:30:00Z" w16du:dateUtc="2025-12-05T09:30:00Z">
        <w:r w:rsidR="00202FDA">
          <w:rPr>
            <w:lang w:eastAsia="en-US"/>
          </w:rPr>
          <w:t xml:space="preserve"> – </w:t>
        </w:r>
      </w:ins>
      <w:del w:id="565" w:author="ΜΗΤΣΕΑΣ ΗΛΙΑΣ" w:date="2025-12-05T11:30:00Z" w16du:dateUtc="2025-12-05T09:30:00Z">
        <w:r w:rsidRPr="005A40AE" w:rsidDel="00202FDA">
          <w:rPr>
            <w:lang w:eastAsia="en-US"/>
          </w:rPr>
          <w:delText>/</w:delText>
        </w:r>
      </w:del>
      <w:r w:rsidRPr="005A40AE">
        <w:rPr>
          <w:lang w:eastAsia="en-US"/>
        </w:rPr>
        <w:t>αξιακής</w:t>
      </w:r>
      <w:del w:id="566" w:author="ΜΗΤΣΕΑΣ ΗΛΙΑΣ" w:date="2025-12-05T11:30:00Z" w16du:dateUtc="2025-12-05T09:30:00Z">
        <w:r w:rsidRPr="005A40AE" w:rsidDel="00202FDA">
          <w:rPr>
            <w:lang w:eastAsia="en-US"/>
          </w:rPr>
          <w:delText>/κοινού</w:delText>
        </w:r>
      </w:del>
      <w:r w:rsidRPr="005A40AE">
        <w:rPr>
          <w:lang w:eastAsia="en-US"/>
        </w:rPr>
        <w:t xml:space="preserve"> ταύτισης μεταξύ </w:t>
      </w:r>
      <w:r w:rsidRPr="005A40AE">
        <w:rPr>
          <w:lang w:val="en-US" w:eastAsia="en-US"/>
        </w:rPr>
        <w:t>brand</w:t>
      </w:r>
      <w:r w:rsidRPr="005A40AE">
        <w:rPr>
          <w:lang w:eastAsia="en-US"/>
        </w:rPr>
        <w:t xml:space="preserve"> και </w:t>
      </w:r>
      <w:r w:rsidRPr="005A40AE">
        <w:rPr>
          <w:lang w:val="en-US" w:eastAsia="en-US"/>
        </w:rPr>
        <w:t>influencer</w:t>
      </w:r>
      <w:r w:rsidRPr="005A40AE">
        <w:rPr>
          <w:lang w:eastAsia="en-US"/>
        </w:rPr>
        <w:t>.</w:t>
      </w:r>
      <w:r w:rsidR="003455FE" w:rsidRPr="005A40AE">
        <w:rPr>
          <w:lang w:eastAsia="en-US"/>
        </w:rPr>
        <w:t xml:space="preserve"> </w:t>
      </w:r>
      <w:r w:rsidR="003455FE">
        <w:fldChar w:fldCharType="begin"/>
      </w:r>
      <w:r w:rsidR="003455FE">
        <w:instrText>HYPERLINK "https://en.wikipedia.org/wiki/Influencer_marketing?utm_source=chatgpt.com"</w:instrText>
      </w:r>
      <w:r w:rsidR="003455FE">
        <w:fldChar w:fldCharType="separate"/>
      </w:r>
      <w:r w:rsidR="003455FE" w:rsidRPr="005A40AE">
        <w:rPr>
          <w:rStyle w:val="-"/>
          <w:lang w:eastAsia="en-US"/>
        </w:rPr>
        <w:t>https://en.wikipedia.org/wiki/Influencer_marketing</w:t>
      </w:r>
      <w:r w:rsidR="003455FE">
        <w:fldChar w:fldCharType="end"/>
      </w:r>
      <w:r w:rsidR="003455FE" w:rsidRPr="005A40AE">
        <w:rPr>
          <w:lang w:eastAsia="en-US"/>
        </w:rPr>
        <w:t xml:space="preserve"> </w:t>
      </w:r>
    </w:p>
    <w:p w14:paraId="31EC4D88" w14:textId="5C0E4686" w:rsidR="001C5265" w:rsidRPr="003B2642" w:rsidRDefault="006E0C5A">
      <w:pPr>
        <w:spacing w:line="360" w:lineRule="auto"/>
        <w:rPr>
          <w:ins w:id="567" w:author="ΜΗΤΣΕΑΣ ΗΛΙΑΣ" w:date="2025-12-05T11:19:00Z" w16du:dateUtc="2025-12-05T09:19:00Z"/>
          <w:b/>
          <w:bCs/>
          <w:lang w:eastAsia="en-US"/>
        </w:rPr>
        <w:pPrChange w:id="568" w:author="ΜΗΤΣΕΑΣ ΗΛΙΑΣ" w:date="2025-12-05T11:25:00Z" w16du:dateUtc="2025-12-05T09:25:00Z">
          <w:pPr>
            <w:spacing w:after="120" w:line="360" w:lineRule="auto"/>
            <w:jc w:val="both"/>
          </w:pPr>
        </w:pPrChange>
      </w:pPr>
      <w:r w:rsidRPr="003B2642">
        <w:rPr>
          <w:b/>
          <w:bCs/>
          <w:lang w:eastAsia="en-US"/>
        </w:rPr>
        <w:t>Αυθεντικότητα (</w:t>
      </w:r>
      <w:ins w:id="569" w:author="ΜΗΤΣΕΑΣ ΗΛΙΑΣ" w:date="2025-12-16T10:53:00Z" w16du:dateUtc="2025-12-16T08:53:00Z">
        <w:r w:rsidR="00DE5111" w:rsidRPr="003B2642">
          <w:rPr>
            <w:b/>
            <w:bCs/>
            <w:lang w:val="en-US" w:eastAsia="en-US"/>
          </w:rPr>
          <w:t>a</w:t>
        </w:r>
      </w:ins>
      <w:del w:id="570" w:author="ΜΗΤΣΕΑΣ ΗΛΙΑΣ" w:date="2025-12-16T10:53:00Z" w16du:dateUtc="2025-12-16T08:53:00Z">
        <w:r w:rsidRPr="003B2642" w:rsidDel="00DE5111">
          <w:rPr>
            <w:b/>
            <w:bCs/>
            <w:lang w:val="en-US" w:eastAsia="en-US"/>
          </w:rPr>
          <w:delText>A</w:delText>
        </w:r>
      </w:del>
      <w:r w:rsidRPr="003B2642">
        <w:rPr>
          <w:b/>
          <w:bCs/>
          <w:lang w:val="en-US" w:eastAsia="en-US"/>
        </w:rPr>
        <w:t>uthenticity</w:t>
      </w:r>
      <w:r w:rsidRPr="003B2642">
        <w:rPr>
          <w:b/>
          <w:bCs/>
          <w:lang w:eastAsia="en-US"/>
        </w:rPr>
        <w:t xml:space="preserve">) και </w:t>
      </w:r>
      <w:ins w:id="571" w:author="ΜΗΤΣΕΑΣ ΗΛΙΑΣ" w:date="2025-12-05T11:30:00Z" w16du:dateUtc="2025-12-05T09:30:00Z">
        <w:r w:rsidR="00202FDA" w:rsidRPr="003B2642">
          <w:rPr>
            <w:b/>
            <w:bCs/>
            <w:lang w:eastAsia="en-US"/>
          </w:rPr>
          <w:t>ε</w:t>
        </w:r>
      </w:ins>
      <w:del w:id="572" w:author="ΜΗΤΣΕΑΣ ΗΛΙΑΣ" w:date="2025-12-05T11:30:00Z" w16du:dateUtc="2025-12-05T09:30:00Z">
        <w:r w:rsidRPr="003B2642" w:rsidDel="00202FDA">
          <w:rPr>
            <w:b/>
            <w:bCs/>
            <w:lang w:eastAsia="en-US"/>
          </w:rPr>
          <w:delText>Ε</w:delText>
        </w:r>
      </w:del>
      <w:r w:rsidRPr="003B2642">
        <w:rPr>
          <w:b/>
          <w:bCs/>
          <w:lang w:eastAsia="en-US"/>
        </w:rPr>
        <w:t>μπιστοσύνη (</w:t>
      </w:r>
      <w:ins w:id="573" w:author="ΜΗΤΣΕΑΣ ΗΛΙΑΣ" w:date="2025-12-16T10:53:00Z" w16du:dateUtc="2025-12-16T08:53:00Z">
        <w:r w:rsidR="00DE5111" w:rsidRPr="003B2642">
          <w:rPr>
            <w:b/>
            <w:bCs/>
            <w:lang w:val="en-US" w:eastAsia="en-US"/>
          </w:rPr>
          <w:t>t</w:t>
        </w:r>
      </w:ins>
      <w:del w:id="574" w:author="ΜΗΤΣΕΑΣ ΗΛΙΑΣ" w:date="2025-12-16T10:53:00Z" w16du:dateUtc="2025-12-16T08:53:00Z">
        <w:r w:rsidRPr="003B2642" w:rsidDel="00DE5111">
          <w:rPr>
            <w:b/>
            <w:bCs/>
            <w:lang w:val="en-US" w:eastAsia="en-US"/>
          </w:rPr>
          <w:delText>T</w:delText>
        </w:r>
      </w:del>
      <w:r w:rsidRPr="003B2642">
        <w:rPr>
          <w:b/>
          <w:bCs/>
          <w:lang w:val="en-US" w:eastAsia="en-US"/>
        </w:rPr>
        <w:t>rust</w:t>
      </w:r>
      <w:r w:rsidRPr="003B2642">
        <w:rPr>
          <w:b/>
          <w:bCs/>
          <w:lang w:eastAsia="en-US"/>
        </w:rPr>
        <w:t>)</w:t>
      </w:r>
    </w:p>
    <w:p w14:paraId="2A2CB1F9" w14:textId="5A2EE61D" w:rsidR="005A40AE" w:rsidRPr="00A04CDC" w:rsidRDefault="006E0C5A">
      <w:pPr>
        <w:spacing w:line="360" w:lineRule="auto"/>
        <w:rPr>
          <w:lang w:val="en-US" w:eastAsia="en-US"/>
        </w:rPr>
        <w:pPrChange w:id="575" w:author="ΜΗΤΣΕΑΣ ΗΛΙΑΣ" w:date="2025-12-05T11:25:00Z" w16du:dateUtc="2025-12-05T09:25:00Z">
          <w:pPr>
            <w:spacing w:after="120" w:line="360" w:lineRule="auto"/>
            <w:jc w:val="both"/>
          </w:pPr>
        </w:pPrChange>
      </w:pPr>
      <w:del w:id="576" w:author="ΜΗΤΣΕΑΣ ΗΛΙΑΣ" w:date="2025-12-05T11:19:00Z" w16du:dateUtc="2025-12-05T09:19:00Z">
        <w:r w:rsidRPr="005A40AE" w:rsidDel="001C5265">
          <w:rPr>
            <w:u w:val="single"/>
            <w:lang w:eastAsia="en-US"/>
          </w:rPr>
          <w:delText>:</w:delText>
        </w:r>
        <w:r w:rsidRPr="005A40AE" w:rsidDel="001C5265">
          <w:rPr>
            <w:lang w:eastAsia="en-US"/>
          </w:rPr>
          <w:delText xml:space="preserve"> </w:delText>
        </w:r>
      </w:del>
      <w:r w:rsidRPr="005A40AE">
        <w:rPr>
          <w:lang w:eastAsia="en-US"/>
        </w:rPr>
        <w:t xml:space="preserve">Αντίληψη γνησιότητας περιεχομένου και αξιοπιστίας του </w:t>
      </w:r>
      <w:r w:rsidRPr="005A40AE">
        <w:rPr>
          <w:lang w:val="en-US" w:eastAsia="en-US"/>
        </w:rPr>
        <w:t>influencer</w:t>
      </w:r>
      <w:r w:rsidRPr="005A40AE">
        <w:rPr>
          <w:lang w:eastAsia="en-US"/>
        </w:rPr>
        <w:t xml:space="preserve"> από το κοινό.</w:t>
      </w:r>
      <w:r w:rsidR="003455FE" w:rsidRPr="005A40AE">
        <w:rPr>
          <w:lang w:eastAsia="en-US"/>
        </w:rPr>
        <w:t xml:space="preserve"> </w:t>
      </w:r>
      <w:r w:rsidR="003455FE" w:rsidRPr="005A40AE">
        <w:rPr>
          <w:lang w:eastAsia="en-US"/>
        </w:rPr>
        <w:fldChar w:fldCharType="begin"/>
      </w:r>
      <w:r w:rsidR="003455FE" w:rsidRPr="005A40AE">
        <w:rPr>
          <w:lang w:eastAsia="en-US"/>
        </w:rPr>
        <w:instrText>HYPERLINK "https://en.wikipedia.org/wiki/Influencer_marketing?utm_source=chatgpt.com"</w:instrText>
      </w:r>
      <w:r w:rsidR="003455FE" w:rsidRPr="005A40AE">
        <w:rPr>
          <w:lang w:eastAsia="en-US"/>
        </w:rPr>
      </w:r>
      <w:r w:rsidR="003455FE" w:rsidRPr="005A40AE">
        <w:rPr>
          <w:lang w:eastAsia="en-US"/>
        </w:rPr>
        <w:fldChar w:fldCharType="separate"/>
      </w:r>
      <w:r w:rsidR="003455FE" w:rsidRPr="005A40AE">
        <w:rPr>
          <w:rStyle w:val="-"/>
          <w:lang w:val="en-US" w:eastAsia="en-US"/>
          <w:rPrChange w:id="577" w:author="ΜΗΤΣΕΑΣ ΗΛΙΑΣ" w:date="2025-12-05T11:25:00Z" w16du:dateUtc="2025-12-05T09:25:00Z">
            <w:rPr>
              <w:rStyle w:val="-"/>
              <w:lang w:eastAsia="en-US"/>
            </w:rPr>
          </w:rPrChange>
        </w:rPr>
        <w:t>https://en.wikipedia.org/wiki/Influencer_marketing</w:t>
      </w:r>
      <w:r w:rsidR="003455FE" w:rsidRPr="005A40AE">
        <w:rPr>
          <w:lang w:eastAsia="en-US"/>
        </w:rPr>
        <w:fldChar w:fldCharType="end"/>
      </w:r>
      <w:r w:rsidR="003455FE" w:rsidRPr="005A40AE">
        <w:rPr>
          <w:lang w:val="en-US" w:eastAsia="en-US"/>
        </w:rPr>
        <w:t xml:space="preserve"> </w:t>
      </w:r>
    </w:p>
    <w:p w14:paraId="21458BDB" w14:textId="62E08311" w:rsidR="001C5265" w:rsidRPr="003B2642" w:rsidRDefault="006E0C5A">
      <w:pPr>
        <w:spacing w:line="360" w:lineRule="auto"/>
        <w:rPr>
          <w:ins w:id="578" w:author="ΜΗΤΣΕΑΣ ΗΛΙΑΣ" w:date="2025-12-05T11:19:00Z" w16du:dateUtc="2025-12-05T09:19:00Z"/>
          <w:b/>
          <w:bCs/>
          <w:lang w:val="en-US" w:eastAsia="en-US"/>
          <w:rPrChange w:id="579" w:author="ΜΗΤΣΕΑΣ ΗΛΙΑΣ" w:date="2025-12-15T10:01:00Z" w16du:dateUtc="2025-12-15T08:01:00Z">
            <w:rPr>
              <w:ins w:id="580" w:author="ΜΗΤΣΕΑΣ ΗΛΙΑΣ" w:date="2025-12-05T11:19:00Z" w16du:dateUtc="2025-12-05T09:19:00Z"/>
              <w:lang w:eastAsia="en-US"/>
            </w:rPr>
          </w:rPrChange>
        </w:rPr>
        <w:pPrChange w:id="581" w:author="ΜΗΤΣΕΑΣ ΗΛΙΑΣ" w:date="2025-12-05T11:25:00Z" w16du:dateUtc="2025-12-05T09:25:00Z">
          <w:pPr>
            <w:spacing w:after="120" w:line="360" w:lineRule="auto"/>
            <w:jc w:val="both"/>
          </w:pPr>
        </w:pPrChange>
      </w:pPr>
      <w:r w:rsidRPr="003B2642">
        <w:rPr>
          <w:b/>
          <w:bCs/>
          <w:lang w:val="en-US" w:eastAsia="en-US"/>
        </w:rPr>
        <w:t>ROI (</w:t>
      </w:r>
      <w:del w:id="582" w:author="ΜΗΤΣΕΑΣ ΗΛΙΑΣ" w:date="2025-12-16T10:53:00Z" w16du:dateUtc="2025-12-16T08:53:00Z">
        <w:r w:rsidRPr="003B2642" w:rsidDel="00DE5111">
          <w:rPr>
            <w:b/>
            <w:bCs/>
            <w:lang w:val="en-US" w:eastAsia="en-US"/>
          </w:rPr>
          <w:delText>R</w:delText>
        </w:r>
      </w:del>
      <w:del w:id="583" w:author="ΜΗΤΣΕΑΣ ΗΛΙΑΣ" w:date="2026-01-08T11:08:00Z" w16du:dateUtc="2026-01-08T09:08:00Z">
        <w:r w:rsidRPr="003B2642" w:rsidDel="00DD22F4">
          <w:rPr>
            <w:b/>
            <w:bCs/>
            <w:lang w:val="en-US" w:eastAsia="en-US"/>
          </w:rPr>
          <w:delText>eturn</w:delText>
        </w:r>
      </w:del>
      <w:ins w:id="584" w:author="ΜΗΤΣΕΑΣ ΗΛΙΑΣ" w:date="2026-01-08T11:08:00Z" w16du:dateUtc="2026-01-08T09:08:00Z">
        <w:r w:rsidR="00DD22F4" w:rsidRPr="003B2642">
          <w:rPr>
            <w:b/>
            <w:bCs/>
            <w:lang w:val="en-US" w:eastAsia="en-US"/>
          </w:rPr>
          <w:t>return</w:t>
        </w:r>
      </w:ins>
      <w:r w:rsidRPr="003B2642">
        <w:rPr>
          <w:b/>
          <w:bCs/>
          <w:lang w:val="en-US" w:eastAsia="en-US"/>
        </w:rPr>
        <w:t xml:space="preserve"> on </w:t>
      </w:r>
      <w:ins w:id="585" w:author="ΜΗΤΣΕΑΣ ΗΛΙΑΣ" w:date="2025-12-05T11:46:00Z" w16du:dateUtc="2025-12-05T09:46:00Z">
        <w:r w:rsidR="001A7A83" w:rsidRPr="003B2642">
          <w:rPr>
            <w:b/>
            <w:bCs/>
            <w:lang w:val="en-US" w:eastAsia="en-US"/>
          </w:rPr>
          <w:t>i</w:t>
        </w:r>
      </w:ins>
      <w:del w:id="586" w:author="ΜΗΤΣΕΑΣ ΗΛΙΑΣ" w:date="2025-12-05T11:46:00Z" w16du:dateUtc="2025-12-05T09:46:00Z">
        <w:r w:rsidRPr="003B2642" w:rsidDel="001A7A83">
          <w:rPr>
            <w:b/>
            <w:bCs/>
            <w:lang w:val="en-US" w:eastAsia="en-US"/>
          </w:rPr>
          <w:delText>I</w:delText>
        </w:r>
      </w:del>
      <w:r w:rsidRPr="003B2642">
        <w:rPr>
          <w:b/>
          <w:bCs/>
          <w:lang w:val="en-US" w:eastAsia="en-US"/>
        </w:rPr>
        <w:t>nvestment)</w:t>
      </w:r>
    </w:p>
    <w:p w14:paraId="31604A17" w14:textId="77777777" w:rsidR="00202FDA" w:rsidRPr="001C41D3" w:rsidRDefault="006E0C5A" w:rsidP="005A40AE">
      <w:pPr>
        <w:spacing w:line="360" w:lineRule="auto"/>
        <w:rPr>
          <w:ins w:id="587" w:author="ΜΗΤΣΕΑΣ ΗΛΙΑΣ" w:date="2025-12-05T11:31:00Z" w16du:dateUtc="2025-12-05T09:31:00Z"/>
          <w:lang w:eastAsia="en-US"/>
        </w:rPr>
      </w:pPr>
      <w:del w:id="588" w:author="ΜΗΤΣΕΑΣ ΗΛΙΑΣ" w:date="2025-12-05T11:19:00Z" w16du:dateUtc="2025-12-05T09:19:00Z">
        <w:r w:rsidRPr="001C41D3" w:rsidDel="001C5265">
          <w:rPr>
            <w:u w:val="single"/>
            <w:lang w:eastAsia="en-US"/>
            <w:rPrChange w:id="589" w:author="ΜΗΤΣΕΑΣ ΗΛΙΑΣ" w:date="2025-12-16T10:41:00Z" w16du:dateUtc="2025-12-16T08:41:00Z">
              <w:rPr>
                <w:u w:val="single"/>
                <w:lang w:val="en-US" w:eastAsia="en-US"/>
              </w:rPr>
            </w:rPrChange>
          </w:rPr>
          <w:delText>:</w:delText>
        </w:r>
        <w:r w:rsidRPr="001C41D3" w:rsidDel="001C5265">
          <w:rPr>
            <w:lang w:eastAsia="en-US"/>
            <w:rPrChange w:id="590" w:author="ΜΗΤΣΕΑΣ ΗΛΙΑΣ" w:date="2025-12-16T10:41:00Z" w16du:dateUtc="2025-12-16T08:41:00Z">
              <w:rPr>
                <w:lang w:val="en-US" w:eastAsia="en-US"/>
              </w:rPr>
            </w:rPrChange>
          </w:rPr>
          <w:delText xml:space="preserve"> </w:delText>
        </w:r>
      </w:del>
      <w:r w:rsidRPr="005A40AE">
        <w:rPr>
          <w:lang w:eastAsia="en-US"/>
          <w:rPrChange w:id="591" w:author="ΜΗΤΣΕΑΣ ΗΛΙΑΣ" w:date="2025-12-05T11:25:00Z" w16du:dateUtc="2025-12-05T09:25:00Z">
            <w:rPr>
              <w:lang w:val="en-US" w:eastAsia="en-US"/>
            </w:rPr>
          </w:rPrChange>
        </w:rPr>
        <w:t>Απόδοση</w:t>
      </w:r>
      <w:r w:rsidRPr="001C41D3">
        <w:rPr>
          <w:lang w:eastAsia="en-US"/>
          <w:rPrChange w:id="592" w:author="ΜΗΤΣΕΑΣ ΗΛΙΑΣ" w:date="2025-12-16T10:41:00Z" w16du:dateUtc="2025-12-16T08:41:00Z">
            <w:rPr>
              <w:lang w:val="en-US" w:eastAsia="en-US"/>
            </w:rPr>
          </w:rPrChange>
        </w:rPr>
        <w:t xml:space="preserve"> </w:t>
      </w:r>
      <w:r w:rsidRPr="005A40AE">
        <w:rPr>
          <w:lang w:eastAsia="en-US"/>
          <w:rPrChange w:id="593" w:author="ΜΗΤΣΕΑΣ ΗΛΙΑΣ" w:date="2025-12-05T11:25:00Z" w16du:dateUtc="2025-12-05T09:25:00Z">
            <w:rPr>
              <w:lang w:val="en-US" w:eastAsia="en-US"/>
            </w:rPr>
          </w:rPrChange>
        </w:rPr>
        <w:t>επένδυσης</w:t>
      </w:r>
      <w:r w:rsidRPr="001C41D3">
        <w:rPr>
          <w:lang w:eastAsia="en-US"/>
          <w:rPrChange w:id="594" w:author="ΜΗΤΣΕΑΣ ΗΛΙΑΣ" w:date="2025-12-16T10:41:00Z" w16du:dateUtc="2025-12-16T08:41:00Z">
            <w:rPr>
              <w:lang w:val="en-US" w:eastAsia="en-US"/>
            </w:rPr>
          </w:rPrChange>
        </w:rPr>
        <w:t xml:space="preserve"> </w:t>
      </w:r>
      <w:r w:rsidRPr="005A40AE">
        <w:rPr>
          <w:lang w:eastAsia="en-US"/>
          <w:rPrChange w:id="595" w:author="ΜΗΤΣΕΑΣ ΗΛΙΑΣ" w:date="2025-12-05T11:25:00Z" w16du:dateUtc="2025-12-05T09:25:00Z">
            <w:rPr>
              <w:lang w:val="en-US" w:eastAsia="en-US"/>
            </w:rPr>
          </w:rPrChange>
        </w:rPr>
        <w:t>καμπάνιας</w:t>
      </w:r>
      <w:r w:rsidRPr="001C41D3">
        <w:rPr>
          <w:lang w:eastAsia="en-US"/>
          <w:rPrChange w:id="596" w:author="ΜΗΤΣΕΑΣ ΗΛΙΑΣ" w:date="2025-12-16T10:41:00Z" w16du:dateUtc="2025-12-16T08:41:00Z">
            <w:rPr>
              <w:lang w:val="en-US" w:eastAsia="en-US"/>
            </w:rPr>
          </w:rPrChange>
        </w:rPr>
        <w:t xml:space="preserve"> </w:t>
      </w:r>
      <w:r w:rsidRPr="005A40AE">
        <w:rPr>
          <w:lang w:val="en-US" w:eastAsia="en-US"/>
        </w:rPr>
        <w:t>influencer</w:t>
      </w:r>
      <w:r w:rsidRPr="001C41D3">
        <w:rPr>
          <w:lang w:eastAsia="en-US"/>
          <w:rPrChange w:id="597" w:author="ΜΗΤΣΕΑΣ ΗΛΙΑΣ" w:date="2025-12-16T10:41:00Z" w16du:dateUtc="2025-12-16T08:41:00Z">
            <w:rPr>
              <w:lang w:val="en-US" w:eastAsia="en-US"/>
            </w:rPr>
          </w:rPrChange>
        </w:rPr>
        <w:t xml:space="preserve"> </w:t>
      </w:r>
      <w:r w:rsidRPr="005A40AE">
        <w:rPr>
          <w:lang w:val="en-US" w:eastAsia="en-US"/>
        </w:rPr>
        <w:t>marketing</w:t>
      </w:r>
      <w:r w:rsidRPr="001C41D3">
        <w:rPr>
          <w:lang w:eastAsia="en-US"/>
          <w:rPrChange w:id="598" w:author="ΜΗΤΣΕΑΣ ΗΛΙΑΣ" w:date="2025-12-16T10:41:00Z" w16du:dateUtc="2025-12-16T08:41:00Z">
            <w:rPr>
              <w:lang w:val="en-US" w:eastAsia="en-US"/>
            </w:rPr>
          </w:rPrChange>
        </w:rPr>
        <w:t xml:space="preserve">. </w:t>
      </w:r>
      <w:r w:rsidRPr="005A40AE">
        <w:rPr>
          <w:lang w:eastAsia="en-US"/>
          <w:rPrChange w:id="599" w:author="ΜΗΤΣΕΑΣ ΗΛΙΑΣ" w:date="2025-12-05T11:25:00Z" w16du:dateUtc="2025-12-05T09:25:00Z">
            <w:rPr>
              <w:lang w:val="en-US" w:eastAsia="en-US"/>
            </w:rPr>
          </w:rPrChange>
        </w:rPr>
        <w:t>Συχνές</w:t>
      </w:r>
      <w:r w:rsidRPr="001C41D3">
        <w:rPr>
          <w:lang w:eastAsia="en-US"/>
          <w:rPrChange w:id="600" w:author="ΜΗΤΣΕΑΣ ΗΛΙΑΣ" w:date="2025-12-16T10:41:00Z" w16du:dateUtc="2025-12-16T08:41:00Z">
            <w:rPr>
              <w:lang w:val="en-US" w:eastAsia="en-US"/>
            </w:rPr>
          </w:rPrChange>
        </w:rPr>
        <w:t xml:space="preserve"> </w:t>
      </w:r>
      <w:r w:rsidRPr="005A40AE">
        <w:rPr>
          <w:lang w:eastAsia="en-US"/>
          <w:rPrChange w:id="601" w:author="ΜΗΤΣΕΑΣ ΗΛΙΑΣ" w:date="2025-12-05T11:25:00Z" w16du:dateUtc="2025-12-05T09:25:00Z">
            <w:rPr>
              <w:lang w:val="en-US" w:eastAsia="en-US"/>
            </w:rPr>
          </w:rPrChange>
        </w:rPr>
        <w:t>συναφείς</w:t>
      </w:r>
      <w:r w:rsidRPr="001C41D3">
        <w:rPr>
          <w:lang w:eastAsia="en-US"/>
          <w:rPrChange w:id="602" w:author="ΜΗΤΣΕΑΣ ΗΛΙΑΣ" w:date="2025-12-16T10:41:00Z" w16du:dateUtc="2025-12-16T08:41:00Z">
            <w:rPr>
              <w:lang w:val="en-US" w:eastAsia="en-US"/>
            </w:rPr>
          </w:rPrChange>
        </w:rPr>
        <w:t xml:space="preserve"> </w:t>
      </w:r>
      <w:r w:rsidRPr="005A40AE">
        <w:rPr>
          <w:lang w:eastAsia="en-US"/>
          <w:rPrChange w:id="603" w:author="ΜΗΤΣΕΑΣ ΗΛΙΑΣ" w:date="2025-12-05T11:25:00Z" w16du:dateUtc="2025-12-05T09:25:00Z">
            <w:rPr>
              <w:lang w:val="en-US" w:eastAsia="en-US"/>
            </w:rPr>
          </w:rPrChange>
        </w:rPr>
        <w:t>μετρικές</w:t>
      </w:r>
      <w:r w:rsidRPr="001C41D3">
        <w:rPr>
          <w:lang w:eastAsia="en-US"/>
          <w:rPrChange w:id="604" w:author="ΜΗΤΣΕΑΣ ΗΛΙΑΣ" w:date="2025-12-16T10:41:00Z" w16du:dateUtc="2025-12-16T08:41:00Z">
            <w:rPr>
              <w:lang w:val="en-US" w:eastAsia="en-US"/>
            </w:rPr>
          </w:rPrChange>
        </w:rPr>
        <w:t xml:space="preserve">: </w:t>
      </w:r>
      <w:r w:rsidRPr="005A40AE">
        <w:rPr>
          <w:lang w:val="en-US" w:eastAsia="en-US"/>
        </w:rPr>
        <w:t>CTR</w:t>
      </w:r>
      <w:r w:rsidRPr="001C41D3">
        <w:rPr>
          <w:lang w:eastAsia="en-US"/>
          <w:rPrChange w:id="605" w:author="ΜΗΤΣΕΑΣ ΗΛΙΑΣ" w:date="2025-12-16T10:41:00Z" w16du:dateUtc="2025-12-16T08:41:00Z">
            <w:rPr>
              <w:lang w:val="en-US" w:eastAsia="en-US"/>
            </w:rPr>
          </w:rPrChange>
        </w:rPr>
        <w:t xml:space="preserve">, </w:t>
      </w:r>
      <w:r w:rsidRPr="005A40AE">
        <w:rPr>
          <w:lang w:val="en-US" w:eastAsia="en-US"/>
        </w:rPr>
        <w:t>CPC</w:t>
      </w:r>
      <w:r w:rsidRPr="001C41D3">
        <w:rPr>
          <w:lang w:eastAsia="en-US"/>
          <w:rPrChange w:id="606" w:author="ΜΗΤΣΕΑΣ ΗΛΙΑΣ" w:date="2025-12-16T10:41:00Z" w16du:dateUtc="2025-12-16T08:41:00Z">
            <w:rPr>
              <w:lang w:val="en-US" w:eastAsia="en-US"/>
            </w:rPr>
          </w:rPrChange>
        </w:rPr>
        <w:t xml:space="preserve">, </w:t>
      </w:r>
      <w:r w:rsidRPr="005A40AE">
        <w:rPr>
          <w:lang w:val="en-US" w:eastAsia="en-US"/>
        </w:rPr>
        <w:t>CPA</w:t>
      </w:r>
      <w:r w:rsidRPr="001C41D3">
        <w:rPr>
          <w:lang w:eastAsia="en-US"/>
          <w:rPrChange w:id="607" w:author="ΜΗΤΣΕΑΣ ΗΛΙΑΣ" w:date="2025-12-16T10:41:00Z" w16du:dateUtc="2025-12-16T08:41:00Z">
            <w:rPr>
              <w:lang w:val="en-US" w:eastAsia="en-US"/>
            </w:rPr>
          </w:rPrChange>
        </w:rPr>
        <w:t xml:space="preserve">, </w:t>
      </w:r>
      <w:r w:rsidRPr="005A40AE">
        <w:rPr>
          <w:lang w:val="en-US" w:eastAsia="en-US"/>
        </w:rPr>
        <w:t>EMV</w:t>
      </w:r>
      <w:del w:id="608" w:author="ΜΗΤΣΕΑΣ ΗΛΙΑΣ" w:date="2025-12-05T11:19:00Z" w16du:dateUtc="2025-12-05T09:19:00Z">
        <w:r w:rsidRPr="001C41D3" w:rsidDel="001C5265">
          <w:rPr>
            <w:lang w:eastAsia="en-US"/>
            <w:rPrChange w:id="609" w:author="ΜΗΤΣΕΑΣ ΗΛΙΑΣ" w:date="2025-12-16T10:41:00Z" w16du:dateUtc="2025-12-16T08:41:00Z">
              <w:rPr>
                <w:lang w:val="en-US" w:eastAsia="en-US"/>
              </w:rPr>
            </w:rPrChange>
          </w:rPr>
          <w:delText xml:space="preserve"> (</w:delText>
        </w:r>
        <w:r w:rsidRPr="005A40AE" w:rsidDel="001C5265">
          <w:rPr>
            <w:lang w:val="en-US" w:eastAsia="en-US"/>
          </w:rPr>
          <w:delText>Earned</w:delText>
        </w:r>
        <w:r w:rsidRPr="001C41D3" w:rsidDel="001C5265">
          <w:rPr>
            <w:lang w:eastAsia="en-US"/>
            <w:rPrChange w:id="610" w:author="ΜΗΤΣΕΑΣ ΗΛΙΑΣ" w:date="2025-12-16T10:41:00Z" w16du:dateUtc="2025-12-16T08:41:00Z">
              <w:rPr>
                <w:lang w:val="en-US" w:eastAsia="en-US"/>
              </w:rPr>
            </w:rPrChange>
          </w:rPr>
          <w:delText xml:space="preserve"> </w:delText>
        </w:r>
        <w:r w:rsidRPr="005A40AE" w:rsidDel="001C5265">
          <w:rPr>
            <w:lang w:val="en-US" w:eastAsia="en-US"/>
          </w:rPr>
          <w:delText>Media</w:delText>
        </w:r>
        <w:r w:rsidRPr="001C41D3" w:rsidDel="001C5265">
          <w:rPr>
            <w:lang w:eastAsia="en-US"/>
            <w:rPrChange w:id="611" w:author="ΜΗΤΣΕΑΣ ΗΛΙΑΣ" w:date="2025-12-16T10:41:00Z" w16du:dateUtc="2025-12-16T08:41:00Z">
              <w:rPr>
                <w:lang w:val="en-US" w:eastAsia="en-US"/>
              </w:rPr>
            </w:rPrChange>
          </w:rPr>
          <w:delText xml:space="preserve"> </w:delText>
        </w:r>
        <w:r w:rsidRPr="005A40AE" w:rsidDel="001C5265">
          <w:rPr>
            <w:lang w:val="en-US" w:eastAsia="en-US"/>
          </w:rPr>
          <w:delText>Value</w:delText>
        </w:r>
        <w:r w:rsidRPr="001C41D3" w:rsidDel="001C5265">
          <w:rPr>
            <w:lang w:eastAsia="en-US"/>
            <w:rPrChange w:id="612" w:author="ΜΗΤΣΕΑΣ ΗΛΙΑΣ" w:date="2025-12-16T10:41:00Z" w16du:dateUtc="2025-12-16T08:41:00Z">
              <w:rPr>
                <w:lang w:val="en-US" w:eastAsia="en-US"/>
              </w:rPr>
            </w:rPrChange>
          </w:rPr>
          <w:delText>)</w:delText>
        </w:r>
      </w:del>
      <w:r w:rsidRPr="001C41D3">
        <w:rPr>
          <w:lang w:eastAsia="en-US"/>
          <w:rPrChange w:id="613" w:author="ΜΗΤΣΕΑΣ ΗΛΙΑΣ" w:date="2025-12-16T10:41:00Z" w16du:dateUtc="2025-12-16T08:41:00Z">
            <w:rPr>
              <w:lang w:val="en-US" w:eastAsia="en-US"/>
            </w:rPr>
          </w:rPrChange>
        </w:rPr>
        <w:t>.</w:t>
      </w:r>
      <w:ins w:id="614" w:author="ΜΗΤΣΕΑΣ ΗΛΙΑΣ" w:date="2025-12-05T11:20:00Z" w16du:dateUtc="2025-12-05T09:20:00Z">
        <w:r w:rsidR="001C5265" w:rsidRPr="001C41D3">
          <w:rPr>
            <w:lang w:eastAsia="en-US"/>
          </w:rPr>
          <w:t xml:space="preserve"> </w:t>
        </w:r>
      </w:ins>
    </w:p>
    <w:p w14:paraId="0F8C97FD" w14:textId="543ED7D3" w:rsidR="005A40AE" w:rsidRPr="005C5ECA" w:rsidRDefault="00E911B8">
      <w:pPr>
        <w:spacing w:line="360" w:lineRule="auto"/>
        <w:rPr>
          <w:lang w:eastAsia="en-US"/>
        </w:rPr>
        <w:pPrChange w:id="615" w:author="ΜΗΤΣΕΑΣ ΗΛΙΑΣ" w:date="2025-12-05T11:25:00Z" w16du:dateUtc="2025-12-05T09:25:00Z">
          <w:pPr>
            <w:spacing w:after="120" w:line="360" w:lineRule="auto"/>
            <w:jc w:val="both"/>
          </w:pPr>
        </w:pPrChange>
      </w:pPr>
      <w:del w:id="616" w:author="ΜΗΤΣΕΑΣ ΗΛΙΑΣ" w:date="2025-12-05T11:19:00Z" w16du:dateUtc="2025-12-05T09:19:00Z">
        <w:r w:rsidRPr="005C5ECA" w:rsidDel="001C5265">
          <w:rPr>
            <w:lang w:eastAsia="en-US"/>
            <w:rPrChange w:id="617" w:author="ΜΗΤΣΕΑΣ ΗΛΙΑΣ" w:date="2026-01-07T11:01:00Z" w16du:dateUtc="2026-01-07T09:01:00Z">
              <w:rPr>
                <w:lang w:val="en-US" w:eastAsia="en-US"/>
              </w:rPr>
            </w:rPrChange>
          </w:rPr>
          <w:delText xml:space="preserve"> </w:delText>
        </w:r>
      </w:del>
      <w:ins w:id="618" w:author="ΜΗΤΣΕΑΣ ΗΛΙΑΣ" w:date="2025-12-05T11:19:00Z" w16du:dateUtc="2025-12-05T09:19:00Z">
        <w:r w:rsidR="001C5265" w:rsidRPr="005A40AE">
          <w:rPr>
            <w:lang w:val="en-US" w:eastAsia="en-US"/>
          </w:rPr>
          <w:fldChar w:fldCharType="begin"/>
        </w:r>
        <w:r w:rsidR="001C5265" w:rsidRPr="005A40AE">
          <w:rPr>
            <w:lang w:val="en-US" w:eastAsia="en-US"/>
          </w:rPr>
          <w:instrText>HYPERLINK</w:instrText>
        </w:r>
        <w:r w:rsidR="001C5265" w:rsidRPr="005C5ECA">
          <w:rPr>
            <w:lang w:eastAsia="en-US"/>
            <w:rPrChange w:id="619" w:author="ΜΗΤΣΕΑΣ ΗΛΙΑΣ" w:date="2026-01-07T11:01:00Z" w16du:dateUtc="2026-01-07T09:01:00Z">
              <w:rPr>
                <w:lang w:val="en-US" w:eastAsia="en-US"/>
              </w:rPr>
            </w:rPrChange>
          </w:rPr>
          <w:instrText xml:space="preserve"> "</w:instrText>
        </w:r>
      </w:ins>
      <w:r w:rsidR="001C5265" w:rsidRPr="001C41D3">
        <w:rPr>
          <w:rPrChange w:id="620" w:author="ΜΗΤΣΕΑΣ ΗΛΙΑΣ" w:date="2025-12-16T10:41:00Z" w16du:dateUtc="2025-12-16T08:41:00Z">
            <w:rPr>
              <w:rStyle w:val="-"/>
              <w:lang w:val="en-US" w:eastAsia="en-US"/>
            </w:rPr>
          </w:rPrChange>
        </w:rPr>
        <w:instrText>https</w:instrText>
      </w:r>
      <w:r w:rsidR="001C5265" w:rsidRPr="005C5ECA">
        <w:rPr>
          <w:rPrChange w:id="621" w:author="ΜΗΤΣΕΑΣ ΗΛΙΑΣ" w:date="2026-01-07T11:01:00Z" w16du:dateUtc="2026-01-07T09:01:00Z">
            <w:rPr>
              <w:rStyle w:val="-"/>
              <w:lang w:eastAsia="en-US"/>
            </w:rPr>
          </w:rPrChange>
        </w:rPr>
        <w:instrText>://</w:instrText>
      </w:r>
      <w:r w:rsidR="001C5265" w:rsidRPr="001C41D3">
        <w:rPr>
          <w:rPrChange w:id="622" w:author="ΜΗΤΣΕΑΣ ΗΛΙΑΣ" w:date="2025-12-16T10:41:00Z" w16du:dateUtc="2025-12-16T08:41:00Z">
            <w:rPr>
              <w:rStyle w:val="-"/>
              <w:lang w:val="en-US" w:eastAsia="en-US"/>
            </w:rPr>
          </w:rPrChange>
        </w:rPr>
        <w:instrText>www</w:instrText>
      </w:r>
      <w:r w:rsidR="001C5265" w:rsidRPr="005C5ECA">
        <w:rPr>
          <w:rPrChange w:id="623" w:author="ΜΗΤΣΕΑΣ ΗΛΙΑΣ" w:date="2026-01-07T11:01:00Z" w16du:dateUtc="2026-01-07T09:01:00Z">
            <w:rPr>
              <w:rStyle w:val="-"/>
              <w:lang w:eastAsia="en-US"/>
            </w:rPr>
          </w:rPrChange>
        </w:rPr>
        <w:instrText>.</w:instrText>
      </w:r>
      <w:r w:rsidR="001C5265" w:rsidRPr="001C41D3">
        <w:rPr>
          <w:rPrChange w:id="624" w:author="ΜΗΤΣΕΑΣ ΗΛΙΑΣ" w:date="2025-12-16T10:41:00Z" w16du:dateUtc="2025-12-16T08:41:00Z">
            <w:rPr>
              <w:rStyle w:val="-"/>
              <w:lang w:val="en-US" w:eastAsia="en-US"/>
            </w:rPr>
          </w:rPrChange>
        </w:rPr>
        <w:instrText>investopedia</w:instrText>
      </w:r>
      <w:r w:rsidR="001C5265" w:rsidRPr="005C5ECA">
        <w:rPr>
          <w:rPrChange w:id="625" w:author="ΜΗΤΣΕΑΣ ΗΛΙΑΣ" w:date="2026-01-07T11:01:00Z" w16du:dateUtc="2026-01-07T09:01:00Z">
            <w:rPr>
              <w:rStyle w:val="-"/>
              <w:lang w:eastAsia="en-US"/>
            </w:rPr>
          </w:rPrChange>
        </w:rPr>
        <w:instrText>.</w:instrText>
      </w:r>
      <w:r w:rsidR="001C5265" w:rsidRPr="001C41D3">
        <w:rPr>
          <w:rPrChange w:id="626" w:author="ΜΗΤΣΕΑΣ ΗΛΙΑΣ" w:date="2025-12-16T10:41:00Z" w16du:dateUtc="2025-12-16T08:41:00Z">
            <w:rPr>
              <w:rStyle w:val="-"/>
              <w:lang w:val="en-US" w:eastAsia="en-US"/>
            </w:rPr>
          </w:rPrChange>
        </w:rPr>
        <w:instrText>com</w:instrText>
      </w:r>
      <w:r w:rsidR="001C5265" w:rsidRPr="005C5ECA">
        <w:rPr>
          <w:rPrChange w:id="627" w:author="ΜΗΤΣΕΑΣ ΗΛΙΑΣ" w:date="2026-01-07T11:01:00Z" w16du:dateUtc="2026-01-07T09:01:00Z">
            <w:rPr>
              <w:rStyle w:val="-"/>
              <w:lang w:eastAsia="en-US"/>
            </w:rPr>
          </w:rPrChange>
        </w:rPr>
        <w:instrText>/</w:instrText>
      </w:r>
      <w:r w:rsidR="001C5265" w:rsidRPr="001C41D3">
        <w:rPr>
          <w:rPrChange w:id="628" w:author="ΜΗΤΣΕΑΣ ΗΛΙΑΣ" w:date="2025-12-16T10:41:00Z" w16du:dateUtc="2025-12-16T08:41:00Z">
            <w:rPr>
              <w:rStyle w:val="-"/>
              <w:lang w:val="en-US" w:eastAsia="en-US"/>
            </w:rPr>
          </w:rPrChange>
        </w:rPr>
        <w:instrText>terms</w:instrText>
      </w:r>
      <w:r w:rsidR="001C5265" w:rsidRPr="005C5ECA">
        <w:rPr>
          <w:rPrChange w:id="629" w:author="ΜΗΤΣΕΑΣ ΗΛΙΑΣ" w:date="2026-01-07T11:01:00Z" w16du:dateUtc="2026-01-07T09:01:00Z">
            <w:rPr>
              <w:rStyle w:val="-"/>
              <w:lang w:eastAsia="en-US"/>
            </w:rPr>
          </w:rPrChange>
        </w:rPr>
        <w:instrText>/</w:instrText>
      </w:r>
      <w:r w:rsidR="001C5265" w:rsidRPr="001C41D3">
        <w:rPr>
          <w:rPrChange w:id="630" w:author="ΜΗΤΣΕΑΣ ΗΛΙΑΣ" w:date="2025-12-16T10:41:00Z" w16du:dateUtc="2025-12-16T08:41:00Z">
            <w:rPr>
              <w:rStyle w:val="-"/>
              <w:lang w:val="en-US" w:eastAsia="en-US"/>
            </w:rPr>
          </w:rPrChange>
        </w:rPr>
        <w:instrText>r</w:instrText>
      </w:r>
      <w:r w:rsidR="001C5265" w:rsidRPr="005C5ECA">
        <w:rPr>
          <w:rPrChange w:id="631" w:author="ΜΗΤΣΕΑΣ ΗΛΙΑΣ" w:date="2026-01-07T11:01:00Z" w16du:dateUtc="2026-01-07T09:01:00Z">
            <w:rPr>
              <w:rStyle w:val="-"/>
              <w:lang w:eastAsia="en-US"/>
            </w:rPr>
          </w:rPrChange>
        </w:rPr>
        <w:instrText>/</w:instrText>
      </w:r>
      <w:r w:rsidR="001C5265" w:rsidRPr="001C41D3">
        <w:rPr>
          <w:rPrChange w:id="632" w:author="ΜΗΤΣΕΑΣ ΗΛΙΑΣ" w:date="2025-12-16T10:41:00Z" w16du:dateUtc="2025-12-16T08:41:00Z">
            <w:rPr>
              <w:rStyle w:val="-"/>
              <w:lang w:val="en-US" w:eastAsia="en-US"/>
            </w:rPr>
          </w:rPrChange>
        </w:rPr>
        <w:instrText>returnoninvestment</w:instrText>
      </w:r>
      <w:r w:rsidR="001C5265" w:rsidRPr="005C5ECA">
        <w:rPr>
          <w:rPrChange w:id="633" w:author="ΜΗΤΣΕΑΣ ΗΛΙΑΣ" w:date="2026-01-07T11:01:00Z" w16du:dateUtc="2026-01-07T09:01:00Z">
            <w:rPr>
              <w:rStyle w:val="-"/>
              <w:lang w:eastAsia="en-US"/>
            </w:rPr>
          </w:rPrChange>
        </w:rPr>
        <w:instrText>.</w:instrText>
      </w:r>
      <w:r w:rsidR="001C5265" w:rsidRPr="001C41D3">
        <w:rPr>
          <w:rPrChange w:id="634" w:author="ΜΗΤΣΕΑΣ ΗΛΙΑΣ" w:date="2025-12-16T10:41:00Z" w16du:dateUtc="2025-12-16T08:41:00Z">
            <w:rPr>
              <w:rStyle w:val="-"/>
              <w:lang w:val="en-US" w:eastAsia="en-US"/>
            </w:rPr>
          </w:rPrChange>
        </w:rPr>
        <w:instrText>asp</w:instrText>
      </w:r>
      <w:ins w:id="635" w:author="ΜΗΤΣΕΑΣ ΗΛΙΑΣ" w:date="2025-12-05T11:19:00Z" w16du:dateUtc="2025-12-05T09:19:00Z">
        <w:r w:rsidR="001C5265" w:rsidRPr="005C5ECA">
          <w:rPr>
            <w:lang w:eastAsia="en-US"/>
            <w:rPrChange w:id="636" w:author="ΜΗΤΣΕΑΣ ΗΛΙΑΣ" w:date="2026-01-07T11:01:00Z" w16du:dateUtc="2026-01-07T09:01:00Z">
              <w:rPr>
                <w:lang w:val="en-US" w:eastAsia="en-US"/>
              </w:rPr>
            </w:rPrChange>
          </w:rPr>
          <w:instrText>"</w:instrText>
        </w:r>
        <w:r w:rsidR="001C5265" w:rsidRPr="005A40AE">
          <w:rPr>
            <w:lang w:val="en-US" w:eastAsia="en-US"/>
          </w:rPr>
        </w:r>
        <w:r w:rsidR="001C5265" w:rsidRPr="005A40AE">
          <w:rPr>
            <w:lang w:val="en-US" w:eastAsia="en-US"/>
          </w:rPr>
          <w:fldChar w:fldCharType="separate"/>
        </w:r>
      </w:ins>
      <w:r w:rsidR="001C5265" w:rsidRPr="005A40AE">
        <w:rPr>
          <w:rStyle w:val="-"/>
          <w:lang w:val="en-US" w:eastAsia="en-US"/>
        </w:rPr>
        <w:t>https</w:t>
      </w:r>
      <w:r w:rsidR="001C5265" w:rsidRPr="005C5ECA">
        <w:rPr>
          <w:rStyle w:val="-"/>
          <w:lang w:eastAsia="en-US"/>
        </w:rPr>
        <w:t>://</w:t>
      </w:r>
      <w:r w:rsidR="001C5265" w:rsidRPr="005A40AE">
        <w:rPr>
          <w:rStyle w:val="-"/>
          <w:lang w:val="en-US" w:eastAsia="en-US"/>
        </w:rPr>
        <w:t>www</w:t>
      </w:r>
      <w:r w:rsidR="001C5265" w:rsidRPr="005C5ECA">
        <w:rPr>
          <w:rStyle w:val="-"/>
          <w:lang w:eastAsia="en-US"/>
        </w:rPr>
        <w:t>.</w:t>
      </w:r>
      <w:r w:rsidR="001C5265" w:rsidRPr="005A40AE">
        <w:rPr>
          <w:rStyle w:val="-"/>
          <w:lang w:val="en-US" w:eastAsia="en-US"/>
        </w:rPr>
        <w:t>investopedia</w:t>
      </w:r>
      <w:r w:rsidR="001C5265" w:rsidRPr="005C5ECA">
        <w:rPr>
          <w:rStyle w:val="-"/>
          <w:lang w:eastAsia="en-US"/>
        </w:rPr>
        <w:t>.</w:t>
      </w:r>
      <w:r w:rsidR="001C5265" w:rsidRPr="005A40AE">
        <w:rPr>
          <w:rStyle w:val="-"/>
          <w:lang w:val="en-US" w:eastAsia="en-US"/>
        </w:rPr>
        <w:t>com</w:t>
      </w:r>
      <w:r w:rsidR="001C5265" w:rsidRPr="005C5ECA">
        <w:rPr>
          <w:rStyle w:val="-"/>
          <w:lang w:eastAsia="en-US"/>
        </w:rPr>
        <w:t>/</w:t>
      </w:r>
      <w:r w:rsidR="001C5265" w:rsidRPr="005A40AE">
        <w:rPr>
          <w:rStyle w:val="-"/>
          <w:lang w:val="en-US" w:eastAsia="en-US"/>
        </w:rPr>
        <w:t>terms</w:t>
      </w:r>
      <w:r w:rsidR="001C5265" w:rsidRPr="005C5ECA">
        <w:rPr>
          <w:rStyle w:val="-"/>
          <w:lang w:eastAsia="en-US"/>
        </w:rPr>
        <w:t>/</w:t>
      </w:r>
      <w:r w:rsidR="001C5265" w:rsidRPr="005A40AE">
        <w:rPr>
          <w:rStyle w:val="-"/>
          <w:lang w:val="en-US" w:eastAsia="en-US"/>
        </w:rPr>
        <w:t>r</w:t>
      </w:r>
      <w:r w:rsidR="001C5265" w:rsidRPr="005C5ECA">
        <w:rPr>
          <w:rStyle w:val="-"/>
          <w:lang w:eastAsia="en-US"/>
        </w:rPr>
        <w:t>/</w:t>
      </w:r>
      <w:r w:rsidR="001C5265" w:rsidRPr="005A40AE">
        <w:rPr>
          <w:rStyle w:val="-"/>
          <w:lang w:val="en-US" w:eastAsia="en-US"/>
        </w:rPr>
        <w:t>returnoninvestment</w:t>
      </w:r>
      <w:r w:rsidR="001C5265" w:rsidRPr="005C5ECA">
        <w:rPr>
          <w:rStyle w:val="-"/>
          <w:lang w:eastAsia="en-US"/>
        </w:rPr>
        <w:t>.</w:t>
      </w:r>
      <w:r w:rsidR="001C5265" w:rsidRPr="005A40AE">
        <w:rPr>
          <w:rStyle w:val="-"/>
          <w:lang w:val="en-US" w:eastAsia="en-US"/>
        </w:rPr>
        <w:t>asp</w:t>
      </w:r>
      <w:ins w:id="637" w:author="ΜΗΤΣΕΑΣ ΗΛΙΑΣ" w:date="2025-12-05T11:19:00Z" w16du:dateUtc="2025-12-05T09:19:00Z">
        <w:r w:rsidR="001C5265" w:rsidRPr="005A40AE">
          <w:rPr>
            <w:lang w:val="en-US" w:eastAsia="en-US"/>
          </w:rPr>
          <w:fldChar w:fldCharType="end"/>
        </w:r>
      </w:ins>
      <w:r w:rsidRPr="005C5ECA">
        <w:rPr>
          <w:lang w:eastAsia="en-US"/>
        </w:rPr>
        <w:t xml:space="preserve"> </w:t>
      </w:r>
    </w:p>
    <w:p w14:paraId="0F9AF52E" w14:textId="1617B77C" w:rsidR="006E0C5A" w:rsidRPr="003B2642" w:rsidDel="005A40AE" w:rsidRDefault="006E0C5A">
      <w:pPr>
        <w:spacing w:line="360" w:lineRule="auto"/>
        <w:rPr>
          <w:del w:id="638" w:author="ΜΗΤΣΕΑΣ ΗΛΙΑΣ" w:date="2025-12-05T11:24:00Z" w16du:dateUtc="2025-12-05T09:24:00Z"/>
          <w:b/>
          <w:bCs/>
          <w:lang w:eastAsia="en-US"/>
        </w:rPr>
        <w:pPrChange w:id="639" w:author="ΜΗΤΣΕΑΣ ΗΛΙΑΣ" w:date="2025-12-05T11:25:00Z" w16du:dateUtc="2025-12-05T09:25:00Z">
          <w:pPr>
            <w:spacing w:after="120" w:line="360" w:lineRule="auto"/>
            <w:jc w:val="both"/>
          </w:pPr>
        </w:pPrChange>
      </w:pPr>
      <w:del w:id="640" w:author="ΜΗΤΣΕΑΣ ΗΛΙΑΣ" w:date="2025-12-05T11:24:00Z" w16du:dateUtc="2025-12-05T09:24:00Z">
        <w:r w:rsidRPr="003B2642" w:rsidDel="005A40AE">
          <w:rPr>
            <w:b/>
            <w:bCs/>
            <w:lang w:eastAsia="en-US"/>
          </w:rPr>
          <w:delText>Σύνθετος δείκτης αξιολόγησης (</w:delText>
        </w:r>
        <w:r w:rsidRPr="003B2642" w:rsidDel="005A40AE">
          <w:rPr>
            <w:b/>
            <w:bCs/>
            <w:lang w:val="en-US" w:eastAsia="en-US"/>
          </w:rPr>
          <w:delText>influencer</w:delText>
        </w:r>
        <w:r w:rsidRPr="003B2642" w:rsidDel="005A40AE">
          <w:rPr>
            <w:b/>
            <w:bCs/>
            <w:lang w:eastAsia="en-US"/>
          </w:rPr>
          <w:delText xml:space="preserve"> </w:delText>
        </w:r>
        <w:r w:rsidRPr="003B2642" w:rsidDel="005A40AE">
          <w:rPr>
            <w:b/>
            <w:bCs/>
            <w:lang w:val="en-US" w:eastAsia="en-US"/>
          </w:rPr>
          <w:delText>score</w:delText>
        </w:r>
        <w:r w:rsidRPr="003B2642" w:rsidDel="005A40AE">
          <w:rPr>
            <w:b/>
            <w:bCs/>
            <w:lang w:eastAsia="en-US"/>
          </w:rPr>
          <w:delText>)</w:delText>
        </w:r>
      </w:del>
      <w:del w:id="641" w:author="ΜΗΤΣΕΑΣ ΗΛΙΑΣ" w:date="2025-12-05T11:20:00Z" w16du:dateUtc="2025-12-05T09:20:00Z">
        <w:r w:rsidRPr="003B2642" w:rsidDel="001C5265">
          <w:rPr>
            <w:b/>
            <w:bCs/>
            <w:lang w:eastAsia="en-US"/>
          </w:rPr>
          <w:delText xml:space="preserve">: </w:delText>
        </w:r>
      </w:del>
      <w:del w:id="642" w:author="ΜΗΤΣΕΑΣ ΗΛΙΑΣ" w:date="2025-12-05T11:24:00Z" w16du:dateUtc="2025-12-05T09:24:00Z">
        <w:r w:rsidRPr="003B2642" w:rsidDel="005A40AE">
          <w:rPr>
            <w:b/>
            <w:bCs/>
            <w:lang w:eastAsia="en-US"/>
          </w:rPr>
          <w:delText xml:space="preserve">Συμπαγής δείκτης 0–100 που σταθμίζει πολλαπλές διαστάσεις (π.χ. </w:delText>
        </w:r>
        <w:r w:rsidRPr="003B2642" w:rsidDel="005A40AE">
          <w:rPr>
            <w:b/>
            <w:bCs/>
            <w:lang w:val="en-US" w:eastAsia="en-US"/>
          </w:rPr>
          <w:delText>engagement</w:delText>
        </w:r>
        <w:r w:rsidRPr="003B2642" w:rsidDel="005A40AE">
          <w:rPr>
            <w:b/>
            <w:bCs/>
            <w:lang w:eastAsia="en-US"/>
          </w:rPr>
          <w:delText xml:space="preserve">, </w:delText>
        </w:r>
        <w:r w:rsidRPr="003B2642" w:rsidDel="005A40AE">
          <w:rPr>
            <w:b/>
            <w:bCs/>
            <w:lang w:val="en-US" w:eastAsia="en-US"/>
          </w:rPr>
          <w:delText>sentiment</w:delText>
        </w:r>
        <w:r w:rsidRPr="003B2642" w:rsidDel="005A40AE">
          <w:rPr>
            <w:b/>
            <w:bCs/>
            <w:lang w:eastAsia="en-US"/>
          </w:rPr>
          <w:delText xml:space="preserve">, θεματική συνάφεια, ποιότητα κοινού, συνέπεια δημοσιεύσεων, </w:delText>
        </w:r>
        <w:r w:rsidRPr="003B2642" w:rsidDel="005A40AE">
          <w:rPr>
            <w:b/>
            <w:bCs/>
            <w:lang w:val="en-US" w:eastAsia="en-US"/>
          </w:rPr>
          <w:delText>brand</w:delText>
        </w:r>
        <w:r w:rsidRPr="003B2642" w:rsidDel="005A40AE">
          <w:rPr>
            <w:b/>
            <w:bCs/>
            <w:lang w:eastAsia="en-US"/>
          </w:rPr>
          <w:delText xml:space="preserve"> </w:delText>
        </w:r>
        <w:r w:rsidRPr="003B2642" w:rsidDel="005A40AE">
          <w:rPr>
            <w:b/>
            <w:bCs/>
            <w:lang w:val="en-US" w:eastAsia="en-US"/>
          </w:rPr>
          <w:delText>safety</w:delText>
        </w:r>
        <w:r w:rsidRPr="003B2642" w:rsidDel="005A40AE">
          <w:rPr>
            <w:b/>
            <w:bCs/>
            <w:lang w:eastAsia="en-US"/>
          </w:rPr>
          <w:delText>).</w:delText>
        </w:r>
        <w:r w:rsidR="00E911B8" w:rsidRPr="003B2642" w:rsidDel="005A40AE">
          <w:rPr>
            <w:b/>
            <w:bCs/>
            <w:lang w:eastAsia="en-US"/>
          </w:rPr>
          <w:delText xml:space="preserve"> </w:delText>
        </w:r>
      </w:del>
    </w:p>
    <w:p w14:paraId="46BC8D93" w14:textId="76C039AA" w:rsidR="006E0C5A" w:rsidRPr="003B2642" w:rsidDel="005A40AE" w:rsidRDefault="006E0C5A">
      <w:pPr>
        <w:spacing w:line="360" w:lineRule="auto"/>
        <w:rPr>
          <w:del w:id="643" w:author="ΜΗΤΣΕΑΣ ΗΛΙΑΣ" w:date="2025-12-05T11:25:00Z" w16du:dateUtc="2025-12-05T09:25:00Z"/>
          <w:b/>
          <w:bCs/>
          <w:lang w:eastAsia="en-US"/>
        </w:rPr>
        <w:pPrChange w:id="644" w:author="ΜΗΤΣΕΑΣ ΗΛΙΑΣ" w:date="2025-12-05T11:25:00Z" w16du:dateUtc="2025-12-05T09:25:00Z">
          <w:pPr>
            <w:spacing w:after="120" w:line="360" w:lineRule="auto"/>
            <w:jc w:val="both"/>
          </w:pPr>
        </w:pPrChange>
      </w:pPr>
      <w:del w:id="645" w:author="ΜΗΤΣΕΑΣ ΗΛΙΑΣ" w:date="2025-12-05T11:25:00Z" w16du:dateUtc="2025-12-05T09:25:00Z">
        <w:r w:rsidRPr="003B2642" w:rsidDel="005A40AE">
          <w:rPr>
            <w:b/>
            <w:bCs/>
            <w:lang w:eastAsia="en-US"/>
          </w:rPr>
          <w:delText>Ποιότητα κοινού (</w:delText>
        </w:r>
        <w:r w:rsidRPr="003B2642" w:rsidDel="005A40AE">
          <w:rPr>
            <w:b/>
            <w:bCs/>
            <w:lang w:val="en-US" w:eastAsia="en-US"/>
          </w:rPr>
          <w:delText>Audience</w:delText>
        </w:r>
        <w:r w:rsidRPr="003B2642" w:rsidDel="005A40AE">
          <w:rPr>
            <w:b/>
            <w:bCs/>
            <w:lang w:eastAsia="en-US"/>
          </w:rPr>
          <w:delText xml:space="preserve"> </w:delText>
        </w:r>
        <w:r w:rsidRPr="003B2642" w:rsidDel="005A40AE">
          <w:rPr>
            <w:b/>
            <w:bCs/>
            <w:lang w:val="en-US" w:eastAsia="en-US"/>
          </w:rPr>
          <w:delText>quality</w:delText>
        </w:r>
        <w:r w:rsidRPr="003B2642" w:rsidDel="005A40AE">
          <w:rPr>
            <w:b/>
            <w:bCs/>
            <w:lang w:eastAsia="en-US"/>
          </w:rPr>
          <w:delText>)</w:delText>
        </w:r>
      </w:del>
      <w:del w:id="646" w:author="ΜΗΤΣΕΑΣ ΗΛΙΑΣ" w:date="2025-12-05T11:20:00Z" w16du:dateUtc="2025-12-05T09:20:00Z">
        <w:r w:rsidRPr="003B2642" w:rsidDel="001C5265">
          <w:rPr>
            <w:b/>
            <w:bCs/>
            <w:lang w:eastAsia="en-US"/>
          </w:rPr>
          <w:delText xml:space="preserve">: </w:delText>
        </w:r>
      </w:del>
      <w:del w:id="647" w:author="ΜΗΤΣΕΑΣ ΗΛΙΑΣ" w:date="2025-12-05T11:25:00Z" w16du:dateUtc="2025-12-05T09:25:00Z">
        <w:r w:rsidRPr="003B2642" w:rsidDel="005A40AE">
          <w:rPr>
            <w:b/>
            <w:bCs/>
            <w:lang w:eastAsia="en-US"/>
          </w:rPr>
          <w:delText>Γνησιότητα/μη-ψεύτικοι ακόλουθοι, γεωγραφία, δημογραφικά, ψυχογραφικά.</w:delText>
        </w:r>
        <w:r w:rsidR="00E911B8" w:rsidRPr="003B2642" w:rsidDel="005A40AE">
          <w:rPr>
            <w:b/>
            <w:bCs/>
            <w:lang w:eastAsia="en-US"/>
          </w:rPr>
          <w:delText xml:space="preserve"> </w:delText>
        </w:r>
      </w:del>
    </w:p>
    <w:p w14:paraId="4A900C28" w14:textId="11174963" w:rsidR="006E0C5A" w:rsidRPr="003B2642" w:rsidDel="005A40AE" w:rsidRDefault="006E0C5A">
      <w:pPr>
        <w:spacing w:line="360" w:lineRule="auto"/>
        <w:rPr>
          <w:del w:id="648" w:author="ΜΗΤΣΕΑΣ ΗΛΙΑΣ" w:date="2025-12-05T11:25:00Z" w16du:dateUtc="2025-12-05T09:25:00Z"/>
          <w:b/>
          <w:bCs/>
          <w:lang w:eastAsia="en-US"/>
        </w:rPr>
        <w:pPrChange w:id="649" w:author="ΜΗΤΣΕΑΣ ΗΛΙΑΣ" w:date="2025-12-05T11:25:00Z" w16du:dateUtc="2025-12-05T09:25:00Z">
          <w:pPr>
            <w:spacing w:after="120" w:line="360" w:lineRule="auto"/>
            <w:jc w:val="both"/>
          </w:pPr>
        </w:pPrChange>
      </w:pPr>
      <w:del w:id="650" w:author="ΜΗΤΣΕΑΣ ΗΛΙΑΣ" w:date="2025-12-05T11:25:00Z" w16du:dateUtc="2025-12-05T09:25:00Z">
        <w:r w:rsidRPr="003B2642" w:rsidDel="005A40AE">
          <w:rPr>
            <w:b/>
            <w:bCs/>
            <w:lang w:val="en-US" w:eastAsia="en-US"/>
          </w:rPr>
          <w:delText>Brand</w:delText>
        </w:r>
        <w:r w:rsidRPr="003B2642" w:rsidDel="005A40AE">
          <w:rPr>
            <w:b/>
            <w:bCs/>
            <w:lang w:eastAsia="en-US"/>
          </w:rPr>
          <w:delText xml:space="preserve"> </w:delText>
        </w:r>
        <w:r w:rsidRPr="003B2642" w:rsidDel="005A40AE">
          <w:rPr>
            <w:b/>
            <w:bCs/>
            <w:lang w:val="en-US" w:eastAsia="en-US"/>
          </w:rPr>
          <w:delText>safety</w:delText>
        </w:r>
      </w:del>
      <w:del w:id="651" w:author="ΜΗΤΣΕΑΣ ΗΛΙΑΣ" w:date="2025-12-05T11:20:00Z" w16du:dateUtc="2025-12-05T09:20:00Z">
        <w:r w:rsidRPr="003B2642" w:rsidDel="001C5265">
          <w:rPr>
            <w:b/>
            <w:bCs/>
            <w:lang w:eastAsia="en-US"/>
          </w:rPr>
          <w:delText xml:space="preserve">: </w:delText>
        </w:r>
      </w:del>
      <w:del w:id="652" w:author="ΜΗΤΣΕΑΣ ΗΛΙΑΣ" w:date="2025-12-05T11:25:00Z" w16du:dateUtc="2025-12-05T09:25:00Z">
        <w:r w:rsidRPr="003B2642" w:rsidDel="005A40AE">
          <w:rPr>
            <w:b/>
            <w:bCs/>
            <w:lang w:eastAsia="en-US"/>
          </w:rPr>
          <w:delText>Κίνδυνος συσχέτισης με ευαίσθητο/τοξικό περιεχόμενο, παραβιάσεις πολιτικών πλατφορμών, απρεπής λόγος κ.λπ.</w:delText>
        </w:r>
      </w:del>
    </w:p>
    <w:p w14:paraId="565B9154" w14:textId="77777777" w:rsidR="001C5265" w:rsidRPr="003B2642" w:rsidRDefault="006E0C5A">
      <w:pPr>
        <w:spacing w:line="360" w:lineRule="auto"/>
        <w:rPr>
          <w:ins w:id="653" w:author="ΜΗΤΣΕΑΣ ΗΛΙΑΣ" w:date="2025-12-05T11:20:00Z" w16du:dateUtc="2025-12-05T09:20:00Z"/>
          <w:b/>
          <w:bCs/>
          <w:lang w:eastAsia="en-US"/>
        </w:rPr>
        <w:pPrChange w:id="654" w:author="ΜΗΤΣΕΑΣ ΗΛΙΑΣ" w:date="2025-12-05T11:25:00Z" w16du:dateUtc="2025-12-05T09:25:00Z">
          <w:pPr>
            <w:spacing w:after="120" w:line="360" w:lineRule="auto"/>
            <w:jc w:val="both"/>
          </w:pPr>
        </w:pPrChange>
      </w:pPr>
      <w:r w:rsidRPr="003B2642">
        <w:rPr>
          <w:b/>
          <w:bCs/>
          <w:lang w:eastAsia="en-US"/>
        </w:rPr>
        <w:t>Πλατφόρμες διασύνδεσης επιχειρήσεων–</w:t>
      </w:r>
      <w:r w:rsidRPr="003B2642">
        <w:rPr>
          <w:b/>
          <w:bCs/>
          <w:lang w:val="en-US" w:eastAsia="en-US"/>
        </w:rPr>
        <w:t>influencers</w:t>
      </w:r>
    </w:p>
    <w:p w14:paraId="69D5E5A0" w14:textId="09EAAC12" w:rsidR="005A40AE" w:rsidRPr="003D2A94" w:rsidRDefault="006E0C5A">
      <w:pPr>
        <w:spacing w:line="360" w:lineRule="auto"/>
        <w:rPr>
          <w:lang w:eastAsia="en-US"/>
        </w:rPr>
        <w:pPrChange w:id="655" w:author="ΜΗΤΣΕΑΣ ΗΛΙΑΣ" w:date="2025-12-05T11:25:00Z" w16du:dateUtc="2025-12-05T09:25:00Z">
          <w:pPr>
            <w:spacing w:after="120" w:line="360" w:lineRule="auto"/>
            <w:jc w:val="both"/>
          </w:pPr>
        </w:pPrChange>
      </w:pPr>
      <w:del w:id="656" w:author="ΜΗΤΣΕΑΣ ΗΛΙΑΣ" w:date="2025-12-05T11:20:00Z" w16du:dateUtc="2025-12-05T09:20:00Z">
        <w:r w:rsidRPr="005A40AE" w:rsidDel="001C5265">
          <w:rPr>
            <w:u w:val="single"/>
            <w:lang w:eastAsia="en-US"/>
          </w:rPr>
          <w:delText>:</w:delText>
        </w:r>
        <w:r w:rsidRPr="005A40AE" w:rsidDel="001C5265">
          <w:rPr>
            <w:lang w:eastAsia="en-US"/>
          </w:rPr>
          <w:delText xml:space="preserve"> </w:delText>
        </w:r>
      </w:del>
      <w:r w:rsidRPr="005A40AE">
        <w:rPr>
          <w:lang w:eastAsia="en-US"/>
        </w:rPr>
        <w:t>Συστήματα που υποστηρίζουν αναζήτηση</w:t>
      </w:r>
      <w:ins w:id="657" w:author="ΜΗΤΣΕΑΣ ΗΛΙΑΣ" w:date="2025-12-05T11:31:00Z" w16du:dateUtc="2025-12-05T09:31:00Z">
        <w:r w:rsidR="00202FDA">
          <w:rPr>
            <w:lang w:eastAsia="en-US"/>
          </w:rPr>
          <w:t xml:space="preserve"> - </w:t>
        </w:r>
      </w:ins>
      <w:del w:id="658" w:author="ΜΗΤΣΕΑΣ ΗΛΙΑΣ" w:date="2025-12-05T11:31:00Z" w16du:dateUtc="2025-12-05T09:31:00Z">
        <w:r w:rsidRPr="005A40AE" w:rsidDel="00202FDA">
          <w:rPr>
            <w:lang w:eastAsia="en-US"/>
          </w:rPr>
          <w:delText>/</w:delText>
        </w:r>
      </w:del>
      <w:r w:rsidRPr="005A40AE">
        <w:rPr>
          <w:lang w:eastAsia="en-US"/>
        </w:rPr>
        <w:t>αντιστοίχιση, διαχείριση καμπανιών και αν</w:t>
      </w:r>
      <w:ins w:id="659" w:author="ΜΗΤΣΕΑΣ ΗΛΙΑΣ" w:date="2025-12-05T11:31:00Z" w16du:dateUtc="2025-12-05T09:31:00Z">
        <w:r w:rsidR="00202FDA">
          <w:rPr>
            <w:lang w:eastAsia="en-US"/>
          </w:rPr>
          <w:t>άλυση μετρικών</w:t>
        </w:r>
      </w:ins>
      <w:del w:id="660" w:author="ΜΗΤΣΕΑΣ ΗΛΙΑΣ" w:date="2025-12-05T11:31:00Z" w16du:dateUtc="2025-12-05T09:31:00Z">
        <w:r w:rsidRPr="005A40AE" w:rsidDel="00202FDA">
          <w:rPr>
            <w:lang w:eastAsia="en-US"/>
          </w:rPr>
          <w:delText>αλυτικά</w:delText>
        </w:r>
      </w:del>
      <w:ins w:id="661" w:author="ΜΗΤΣΕΑΣ ΗΛΙΑΣ" w:date="2025-12-05T11:25:00Z" w16du:dateUtc="2025-12-05T09:25:00Z">
        <w:r w:rsidR="005A40AE" w:rsidRPr="005A40AE">
          <w:rPr>
            <w:lang w:eastAsia="en-US"/>
            <w:rPrChange w:id="662" w:author="ΜΗΤΣΕΑΣ ΗΛΙΑΣ" w:date="2025-12-05T11:25:00Z" w16du:dateUtc="2025-12-05T09:25:00Z">
              <w:rPr>
                <w:lang w:val="en-US" w:eastAsia="en-US"/>
              </w:rPr>
            </w:rPrChange>
          </w:rPr>
          <w:t xml:space="preserve"> </w:t>
        </w:r>
      </w:ins>
      <w:del w:id="663" w:author="ΜΗΤΣΕΑΣ ΗΛΙΑΣ" w:date="2025-12-05T11:25:00Z" w16du:dateUtc="2025-12-05T09:25:00Z">
        <w:r w:rsidRPr="005A40AE" w:rsidDel="005A40AE">
          <w:rPr>
            <w:lang w:eastAsia="en-US"/>
          </w:rPr>
          <w:delText xml:space="preserve"> </w:delText>
        </w:r>
      </w:del>
      <w:r w:rsidRPr="005A40AE">
        <w:rPr>
          <w:lang w:eastAsia="en-US"/>
        </w:rPr>
        <w:t xml:space="preserve">(π.χ. </w:t>
      </w:r>
      <w:r w:rsidRPr="005A40AE">
        <w:rPr>
          <w:lang w:val="en-US" w:eastAsia="en-US"/>
        </w:rPr>
        <w:t>APIs</w:t>
      </w:r>
      <w:r w:rsidRPr="005A40AE">
        <w:rPr>
          <w:lang w:eastAsia="en-US"/>
        </w:rPr>
        <w:t xml:space="preserve">, αλγόριθμοι </w:t>
      </w:r>
      <w:r w:rsidRPr="005A40AE">
        <w:rPr>
          <w:lang w:val="en-US" w:eastAsia="en-US"/>
        </w:rPr>
        <w:t>matching</w:t>
      </w:r>
      <w:r w:rsidRPr="005A40AE">
        <w:rPr>
          <w:lang w:eastAsia="en-US"/>
        </w:rPr>
        <w:t xml:space="preserve">, </w:t>
      </w:r>
      <w:r w:rsidRPr="005A40AE">
        <w:rPr>
          <w:lang w:val="en-US" w:eastAsia="en-US"/>
        </w:rPr>
        <w:t>dashboards</w:t>
      </w:r>
      <w:r w:rsidRPr="005A40AE">
        <w:rPr>
          <w:lang w:eastAsia="en-US"/>
        </w:rPr>
        <w:t>).</w:t>
      </w:r>
      <w:r w:rsidR="00E911B8" w:rsidRPr="005A40AE">
        <w:rPr>
          <w:lang w:eastAsia="en-US"/>
        </w:rPr>
        <w:t xml:space="preserve"> </w:t>
      </w:r>
      <w:r w:rsidR="00E911B8">
        <w:fldChar w:fldCharType="begin"/>
      </w:r>
      <w:r w:rsidR="00E911B8">
        <w:instrText>HYPERLINK "https://influencermarketinghub.com/top-influencer-marketing-platforms/"</w:instrText>
      </w:r>
      <w:r w:rsidR="00E911B8">
        <w:fldChar w:fldCharType="separate"/>
      </w:r>
      <w:r w:rsidR="00E911B8" w:rsidRPr="005A40AE">
        <w:rPr>
          <w:rStyle w:val="-"/>
          <w:lang w:eastAsia="en-US"/>
        </w:rPr>
        <w:t>https://influencermarketinghub.com/top-influencer-marketing-platforms/</w:t>
      </w:r>
      <w:r w:rsidR="00E911B8">
        <w:fldChar w:fldCharType="end"/>
      </w:r>
      <w:r w:rsidR="00E911B8" w:rsidRPr="005A40AE">
        <w:rPr>
          <w:lang w:eastAsia="en-US"/>
        </w:rPr>
        <w:t xml:space="preserve"> </w:t>
      </w:r>
    </w:p>
    <w:p w14:paraId="4681C29E" w14:textId="0D383B3B" w:rsidR="001C5265" w:rsidRPr="003B2642" w:rsidRDefault="006E0C5A">
      <w:pPr>
        <w:spacing w:line="360" w:lineRule="auto"/>
        <w:rPr>
          <w:ins w:id="664" w:author="ΜΗΤΣΕΑΣ ΗΛΙΑΣ" w:date="2025-12-05T11:20:00Z" w16du:dateUtc="2025-12-05T09:20:00Z"/>
          <w:b/>
          <w:bCs/>
          <w:lang w:eastAsia="en-US"/>
        </w:rPr>
        <w:pPrChange w:id="665" w:author="ΜΗΤΣΕΑΣ ΗΛΙΑΣ" w:date="2025-12-05T11:25:00Z" w16du:dateUtc="2025-12-05T09:25:00Z">
          <w:pPr>
            <w:spacing w:after="120" w:line="360" w:lineRule="auto"/>
            <w:jc w:val="both"/>
          </w:pPr>
        </w:pPrChange>
      </w:pPr>
      <w:r w:rsidRPr="003B2642">
        <w:rPr>
          <w:b/>
          <w:bCs/>
          <w:lang w:eastAsia="en-US"/>
        </w:rPr>
        <w:t>Αλγόριθμος αντιστοίχισης (</w:t>
      </w:r>
      <w:ins w:id="666" w:author="ΜΗΤΣΕΑΣ ΗΛΙΑΣ" w:date="2025-12-16T10:53:00Z" w16du:dateUtc="2025-12-16T08:53:00Z">
        <w:r w:rsidR="00DE5111" w:rsidRPr="003B2642">
          <w:rPr>
            <w:b/>
            <w:bCs/>
            <w:lang w:val="en-US" w:eastAsia="en-US"/>
          </w:rPr>
          <w:t>m</w:t>
        </w:r>
      </w:ins>
      <w:del w:id="667" w:author="ΜΗΤΣΕΑΣ ΗΛΙΑΣ" w:date="2025-12-16T10:53:00Z" w16du:dateUtc="2025-12-16T08:53:00Z">
        <w:r w:rsidRPr="003B2642" w:rsidDel="00DE5111">
          <w:rPr>
            <w:b/>
            <w:bCs/>
            <w:lang w:val="en-US" w:eastAsia="en-US"/>
          </w:rPr>
          <w:delText>M</w:delText>
        </w:r>
      </w:del>
      <w:r w:rsidRPr="003B2642">
        <w:rPr>
          <w:b/>
          <w:bCs/>
          <w:lang w:val="en-US" w:eastAsia="en-US"/>
        </w:rPr>
        <w:t>atching</w:t>
      </w:r>
      <w:r w:rsidRPr="003B2642">
        <w:rPr>
          <w:b/>
          <w:bCs/>
          <w:lang w:eastAsia="en-US"/>
        </w:rPr>
        <w:t xml:space="preserve"> </w:t>
      </w:r>
      <w:r w:rsidRPr="003B2642">
        <w:rPr>
          <w:b/>
          <w:bCs/>
          <w:lang w:val="en-US" w:eastAsia="en-US"/>
        </w:rPr>
        <w:t>algorithm</w:t>
      </w:r>
      <w:r w:rsidRPr="003B2642">
        <w:rPr>
          <w:b/>
          <w:bCs/>
          <w:lang w:eastAsia="en-US"/>
        </w:rPr>
        <w:t>)</w:t>
      </w:r>
    </w:p>
    <w:p w14:paraId="7A350B81" w14:textId="2958EB72" w:rsidR="005A40AE" w:rsidRPr="00202FDA" w:rsidRDefault="006E0C5A" w:rsidP="005A40AE">
      <w:pPr>
        <w:spacing w:line="360" w:lineRule="auto"/>
        <w:rPr>
          <w:ins w:id="668" w:author="ΜΗΤΣΕΑΣ ΗΛΙΑΣ" w:date="2025-12-05T11:28:00Z" w16du:dateUtc="2025-12-05T09:28:00Z"/>
          <w:lang w:eastAsia="en-US"/>
          <w:rPrChange w:id="669" w:author="ΜΗΤΣΕΑΣ ΗΛΙΑΣ" w:date="2025-12-05T11:31:00Z" w16du:dateUtc="2025-12-05T09:31:00Z">
            <w:rPr>
              <w:ins w:id="670" w:author="ΜΗΤΣΕΑΣ ΗΛΙΑΣ" w:date="2025-12-05T11:28:00Z" w16du:dateUtc="2025-12-05T09:28:00Z"/>
              <w:lang w:val="en-US" w:eastAsia="en-US"/>
            </w:rPr>
          </w:rPrChange>
        </w:rPr>
      </w:pPr>
      <w:del w:id="671" w:author="ΜΗΤΣΕΑΣ ΗΛΙΑΣ" w:date="2025-12-05T11:20:00Z" w16du:dateUtc="2025-12-05T09:20:00Z">
        <w:r w:rsidRPr="005A40AE" w:rsidDel="001C5265">
          <w:rPr>
            <w:u w:val="single"/>
            <w:lang w:eastAsia="en-US"/>
          </w:rPr>
          <w:delText>:</w:delText>
        </w:r>
        <w:r w:rsidRPr="005A40AE" w:rsidDel="001C5265">
          <w:rPr>
            <w:lang w:eastAsia="en-US"/>
          </w:rPr>
          <w:delText xml:space="preserve"> </w:delText>
        </w:r>
      </w:del>
      <w:r w:rsidRPr="005A40AE">
        <w:rPr>
          <w:lang w:eastAsia="en-US"/>
        </w:rPr>
        <w:t>Μηχανισμός που ιεραρχεί</w:t>
      </w:r>
      <w:ins w:id="672" w:author="ΜΗΤΣΕΑΣ ΗΛΙΑΣ" w:date="2025-12-05T11:41:00Z" w16du:dateUtc="2025-12-05T09:41:00Z">
        <w:r w:rsidR="004A688B">
          <w:rPr>
            <w:lang w:eastAsia="en-US"/>
          </w:rPr>
          <w:t xml:space="preserve"> </w:t>
        </w:r>
      </w:ins>
      <w:del w:id="673" w:author="ΜΗΤΣΕΑΣ ΗΛΙΑΣ" w:date="2025-12-05T11:31:00Z" w16du:dateUtc="2025-12-05T09:31:00Z">
        <w:r w:rsidRPr="005A40AE" w:rsidDel="00202FDA">
          <w:rPr>
            <w:lang w:eastAsia="en-US"/>
          </w:rPr>
          <w:delText>/</w:delText>
        </w:r>
      </w:del>
      <w:r w:rsidRPr="005A40AE">
        <w:rPr>
          <w:lang w:eastAsia="en-US"/>
        </w:rPr>
        <w:t xml:space="preserve">προτείνει </w:t>
      </w:r>
      <w:r w:rsidRPr="005A40AE">
        <w:rPr>
          <w:lang w:val="en-US" w:eastAsia="en-US"/>
        </w:rPr>
        <w:t>influencers</w:t>
      </w:r>
      <w:r w:rsidRPr="005A40AE">
        <w:rPr>
          <w:lang w:eastAsia="en-US"/>
        </w:rPr>
        <w:t xml:space="preserve"> βάσει πολλαπλών κριτηρίων (συνάφεια, επίδραση, κόστος, </w:t>
      </w:r>
      <w:r w:rsidRPr="005A40AE">
        <w:rPr>
          <w:lang w:val="en-US" w:eastAsia="en-US"/>
        </w:rPr>
        <w:t>brand</w:t>
      </w:r>
      <w:r w:rsidRPr="005A40AE">
        <w:rPr>
          <w:lang w:eastAsia="en-US"/>
        </w:rPr>
        <w:t xml:space="preserve"> </w:t>
      </w:r>
      <w:r w:rsidRPr="005A40AE">
        <w:rPr>
          <w:lang w:val="en-US" w:eastAsia="en-US"/>
        </w:rPr>
        <w:t>safety</w:t>
      </w:r>
      <w:r w:rsidRPr="005A40AE">
        <w:rPr>
          <w:lang w:eastAsia="en-US"/>
        </w:rPr>
        <w:t>).</w:t>
      </w:r>
    </w:p>
    <w:p w14:paraId="12E52A1D" w14:textId="069416A2" w:rsidR="006E0C5A" w:rsidRPr="003D2A94" w:rsidRDefault="00E911B8">
      <w:pPr>
        <w:spacing w:line="360" w:lineRule="auto"/>
        <w:rPr>
          <w:lang w:eastAsia="en-US"/>
        </w:rPr>
        <w:pPrChange w:id="674" w:author="ΜΗΤΣΕΑΣ ΗΛΙΑΣ" w:date="2025-12-05T11:25:00Z" w16du:dateUtc="2025-12-05T09:25:00Z">
          <w:pPr>
            <w:spacing w:after="120" w:line="360" w:lineRule="auto"/>
            <w:jc w:val="both"/>
          </w:pPr>
        </w:pPrChange>
      </w:pPr>
      <w:r w:rsidRPr="00202FDA">
        <w:rPr>
          <w:lang w:eastAsia="en-US"/>
        </w:rPr>
        <w:t xml:space="preserve"> </w:t>
      </w:r>
      <w:del w:id="675" w:author="ΜΗΤΣΕΑΣ ΗΛΙΑΣ" w:date="2025-12-05T11:20:00Z" w16du:dateUtc="2025-12-05T09:20:00Z">
        <w:r w:rsidRPr="003D2A94" w:rsidDel="001C5265">
          <w:rPr>
            <w:lang w:eastAsia="en-US"/>
          </w:rPr>
          <w:delText xml:space="preserve"> </w:delText>
        </w:r>
      </w:del>
      <w:ins w:id="676" w:author="ΜΗΤΣΕΑΣ ΗΛΙΑΣ" w:date="2025-12-05T11:20:00Z" w16du:dateUtc="2025-12-05T09:20:00Z">
        <w:r w:rsidR="001C5265" w:rsidRPr="005A40AE">
          <w:rPr>
            <w:lang w:eastAsia="en-US"/>
          </w:rPr>
          <w:fldChar w:fldCharType="begin"/>
        </w:r>
        <w:r w:rsidR="001C5265" w:rsidRPr="005A40AE">
          <w:rPr>
            <w:lang w:val="en-US" w:eastAsia="en-US"/>
            <w:rPrChange w:id="677" w:author="ΜΗΤΣΕΑΣ ΗΛΙΑΣ" w:date="2025-12-05T11:28:00Z" w16du:dateUtc="2025-12-05T09:28:00Z">
              <w:rPr>
                <w:lang w:eastAsia="en-US"/>
              </w:rPr>
            </w:rPrChange>
          </w:rPr>
          <w:instrText>HYPERLINK</w:instrText>
        </w:r>
        <w:r w:rsidR="001C5265" w:rsidRPr="003D2A94">
          <w:rPr>
            <w:lang w:eastAsia="en-US"/>
          </w:rPr>
          <w:instrText xml:space="preserve"> "</w:instrText>
        </w:r>
      </w:ins>
      <w:r w:rsidR="001C5265" w:rsidRPr="005A40AE">
        <w:rPr>
          <w:lang w:val="en-US"/>
          <w:rPrChange w:id="678" w:author="ΜΗΤΣΕΑΣ ΗΛΙΑΣ" w:date="2025-12-05T11:28:00Z" w16du:dateUtc="2025-12-05T09:28:00Z">
            <w:rPr>
              <w:rStyle w:val="-"/>
              <w:lang w:eastAsia="en-US"/>
            </w:rPr>
          </w:rPrChange>
        </w:rPr>
        <w:instrText>https</w:instrText>
      </w:r>
      <w:r w:rsidR="001C5265" w:rsidRPr="003D2A94">
        <w:rPr>
          <w:rPrChange w:id="679" w:author="ΜΗΤΣΕΑΣ ΗΛΙΑΣ" w:date="2025-12-15T09:58:00Z" w16du:dateUtc="2025-12-15T07:58:00Z">
            <w:rPr>
              <w:rStyle w:val="-"/>
              <w:lang w:eastAsia="en-US"/>
            </w:rPr>
          </w:rPrChange>
        </w:rPr>
        <w:instrText>://</w:instrText>
      </w:r>
      <w:r w:rsidR="001C5265" w:rsidRPr="005A40AE">
        <w:rPr>
          <w:lang w:val="en-US"/>
          <w:rPrChange w:id="680" w:author="ΜΗΤΣΕΑΣ ΗΛΙΑΣ" w:date="2025-12-05T11:28:00Z" w16du:dateUtc="2025-12-05T09:28:00Z">
            <w:rPr>
              <w:rStyle w:val="-"/>
              <w:lang w:eastAsia="en-US"/>
            </w:rPr>
          </w:rPrChange>
        </w:rPr>
        <w:instrText>influencermarketinghub</w:instrText>
      </w:r>
      <w:r w:rsidR="001C5265" w:rsidRPr="003D2A94">
        <w:rPr>
          <w:rPrChange w:id="681" w:author="ΜΗΤΣΕΑΣ ΗΛΙΑΣ" w:date="2025-12-15T09:58:00Z" w16du:dateUtc="2025-12-15T07:58:00Z">
            <w:rPr>
              <w:rStyle w:val="-"/>
              <w:lang w:eastAsia="en-US"/>
            </w:rPr>
          </w:rPrChange>
        </w:rPr>
        <w:instrText>.</w:instrText>
      </w:r>
      <w:r w:rsidR="001C5265" w:rsidRPr="005A40AE">
        <w:rPr>
          <w:lang w:val="en-US"/>
          <w:rPrChange w:id="682" w:author="ΜΗΤΣΕΑΣ ΗΛΙΑΣ" w:date="2025-12-05T11:28:00Z" w16du:dateUtc="2025-12-05T09:28:00Z">
            <w:rPr>
              <w:rStyle w:val="-"/>
              <w:lang w:eastAsia="en-US"/>
            </w:rPr>
          </w:rPrChange>
        </w:rPr>
        <w:instrText>com</w:instrText>
      </w:r>
      <w:r w:rsidR="001C5265" w:rsidRPr="003D2A94">
        <w:rPr>
          <w:rPrChange w:id="683" w:author="ΜΗΤΣΕΑΣ ΗΛΙΑΣ" w:date="2025-12-15T09:58:00Z" w16du:dateUtc="2025-12-15T07:58:00Z">
            <w:rPr>
              <w:rStyle w:val="-"/>
              <w:lang w:eastAsia="en-US"/>
            </w:rPr>
          </w:rPrChange>
        </w:rPr>
        <w:instrText>/</w:instrText>
      </w:r>
      <w:r w:rsidR="001C5265" w:rsidRPr="005A40AE">
        <w:rPr>
          <w:lang w:val="en-US"/>
          <w:rPrChange w:id="684" w:author="ΜΗΤΣΕΑΣ ΗΛΙΑΣ" w:date="2025-12-05T11:28:00Z" w16du:dateUtc="2025-12-05T09:28:00Z">
            <w:rPr>
              <w:rStyle w:val="-"/>
              <w:lang w:eastAsia="en-US"/>
            </w:rPr>
          </w:rPrChange>
        </w:rPr>
        <w:instrText>top</w:instrText>
      </w:r>
      <w:r w:rsidR="001C5265" w:rsidRPr="003D2A94">
        <w:rPr>
          <w:rPrChange w:id="685" w:author="ΜΗΤΣΕΑΣ ΗΛΙΑΣ" w:date="2025-12-15T09:58:00Z" w16du:dateUtc="2025-12-15T07:58:00Z">
            <w:rPr>
              <w:rStyle w:val="-"/>
              <w:lang w:eastAsia="en-US"/>
            </w:rPr>
          </w:rPrChange>
        </w:rPr>
        <w:instrText>-</w:instrText>
      </w:r>
      <w:r w:rsidR="001C5265" w:rsidRPr="005A40AE">
        <w:rPr>
          <w:lang w:val="en-US"/>
          <w:rPrChange w:id="686" w:author="ΜΗΤΣΕΑΣ ΗΛΙΑΣ" w:date="2025-12-05T11:28:00Z" w16du:dateUtc="2025-12-05T09:28:00Z">
            <w:rPr>
              <w:rStyle w:val="-"/>
              <w:lang w:eastAsia="en-US"/>
            </w:rPr>
          </w:rPrChange>
        </w:rPr>
        <w:instrText>influencer</w:instrText>
      </w:r>
      <w:r w:rsidR="001C5265" w:rsidRPr="003D2A94">
        <w:rPr>
          <w:rPrChange w:id="687" w:author="ΜΗΤΣΕΑΣ ΗΛΙΑΣ" w:date="2025-12-15T09:58:00Z" w16du:dateUtc="2025-12-15T07:58:00Z">
            <w:rPr>
              <w:rStyle w:val="-"/>
              <w:lang w:eastAsia="en-US"/>
            </w:rPr>
          </w:rPrChange>
        </w:rPr>
        <w:instrText>-</w:instrText>
      </w:r>
      <w:r w:rsidR="001C5265" w:rsidRPr="005A40AE">
        <w:rPr>
          <w:lang w:val="en-US"/>
          <w:rPrChange w:id="688" w:author="ΜΗΤΣΕΑΣ ΗΛΙΑΣ" w:date="2025-12-05T11:28:00Z" w16du:dateUtc="2025-12-05T09:28:00Z">
            <w:rPr>
              <w:rStyle w:val="-"/>
              <w:lang w:eastAsia="en-US"/>
            </w:rPr>
          </w:rPrChange>
        </w:rPr>
        <w:instrText>marketing</w:instrText>
      </w:r>
      <w:r w:rsidR="001C5265" w:rsidRPr="003D2A94">
        <w:rPr>
          <w:rPrChange w:id="689" w:author="ΜΗΤΣΕΑΣ ΗΛΙΑΣ" w:date="2025-12-15T09:58:00Z" w16du:dateUtc="2025-12-15T07:58:00Z">
            <w:rPr>
              <w:rStyle w:val="-"/>
              <w:lang w:eastAsia="en-US"/>
            </w:rPr>
          </w:rPrChange>
        </w:rPr>
        <w:instrText>-</w:instrText>
      </w:r>
      <w:r w:rsidR="001C5265" w:rsidRPr="005A40AE">
        <w:rPr>
          <w:lang w:val="en-US"/>
          <w:rPrChange w:id="690" w:author="ΜΗΤΣΕΑΣ ΗΛΙΑΣ" w:date="2025-12-05T11:28:00Z" w16du:dateUtc="2025-12-05T09:28:00Z">
            <w:rPr>
              <w:rStyle w:val="-"/>
              <w:lang w:eastAsia="en-US"/>
            </w:rPr>
          </w:rPrChange>
        </w:rPr>
        <w:instrText>platforms</w:instrText>
      </w:r>
      <w:r w:rsidR="001C5265" w:rsidRPr="003D2A94">
        <w:rPr>
          <w:rPrChange w:id="691" w:author="ΜΗΤΣΕΑΣ ΗΛΙΑΣ" w:date="2025-12-15T09:58:00Z" w16du:dateUtc="2025-12-15T07:58:00Z">
            <w:rPr>
              <w:rStyle w:val="-"/>
              <w:lang w:eastAsia="en-US"/>
            </w:rPr>
          </w:rPrChange>
        </w:rPr>
        <w:instrText>/</w:instrText>
      </w:r>
      <w:ins w:id="692" w:author="ΜΗΤΣΕΑΣ ΗΛΙΑΣ" w:date="2025-12-05T11:20:00Z" w16du:dateUtc="2025-12-05T09:20:00Z">
        <w:r w:rsidR="001C5265" w:rsidRPr="003D2A94">
          <w:rPr>
            <w:lang w:eastAsia="en-US"/>
          </w:rPr>
          <w:instrText>"</w:instrText>
        </w:r>
        <w:r w:rsidR="001C5265" w:rsidRPr="005A40AE">
          <w:rPr>
            <w:lang w:eastAsia="en-US"/>
          </w:rPr>
        </w:r>
        <w:r w:rsidR="001C5265" w:rsidRPr="005A40AE">
          <w:rPr>
            <w:lang w:eastAsia="en-US"/>
          </w:rPr>
          <w:fldChar w:fldCharType="separate"/>
        </w:r>
      </w:ins>
      <w:r w:rsidR="001C5265" w:rsidRPr="005A40AE">
        <w:rPr>
          <w:rStyle w:val="-"/>
          <w:lang w:val="en-US" w:eastAsia="en-US"/>
          <w:rPrChange w:id="693" w:author="ΜΗΤΣΕΑΣ ΗΛΙΑΣ" w:date="2025-12-05T11:28:00Z" w16du:dateUtc="2025-12-05T09:28:00Z">
            <w:rPr>
              <w:rStyle w:val="-"/>
              <w:lang w:eastAsia="en-US"/>
            </w:rPr>
          </w:rPrChange>
        </w:rPr>
        <w:t>https</w:t>
      </w:r>
      <w:r w:rsidR="001C5265" w:rsidRPr="003D2A94">
        <w:rPr>
          <w:rStyle w:val="-"/>
          <w:lang w:eastAsia="en-US"/>
        </w:rPr>
        <w:t>://</w:t>
      </w:r>
      <w:r w:rsidR="001C5265" w:rsidRPr="005A40AE">
        <w:rPr>
          <w:rStyle w:val="-"/>
          <w:lang w:val="en-US" w:eastAsia="en-US"/>
          <w:rPrChange w:id="694" w:author="ΜΗΤΣΕΑΣ ΗΛΙΑΣ" w:date="2025-12-05T11:28:00Z" w16du:dateUtc="2025-12-05T09:28:00Z">
            <w:rPr>
              <w:rStyle w:val="-"/>
              <w:lang w:eastAsia="en-US"/>
            </w:rPr>
          </w:rPrChange>
        </w:rPr>
        <w:t>influencermarketinghub</w:t>
      </w:r>
      <w:r w:rsidR="001C5265" w:rsidRPr="003D2A94">
        <w:rPr>
          <w:rStyle w:val="-"/>
          <w:lang w:eastAsia="en-US"/>
        </w:rPr>
        <w:t>.</w:t>
      </w:r>
      <w:r w:rsidR="001C5265" w:rsidRPr="005A40AE">
        <w:rPr>
          <w:rStyle w:val="-"/>
          <w:lang w:val="en-US" w:eastAsia="en-US"/>
          <w:rPrChange w:id="695" w:author="ΜΗΤΣΕΑΣ ΗΛΙΑΣ" w:date="2025-12-05T11:28:00Z" w16du:dateUtc="2025-12-05T09:28:00Z">
            <w:rPr>
              <w:rStyle w:val="-"/>
              <w:lang w:eastAsia="en-US"/>
            </w:rPr>
          </w:rPrChange>
        </w:rPr>
        <w:t>com</w:t>
      </w:r>
      <w:r w:rsidR="001C5265" w:rsidRPr="003D2A94">
        <w:rPr>
          <w:rStyle w:val="-"/>
          <w:lang w:eastAsia="en-US"/>
        </w:rPr>
        <w:t>/</w:t>
      </w:r>
      <w:r w:rsidR="001C5265" w:rsidRPr="005A40AE">
        <w:rPr>
          <w:rStyle w:val="-"/>
          <w:lang w:val="en-US" w:eastAsia="en-US"/>
          <w:rPrChange w:id="696" w:author="ΜΗΤΣΕΑΣ ΗΛΙΑΣ" w:date="2025-12-05T11:28:00Z" w16du:dateUtc="2025-12-05T09:28:00Z">
            <w:rPr>
              <w:rStyle w:val="-"/>
              <w:lang w:eastAsia="en-US"/>
            </w:rPr>
          </w:rPrChange>
        </w:rPr>
        <w:t>top</w:t>
      </w:r>
      <w:r w:rsidR="001C5265" w:rsidRPr="003D2A94">
        <w:rPr>
          <w:rStyle w:val="-"/>
          <w:lang w:eastAsia="en-US"/>
        </w:rPr>
        <w:t>-</w:t>
      </w:r>
      <w:r w:rsidR="001C5265" w:rsidRPr="005A40AE">
        <w:rPr>
          <w:rStyle w:val="-"/>
          <w:lang w:val="en-US" w:eastAsia="en-US"/>
          <w:rPrChange w:id="697" w:author="ΜΗΤΣΕΑΣ ΗΛΙΑΣ" w:date="2025-12-05T11:28:00Z" w16du:dateUtc="2025-12-05T09:28:00Z">
            <w:rPr>
              <w:rStyle w:val="-"/>
              <w:lang w:eastAsia="en-US"/>
            </w:rPr>
          </w:rPrChange>
        </w:rPr>
        <w:t>influencer</w:t>
      </w:r>
      <w:r w:rsidR="001C5265" w:rsidRPr="003D2A94">
        <w:rPr>
          <w:rStyle w:val="-"/>
          <w:lang w:eastAsia="en-US"/>
        </w:rPr>
        <w:t>-</w:t>
      </w:r>
      <w:r w:rsidR="001C5265" w:rsidRPr="005A40AE">
        <w:rPr>
          <w:rStyle w:val="-"/>
          <w:lang w:val="en-US" w:eastAsia="en-US"/>
          <w:rPrChange w:id="698" w:author="ΜΗΤΣΕΑΣ ΗΛΙΑΣ" w:date="2025-12-05T11:28:00Z" w16du:dateUtc="2025-12-05T09:28:00Z">
            <w:rPr>
              <w:rStyle w:val="-"/>
              <w:lang w:eastAsia="en-US"/>
            </w:rPr>
          </w:rPrChange>
        </w:rPr>
        <w:t>marketing</w:t>
      </w:r>
      <w:r w:rsidR="001C5265" w:rsidRPr="003D2A94">
        <w:rPr>
          <w:rStyle w:val="-"/>
          <w:lang w:eastAsia="en-US"/>
        </w:rPr>
        <w:t>-</w:t>
      </w:r>
      <w:r w:rsidR="001C5265" w:rsidRPr="005A40AE">
        <w:rPr>
          <w:rStyle w:val="-"/>
          <w:lang w:val="en-US" w:eastAsia="en-US"/>
          <w:rPrChange w:id="699" w:author="ΜΗΤΣΕΑΣ ΗΛΙΑΣ" w:date="2025-12-05T11:28:00Z" w16du:dateUtc="2025-12-05T09:28:00Z">
            <w:rPr>
              <w:rStyle w:val="-"/>
              <w:lang w:eastAsia="en-US"/>
            </w:rPr>
          </w:rPrChange>
        </w:rPr>
        <w:t>platforms</w:t>
      </w:r>
      <w:r w:rsidR="001C5265" w:rsidRPr="003D2A94">
        <w:rPr>
          <w:rStyle w:val="-"/>
          <w:lang w:eastAsia="en-US"/>
        </w:rPr>
        <w:t>/</w:t>
      </w:r>
      <w:ins w:id="700" w:author="ΜΗΤΣΕΑΣ ΗΛΙΑΣ" w:date="2025-12-05T11:20:00Z" w16du:dateUtc="2025-12-05T09:20:00Z">
        <w:r w:rsidR="001C5265" w:rsidRPr="005A40AE">
          <w:rPr>
            <w:lang w:eastAsia="en-US"/>
          </w:rPr>
          <w:fldChar w:fldCharType="end"/>
        </w:r>
      </w:ins>
      <w:r w:rsidRPr="003D2A94">
        <w:rPr>
          <w:lang w:eastAsia="en-US"/>
        </w:rPr>
        <w:t xml:space="preserve"> </w:t>
      </w:r>
    </w:p>
    <w:p w14:paraId="6F2539B1" w14:textId="7A8D6345" w:rsidR="001C5265" w:rsidRPr="003B2642" w:rsidRDefault="00E911B8">
      <w:pPr>
        <w:spacing w:line="360" w:lineRule="auto"/>
        <w:rPr>
          <w:ins w:id="701" w:author="ΜΗΤΣΕΑΣ ΗΛΙΑΣ" w:date="2025-12-05T11:20:00Z" w16du:dateUtc="2025-12-05T09:20:00Z"/>
          <w:b/>
          <w:bCs/>
          <w:lang w:eastAsia="en-US"/>
        </w:rPr>
        <w:pPrChange w:id="702" w:author="ΜΗΤΣΕΑΣ ΗΛΙΑΣ" w:date="2025-12-05T11:25:00Z" w16du:dateUtc="2025-12-05T09:25:00Z">
          <w:pPr>
            <w:spacing w:after="120" w:line="360" w:lineRule="auto"/>
            <w:jc w:val="both"/>
          </w:pPr>
        </w:pPrChange>
      </w:pPr>
      <w:r w:rsidRPr="003B2642">
        <w:rPr>
          <w:b/>
          <w:bCs/>
          <w:lang w:eastAsia="en-US"/>
        </w:rPr>
        <w:t>Διεπαφές</w:t>
      </w:r>
      <w:r w:rsidR="006E0C5A" w:rsidRPr="003B2642">
        <w:rPr>
          <w:b/>
          <w:bCs/>
          <w:lang w:eastAsia="en-US"/>
        </w:rPr>
        <w:t xml:space="preserve"> πλατφορμών (</w:t>
      </w:r>
      <w:ins w:id="703" w:author="ΜΗΤΣΕΑΣ ΗΛΙΑΣ" w:date="2025-12-16T10:53:00Z" w16du:dateUtc="2025-12-16T08:53:00Z">
        <w:r w:rsidR="00DE5111" w:rsidRPr="003B2642">
          <w:rPr>
            <w:b/>
            <w:bCs/>
            <w:lang w:val="en-US" w:eastAsia="en-US"/>
          </w:rPr>
          <w:t>p</w:t>
        </w:r>
      </w:ins>
      <w:del w:id="704" w:author="ΜΗΤΣΕΑΣ ΗΛΙΑΣ" w:date="2025-12-16T10:53:00Z" w16du:dateUtc="2025-12-16T08:53:00Z">
        <w:r w:rsidR="006E0C5A" w:rsidRPr="003B2642" w:rsidDel="00DE5111">
          <w:rPr>
            <w:b/>
            <w:bCs/>
            <w:lang w:val="en-US" w:eastAsia="en-US"/>
          </w:rPr>
          <w:delText>P</w:delText>
        </w:r>
      </w:del>
      <w:r w:rsidR="006E0C5A" w:rsidRPr="003B2642">
        <w:rPr>
          <w:b/>
          <w:bCs/>
          <w:lang w:val="en-US" w:eastAsia="en-US"/>
        </w:rPr>
        <w:t>latform</w:t>
      </w:r>
      <w:r w:rsidR="006E0C5A" w:rsidRPr="003B2642">
        <w:rPr>
          <w:b/>
          <w:bCs/>
          <w:lang w:eastAsia="en-US"/>
        </w:rPr>
        <w:t xml:space="preserve"> </w:t>
      </w:r>
      <w:r w:rsidR="006E0C5A" w:rsidRPr="003B2642">
        <w:rPr>
          <w:b/>
          <w:bCs/>
          <w:lang w:val="en-US" w:eastAsia="en-US"/>
        </w:rPr>
        <w:t>APIs</w:t>
      </w:r>
      <w:r w:rsidR="006E0C5A" w:rsidRPr="003B2642">
        <w:rPr>
          <w:b/>
          <w:bCs/>
          <w:lang w:eastAsia="en-US"/>
        </w:rPr>
        <w:t>)</w:t>
      </w:r>
    </w:p>
    <w:p w14:paraId="4AFE2A00" w14:textId="77777777" w:rsidR="005A40AE" w:rsidRPr="003D2A94" w:rsidRDefault="006E0C5A" w:rsidP="005A40AE">
      <w:pPr>
        <w:spacing w:line="360" w:lineRule="auto"/>
        <w:rPr>
          <w:ins w:id="705" w:author="ΜΗΤΣΕΑΣ ΗΛΙΑΣ" w:date="2025-12-05T11:28:00Z" w16du:dateUtc="2025-12-05T09:28:00Z"/>
          <w:lang w:eastAsia="en-US"/>
          <w:rPrChange w:id="706" w:author="ΜΗΤΣΕΑΣ ΗΛΙΑΣ" w:date="2025-12-15T10:01:00Z" w16du:dateUtc="2025-12-15T08:01:00Z">
            <w:rPr>
              <w:ins w:id="707" w:author="ΜΗΤΣΕΑΣ ΗΛΙΑΣ" w:date="2025-12-05T11:28:00Z" w16du:dateUtc="2025-12-05T09:28:00Z"/>
              <w:lang w:val="en-US" w:eastAsia="en-US"/>
            </w:rPr>
          </w:rPrChange>
        </w:rPr>
      </w:pPr>
      <w:del w:id="708" w:author="ΜΗΤΣΕΑΣ ΗΛΙΑΣ" w:date="2025-12-05T11:20:00Z" w16du:dateUtc="2025-12-05T09:20:00Z">
        <w:r w:rsidRPr="005A40AE" w:rsidDel="001C5265">
          <w:rPr>
            <w:lang w:eastAsia="en-US"/>
          </w:rPr>
          <w:delText xml:space="preserve">: </w:delText>
        </w:r>
      </w:del>
      <w:r w:rsidRPr="005A40AE">
        <w:rPr>
          <w:lang w:eastAsia="en-US"/>
        </w:rPr>
        <w:t>Διεπαφές για άντληση δεδομένων (</w:t>
      </w:r>
      <w:r w:rsidRPr="005A40AE">
        <w:rPr>
          <w:lang w:val="en-US" w:eastAsia="en-US"/>
        </w:rPr>
        <w:t>posts</w:t>
      </w:r>
      <w:r w:rsidRPr="005A40AE">
        <w:rPr>
          <w:lang w:eastAsia="en-US"/>
        </w:rPr>
        <w:t xml:space="preserve">, </w:t>
      </w:r>
      <w:r w:rsidRPr="005A40AE">
        <w:rPr>
          <w:lang w:val="en-US" w:eastAsia="en-US"/>
        </w:rPr>
        <w:t>metrics</w:t>
      </w:r>
      <w:r w:rsidRPr="005A40AE">
        <w:rPr>
          <w:lang w:eastAsia="en-US"/>
        </w:rPr>
        <w:t xml:space="preserve">) με σεβασμό στους όρους χρήσης και το </w:t>
      </w:r>
      <w:r w:rsidRPr="005A40AE">
        <w:rPr>
          <w:lang w:val="en-US" w:eastAsia="en-US"/>
        </w:rPr>
        <w:t>GDPR</w:t>
      </w:r>
      <w:r w:rsidRPr="005A40AE">
        <w:rPr>
          <w:lang w:eastAsia="en-US"/>
        </w:rPr>
        <w:t>.</w:t>
      </w:r>
      <w:ins w:id="709" w:author="ΜΗΤΣΕΑΣ ΗΛΙΑΣ" w:date="2025-12-05T11:21:00Z" w16du:dateUtc="2025-12-05T09:21:00Z">
        <w:r w:rsidR="001C5265" w:rsidRPr="005A40AE">
          <w:rPr>
            <w:lang w:eastAsia="en-US"/>
          </w:rPr>
          <w:t xml:space="preserve"> </w:t>
        </w:r>
      </w:ins>
    </w:p>
    <w:p w14:paraId="14ED1A7E" w14:textId="0AD7F008" w:rsidR="005A40AE" w:rsidRPr="005A11B7" w:rsidRDefault="005F4D62">
      <w:pPr>
        <w:spacing w:line="360" w:lineRule="auto"/>
        <w:rPr>
          <w:lang w:eastAsia="en-US"/>
        </w:rPr>
        <w:pPrChange w:id="710" w:author="ΜΗΤΣΕΑΣ ΗΛΙΑΣ" w:date="2025-12-05T11:25:00Z" w16du:dateUtc="2025-12-05T09:25:00Z">
          <w:pPr>
            <w:spacing w:after="120" w:line="360" w:lineRule="auto"/>
            <w:jc w:val="both"/>
          </w:pPr>
        </w:pPrChange>
      </w:pPr>
      <w:del w:id="711" w:author="ΜΗΤΣΕΑΣ ΗΛΙΑΣ" w:date="2025-12-05T11:21:00Z" w16du:dateUtc="2025-12-05T09:21:00Z">
        <w:r w:rsidRPr="005A11B7" w:rsidDel="001C5265">
          <w:rPr>
            <w:lang w:eastAsia="en-US"/>
          </w:rPr>
          <w:delText xml:space="preserve"> </w:delText>
        </w:r>
      </w:del>
      <w:ins w:id="712" w:author="ΜΗΤΣΕΑΣ ΗΛΙΑΣ" w:date="2025-12-05T11:21:00Z" w16du:dateUtc="2025-12-05T09:21:00Z">
        <w:r w:rsidR="001C5265" w:rsidRPr="005A40AE">
          <w:rPr>
            <w:lang w:eastAsia="en-US"/>
          </w:rPr>
          <w:fldChar w:fldCharType="begin"/>
        </w:r>
        <w:r w:rsidR="001C5265" w:rsidRPr="005A40AE">
          <w:rPr>
            <w:lang w:val="en-US" w:eastAsia="en-US"/>
            <w:rPrChange w:id="713" w:author="ΜΗΤΣΕΑΣ ΗΛΙΑΣ" w:date="2025-12-05T11:28:00Z" w16du:dateUtc="2025-12-05T09:28:00Z">
              <w:rPr>
                <w:lang w:eastAsia="en-US"/>
              </w:rPr>
            </w:rPrChange>
          </w:rPr>
          <w:instrText>HYPERLINK</w:instrText>
        </w:r>
        <w:r w:rsidR="001C5265" w:rsidRPr="005A11B7">
          <w:rPr>
            <w:lang w:eastAsia="en-US"/>
          </w:rPr>
          <w:instrText xml:space="preserve"> "</w:instrText>
        </w:r>
      </w:ins>
      <w:r w:rsidR="001C5265" w:rsidRPr="005A40AE">
        <w:rPr>
          <w:lang w:val="en-US"/>
          <w:rPrChange w:id="714" w:author="ΜΗΤΣΕΑΣ ΗΛΙΑΣ" w:date="2025-12-05T11:28:00Z" w16du:dateUtc="2025-12-05T09:28:00Z">
            <w:rPr>
              <w:rStyle w:val="-"/>
              <w:lang w:eastAsia="en-US"/>
            </w:rPr>
          </w:rPrChange>
        </w:rPr>
        <w:instrText>https</w:instrText>
      </w:r>
      <w:r w:rsidR="001C5265" w:rsidRPr="005A11B7">
        <w:rPr>
          <w:rPrChange w:id="715" w:author="ΜΗΤΣΕΑΣ ΗΛΙΑΣ" w:date="2025-12-15T11:17:00Z" w16du:dateUtc="2025-12-15T09:17:00Z">
            <w:rPr>
              <w:rStyle w:val="-"/>
              <w:lang w:eastAsia="en-US"/>
            </w:rPr>
          </w:rPrChange>
        </w:rPr>
        <w:instrText>://</w:instrText>
      </w:r>
      <w:r w:rsidR="001C5265" w:rsidRPr="005A40AE">
        <w:rPr>
          <w:lang w:val="en-US"/>
          <w:rPrChange w:id="716" w:author="ΜΗΤΣΕΑΣ ΗΛΙΑΣ" w:date="2025-12-05T11:28:00Z" w16du:dateUtc="2025-12-05T09:28:00Z">
            <w:rPr>
              <w:rStyle w:val="-"/>
              <w:lang w:eastAsia="en-US"/>
            </w:rPr>
          </w:rPrChange>
        </w:rPr>
        <w:instrText>developers</w:instrText>
      </w:r>
      <w:r w:rsidR="001C5265" w:rsidRPr="005A11B7">
        <w:rPr>
          <w:rPrChange w:id="717" w:author="ΜΗΤΣΕΑΣ ΗΛΙΑΣ" w:date="2025-12-15T11:17:00Z" w16du:dateUtc="2025-12-15T09:17:00Z">
            <w:rPr>
              <w:rStyle w:val="-"/>
              <w:lang w:eastAsia="en-US"/>
            </w:rPr>
          </w:rPrChange>
        </w:rPr>
        <w:instrText>.</w:instrText>
      </w:r>
      <w:r w:rsidR="001C5265" w:rsidRPr="005A40AE">
        <w:rPr>
          <w:lang w:val="en-US"/>
          <w:rPrChange w:id="718" w:author="ΜΗΤΣΕΑΣ ΗΛΙΑΣ" w:date="2025-12-05T11:28:00Z" w16du:dateUtc="2025-12-05T09:28:00Z">
            <w:rPr>
              <w:rStyle w:val="-"/>
              <w:lang w:eastAsia="en-US"/>
            </w:rPr>
          </w:rPrChange>
        </w:rPr>
        <w:instrText>facebook</w:instrText>
      </w:r>
      <w:r w:rsidR="001C5265" w:rsidRPr="005A11B7">
        <w:rPr>
          <w:rPrChange w:id="719" w:author="ΜΗΤΣΕΑΣ ΗΛΙΑΣ" w:date="2025-12-15T11:17:00Z" w16du:dateUtc="2025-12-15T09:17:00Z">
            <w:rPr>
              <w:rStyle w:val="-"/>
              <w:lang w:eastAsia="en-US"/>
            </w:rPr>
          </w:rPrChange>
        </w:rPr>
        <w:instrText>.</w:instrText>
      </w:r>
      <w:r w:rsidR="001C5265" w:rsidRPr="005A40AE">
        <w:rPr>
          <w:lang w:val="en-US"/>
          <w:rPrChange w:id="720" w:author="ΜΗΤΣΕΑΣ ΗΛΙΑΣ" w:date="2025-12-05T11:28:00Z" w16du:dateUtc="2025-12-05T09:28:00Z">
            <w:rPr>
              <w:rStyle w:val="-"/>
              <w:lang w:eastAsia="en-US"/>
            </w:rPr>
          </w:rPrChange>
        </w:rPr>
        <w:instrText>com</w:instrText>
      </w:r>
      <w:r w:rsidR="001C5265" w:rsidRPr="005A11B7">
        <w:rPr>
          <w:rPrChange w:id="721" w:author="ΜΗΤΣΕΑΣ ΗΛΙΑΣ" w:date="2025-12-15T11:17:00Z" w16du:dateUtc="2025-12-15T09:17:00Z">
            <w:rPr>
              <w:rStyle w:val="-"/>
              <w:lang w:eastAsia="en-US"/>
            </w:rPr>
          </w:rPrChange>
        </w:rPr>
        <w:instrText>/</w:instrText>
      </w:r>
      <w:r w:rsidR="001C5265" w:rsidRPr="005A40AE">
        <w:rPr>
          <w:lang w:val="en-US"/>
          <w:rPrChange w:id="722" w:author="ΜΗΤΣΕΑΣ ΗΛΙΑΣ" w:date="2025-12-05T11:28:00Z" w16du:dateUtc="2025-12-05T09:28:00Z">
            <w:rPr>
              <w:rStyle w:val="-"/>
              <w:lang w:eastAsia="en-US"/>
            </w:rPr>
          </w:rPrChange>
        </w:rPr>
        <w:instrText>docs</w:instrText>
      </w:r>
      <w:r w:rsidR="001C5265" w:rsidRPr="005A11B7">
        <w:rPr>
          <w:rPrChange w:id="723" w:author="ΜΗΤΣΕΑΣ ΗΛΙΑΣ" w:date="2025-12-15T11:17:00Z" w16du:dateUtc="2025-12-15T09:17:00Z">
            <w:rPr>
              <w:rStyle w:val="-"/>
              <w:lang w:eastAsia="en-US"/>
            </w:rPr>
          </w:rPrChange>
        </w:rPr>
        <w:instrText>/</w:instrText>
      </w:r>
      <w:r w:rsidR="001C5265" w:rsidRPr="005A40AE">
        <w:rPr>
          <w:lang w:val="en-US"/>
          <w:rPrChange w:id="724" w:author="ΜΗΤΣΕΑΣ ΗΛΙΑΣ" w:date="2025-12-05T11:28:00Z" w16du:dateUtc="2025-12-05T09:28:00Z">
            <w:rPr>
              <w:rStyle w:val="-"/>
              <w:lang w:eastAsia="en-US"/>
            </w:rPr>
          </w:rPrChange>
        </w:rPr>
        <w:instrText>instagram</w:instrText>
      </w:r>
      <w:r w:rsidR="001C5265" w:rsidRPr="005A11B7">
        <w:rPr>
          <w:rPrChange w:id="725" w:author="ΜΗΤΣΕΑΣ ΗΛΙΑΣ" w:date="2025-12-15T11:17:00Z" w16du:dateUtc="2025-12-15T09:17:00Z">
            <w:rPr>
              <w:rStyle w:val="-"/>
              <w:lang w:eastAsia="en-US"/>
            </w:rPr>
          </w:rPrChange>
        </w:rPr>
        <w:instrText>-</w:instrText>
      </w:r>
      <w:r w:rsidR="001C5265" w:rsidRPr="005A40AE">
        <w:rPr>
          <w:lang w:val="en-US"/>
          <w:rPrChange w:id="726" w:author="ΜΗΤΣΕΑΣ ΗΛΙΑΣ" w:date="2025-12-05T11:28:00Z" w16du:dateUtc="2025-12-05T09:28:00Z">
            <w:rPr>
              <w:rStyle w:val="-"/>
              <w:lang w:eastAsia="en-US"/>
            </w:rPr>
          </w:rPrChange>
        </w:rPr>
        <w:instrText>platform</w:instrText>
      </w:r>
      <w:r w:rsidR="001C5265" w:rsidRPr="005A11B7">
        <w:rPr>
          <w:rPrChange w:id="727" w:author="ΜΗΤΣΕΑΣ ΗΛΙΑΣ" w:date="2025-12-15T11:17:00Z" w16du:dateUtc="2025-12-15T09:17:00Z">
            <w:rPr>
              <w:rStyle w:val="-"/>
              <w:lang w:eastAsia="en-US"/>
            </w:rPr>
          </w:rPrChange>
        </w:rPr>
        <w:instrText>/</w:instrText>
      </w:r>
      <w:r w:rsidR="001C5265" w:rsidRPr="005A40AE">
        <w:rPr>
          <w:lang w:val="en-US"/>
          <w:rPrChange w:id="728" w:author="ΜΗΤΣΕΑΣ ΗΛΙΑΣ" w:date="2025-12-05T11:28:00Z" w16du:dateUtc="2025-12-05T09:28:00Z">
            <w:rPr>
              <w:rStyle w:val="-"/>
              <w:lang w:eastAsia="en-US"/>
            </w:rPr>
          </w:rPrChange>
        </w:rPr>
        <w:instrText>instagram</w:instrText>
      </w:r>
      <w:r w:rsidR="001C5265" w:rsidRPr="005A11B7">
        <w:rPr>
          <w:rPrChange w:id="729" w:author="ΜΗΤΣΕΑΣ ΗΛΙΑΣ" w:date="2025-12-15T11:17:00Z" w16du:dateUtc="2025-12-15T09:17:00Z">
            <w:rPr>
              <w:rStyle w:val="-"/>
              <w:lang w:eastAsia="en-US"/>
            </w:rPr>
          </w:rPrChange>
        </w:rPr>
        <w:instrText>-</w:instrText>
      </w:r>
      <w:r w:rsidR="001C5265" w:rsidRPr="005A40AE">
        <w:rPr>
          <w:lang w:val="en-US"/>
          <w:rPrChange w:id="730" w:author="ΜΗΤΣΕΑΣ ΗΛΙΑΣ" w:date="2025-12-05T11:28:00Z" w16du:dateUtc="2025-12-05T09:28:00Z">
            <w:rPr>
              <w:rStyle w:val="-"/>
              <w:lang w:eastAsia="en-US"/>
            </w:rPr>
          </w:rPrChange>
        </w:rPr>
        <w:instrText>api</w:instrText>
      </w:r>
      <w:r w:rsidR="001C5265" w:rsidRPr="005A11B7">
        <w:rPr>
          <w:rPrChange w:id="731" w:author="ΜΗΤΣΕΑΣ ΗΛΙΑΣ" w:date="2025-12-15T11:17:00Z" w16du:dateUtc="2025-12-15T09:17:00Z">
            <w:rPr>
              <w:rStyle w:val="-"/>
              <w:lang w:eastAsia="en-US"/>
            </w:rPr>
          </w:rPrChange>
        </w:rPr>
        <w:instrText>-</w:instrText>
      </w:r>
      <w:r w:rsidR="001C5265" w:rsidRPr="005A40AE">
        <w:rPr>
          <w:lang w:val="en-US"/>
          <w:rPrChange w:id="732" w:author="ΜΗΤΣΕΑΣ ΗΛΙΑΣ" w:date="2025-12-05T11:28:00Z" w16du:dateUtc="2025-12-05T09:28:00Z">
            <w:rPr>
              <w:rStyle w:val="-"/>
              <w:lang w:eastAsia="en-US"/>
            </w:rPr>
          </w:rPrChange>
        </w:rPr>
        <w:instrText>with</w:instrText>
      </w:r>
      <w:r w:rsidR="001C5265" w:rsidRPr="005A11B7">
        <w:rPr>
          <w:rPrChange w:id="733" w:author="ΜΗΤΣΕΑΣ ΗΛΙΑΣ" w:date="2025-12-15T11:17:00Z" w16du:dateUtc="2025-12-15T09:17:00Z">
            <w:rPr>
              <w:rStyle w:val="-"/>
              <w:lang w:eastAsia="en-US"/>
            </w:rPr>
          </w:rPrChange>
        </w:rPr>
        <w:instrText>-</w:instrText>
      </w:r>
      <w:r w:rsidR="001C5265" w:rsidRPr="005A40AE">
        <w:rPr>
          <w:lang w:val="en-US"/>
          <w:rPrChange w:id="734" w:author="ΜΗΤΣΕΑΣ ΗΛΙΑΣ" w:date="2025-12-05T11:28:00Z" w16du:dateUtc="2025-12-05T09:28:00Z">
            <w:rPr>
              <w:rStyle w:val="-"/>
              <w:lang w:eastAsia="en-US"/>
            </w:rPr>
          </w:rPrChange>
        </w:rPr>
        <w:instrText>facebook</w:instrText>
      </w:r>
      <w:r w:rsidR="001C5265" w:rsidRPr="005A11B7">
        <w:rPr>
          <w:rPrChange w:id="735" w:author="ΜΗΤΣΕΑΣ ΗΛΙΑΣ" w:date="2025-12-15T11:17:00Z" w16du:dateUtc="2025-12-15T09:17:00Z">
            <w:rPr>
              <w:rStyle w:val="-"/>
              <w:lang w:eastAsia="en-US"/>
            </w:rPr>
          </w:rPrChange>
        </w:rPr>
        <w:instrText>-</w:instrText>
      </w:r>
      <w:r w:rsidR="001C5265" w:rsidRPr="005A40AE">
        <w:rPr>
          <w:lang w:val="en-US"/>
          <w:rPrChange w:id="736" w:author="ΜΗΤΣΕΑΣ ΗΛΙΑΣ" w:date="2025-12-05T11:28:00Z" w16du:dateUtc="2025-12-05T09:28:00Z">
            <w:rPr>
              <w:rStyle w:val="-"/>
              <w:lang w:eastAsia="en-US"/>
            </w:rPr>
          </w:rPrChange>
        </w:rPr>
        <w:instrText>login</w:instrText>
      </w:r>
      <w:ins w:id="737" w:author="ΜΗΤΣΕΑΣ ΗΛΙΑΣ" w:date="2025-12-05T11:21:00Z" w16du:dateUtc="2025-12-05T09:21:00Z">
        <w:r w:rsidR="001C5265" w:rsidRPr="005A11B7">
          <w:rPr>
            <w:lang w:eastAsia="en-US"/>
          </w:rPr>
          <w:instrText>"</w:instrText>
        </w:r>
        <w:r w:rsidR="001C5265" w:rsidRPr="005A40AE">
          <w:rPr>
            <w:lang w:eastAsia="en-US"/>
          </w:rPr>
        </w:r>
        <w:r w:rsidR="001C5265" w:rsidRPr="005A40AE">
          <w:rPr>
            <w:lang w:eastAsia="en-US"/>
          </w:rPr>
          <w:fldChar w:fldCharType="separate"/>
        </w:r>
      </w:ins>
      <w:r w:rsidR="001C5265" w:rsidRPr="005A40AE">
        <w:rPr>
          <w:rStyle w:val="-"/>
          <w:lang w:val="en-US" w:eastAsia="en-US"/>
          <w:rPrChange w:id="738" w:author="ΜΗΤΣΕΑΣ ΗΛΙΑΣ" w:date="2025-12-05T11:28:00Z" w16du:dateUtc="2025-12-05T09:28:00Z">
            <w:rPr>
              <w:rStyle w:val="-"/>
              <w:lang w:eastAsia="en-US"/>
            </w:rPr>
          </w:rPrChange>
        </w:rPr>
        <w:t>https</w:t>
      </w:r>
      <w:r w:rsidR="001C5265" w:rsidRPr="005A11B7">
        <w:rPr>
          <w:rStyle w:val="-"/>
          <w:lang w:eastAsia="en-US"/>
        </w:rPr>
        <w:t>://</w:t>
      </w:r>
      <w:r w:rsidR="001C5265" w:rsidRPr="005A40AE">
        <w:rPr>
          <w:rStyle w:val="-"/>
          <w:lang w:val="en-US" w:eastAsia="en-US"/>
          <w:rPrChange w:id="739" w:author="ΜΗΤΣΕΑΣ ΗΛΙΑΣ" w:date="2025-12-05T11:28:00Z" w16du:dateUtc="2025-12-05T09:28:00Z">
            <w:rPr>
              <w:rStyle w:val="-"/>
              <w:lang w:eastAsia="en-US"/>
            </w:rPr>
          </w:rPrChange>
        </w:rPr>
        <w:t>developers</w:t>
      </w:r>
      <w:r w:rsidR="001C5265" w:rsidRPr="005A11B7">
        <w:rPr>
          <w:rStyle w:val="-"/>
          <w:lang w:eastAsia="en-US"/>
        </w:rPr>
        <w:t>.</w:t>
      </w:r>
      <w:r w:rsidR="001C5265" w:rsidRPr="005A40AE">
        <w:rPr>
          <w:rStyle w:val="-"/>
          <w:lang w:val="en-US" w:eastAsia="en-US"/>
          <w:rPrChange w:id="740" w:author="ΜΗΤΣΕΑΣ ΗΛΙΑΣ" w:date="2025-12-05T11:28:00Z" w16du:dateUtc="2025-12-05T09:28:00Z">
            <w:rPr>
              <w:rStyle w:val="-"/>
              <w:lang w:eastAsia="en-US"/>
            </w:rPr>
          </w:rPrChange>
        </w:rPr>
        <w:t>facebook</w:t>
      </w:r>
      <w:r w:rsidR="001C5265" w:rsidRPr="005A11B7">
        <w:rPr>
          <w:rStyle w:val="-"/>
          <w:lang w:eastAsia="en-US"/>
        </w:rPr>
        <w:t>.</w:t>
      </w:r>
      <w:r w:rsidR="001C5265" w:rsidRPr="005A40AE">
        <w:rPr>
          <w:rStyle w:val="-"/>
          <w:lang w:val="en-US" w:eastAsia="en-US"/>
          <w:rPrChange w:id="741" w:author="ΜΗΤΣΕΑΣ ΗΛΙΑΣ" w:date="2025-12-05T11:28:00Z" w16du:dateUtc="2025-12-05T09:28:00Z">
            <w:rPr>
              <w:rStyle w:val="-"/>
              <w:lang w:eastAsia="en-US"/>
            </w:rPr>
          </w:rPrChange>
        </w:rPr>
        <w:t>com</w:t>
      </w:r>
      <w:r w:rsidR="001C5265" w:rsidRPr="005A11B7">
        <w:rPr>
          <w:rStyle w:val="-"/>
          <w:lang w:eastAsia="en-US"/>
        </w:rPr>
        <w:t>/</w:t>
      </w:r>
      <w:r w:rsidR="001C5265" w:rsidRPr="005A40AE">
        <w:rPr>
          <w:rStyle w:val="-"/>
          <w:lang w:val="en-US" w:eastAsia="en-US"/>
          <w:rPrChange w:id="742" w:author="ΜΗΤΣΕΑΣ ΗΛΙΑΣ" w:date="2025-12-05T11:28:00Z" w16du:dateUtc="2025-12-05T09:28:00Z">
            <w:rPr>
              <w:rStyle w:val="-"/>
              <w:lang w:eastAsia="en-US"/>
            </w:rPr>
          </w:rPrChange>
        </w:rPr>
        <w:t>docs</w:t>
      </w:r>
      <w:r w:rsidR="001C5265" w:rsidRPr="005A11B7">
        <w:rPr>
          <w:rStyle w:val="-"/>
          <w:lang w:eastAsia="en-US"/>
        </w:rPr>
        <w:t>/</w:t>
      </w:r>
      <w:r w:rsidR="001C5265" w:rsidRPr="005A40AE">
        <w:rPr>
          <w:rStyle w:val="-"/>
          <w:lang w:val="en-US" w:eastAsia="en-US"/>
          <w:rPrChange w:id="743" w:author="ΜΗΤΣΕΑΣ ΗΛΙΑΣ" w:date="2025-12-05T11:28:00Z" w16du:dateUtc="2025-12-05T09:28:00Z">
            <w:rPr>
              <w:rStyle w:val="-"/>
              <w:lang w:eastAsia="en-US"/>
            </w:rPr>
          </w:rPrChange>
        </w:rPr>
        <w:t>instagram</w:t>
      </w:r>
      <w:r w:rsidR="001C5265" w:rsidRPr="005A11B7">
        <w:rPr>
          <w:rStyle w:val="-"/>
          <w:lang w:eastAsia="en-US"/>
        </w:rPr>
        <w:t>-</w:t>
      </w:r>
      <w:r w:rsidR="001C5265" w:rsidRPr="005A40AE">
        <w:rPr>
          <w:rStyle w:val="-"/>
          <w:lang w:val="en-US" w:eastAsia="en-US"/>
          <w:rPrChange w:id="744" w:author="ΜΗΤΣΕΑΣ ΗΛΙΑΣ" w:date="2025-12-05T11:28:00Z" w16du:dateUtc="2025-12-05T09:28:00Z">
            <w:rPr>
              <w:rStyle w:val="-"/>
              <w:lang w:eastAsia="en-US"/>
            </w:rPr>
          </w:rPrChange>
        </w:rPr>
        <w:t>platform</w:t>
      </w:r>
      <w:r w:rsidR="001C5265" w:rsidRPr="005A11B7">
        <w:rPr>
          <w:rStyle w:val="-"/>
          <w:lang w:eastAsia="en-US"/>
        </w:rPr>
        <w:t>/</w:t>
      </w:r>
      <w:r w:rsidR="001C5265" w:rsidRPr="005A40AE">
        <w:rPr>
          <w:rStyle w:val="-"/>
          <w:lang w:val="en-US" w:eastAsia="en-US"/>
          <w:rPrChange w:id="745" w:author="ΜΗΤΣΕΑΣ ΗΛΙΑΣ" w:date="2025-12-05T11:28:00Z" w16du:dateUtc="2025-12-05T09:28:00Z">
            <w:rPr>
              <w:rStyle w:val="-"/>
              <w:lang w:eastAsia="en-US"/>
            </w:rPr>
          </w:rPrChange>
        </w:rPr>
        <w:t>instagram</w:t>
      </w:r>
      <w:r w:rsidR="001C5265" w:rsidRPr="005A11B7">
        <w:rPr>
          <w:rStyle w:val="-"/>
          <w:lang w:eastAsia="en-US"/>
        </w:rPr>
        <w:t>-</w:t>
      </w:r>
      <w:r w:rsidR="001C5265" w:rsidRPr="005A40AE">
        <w:rPr>
          <w:rStyle w:val="-"/>
          <w:lang w:val="en-US" w:eastAsia="en-US"/>
          <w:rPrChange w:id="746" w:author="ΜΗΤΣΕΑΣ ΗΛΙΑΣ" w:date="2025-12-05T11:28:00Z" w16du:dateUtc="2025-12-05T09:28:00Z">
            <w:rPr>
              <w:rStyle w:val="-"/>
              <w:lang w:eastAsia="en-US"/>
            </w:rPr>
          </w:rPrChange>
        </w:rPr>
        <w:t>api</w:t>
      </w:r>
      <w:r w:rsidR="001C5265" w:rsidRPr="005A11B7">
        <w:rPr>
          <w:rStyle w:val="-"/>
          <w:lang w:eastAsia="en-US"/>
        </w:rPr>
        <w:t>-</w:t>
      </w:r>
      <w:r w:rsidR="001C5265" w:rsidRPr="005A40AE">
        <w:rPr>
          <w:rStyle w:val="-"/>
          <w:lang w:val="en-US" w:eastAsia="en-US"/>
          <w:rPrChange w:id="747" w:author="ΜΗΤΣΕΑΣ ΗΛΙΑΣ" w:date="2025-12-05T11:28:00Z" w16du:dateUtc="2025-12-05T09:28:00Z">
            <w:rPr>
              <w:rStyle w:val="-"/>
              <w:lang w:eastAsia="en-US"/>
            </w:rPr>
          </w:rPrChange>
        </w:rPr>
        <w:t>with</w:t>
      </w:r>
      <w:r w:rsidR="001C5265" w:rsidRPr="005A11B7">
        <w:rPr>
          <w:rStyle w:val="-"/>
          <w:lang w:eastAsia="en-US"/>
        </w:rPr>
        <w:t>-</w:t>
      </w:r>
      <w:r w:rsidR="001C5265" w:rsidRPr="005A40AE">
        <w:rPr>
          <w:rStyle w:val="-"/>
          <w:lang w:val="en-US" w:eastAsia="en-US"/>
          <w:rPrChange w:id="748" w:author="ΜΗΤΣΕΑΣ ΗΛΙΑΣ" w:date="2025-12-05T11:28:00Z" w16du:dateUtc="2025-12-05T09:28:00Z">
            <w:rPr>
              <w:rStyle w:val="-"/>
              <w:lang w:eastAsia="en-US"/>
            </w:rPr>
          </w:rPrChange>
        </w:rPr>
        <w:t>facebook</w:t>
      </w:r>
      <w:r w:rsidR="001C5265" w:rsidRPr="005A11B7">
        <w:rPr>
          <w:rStyle w:val="-"/>
          <w:lang w:eastAsia="en-US"/>
        </w:rPr>
        <w:t>-</w:t>
      </w:r>
      <w:r w:rsidR="001C5265" w:rsidRPr="005A40AE">
        <w:rPr>
          <w:rStyle w:val="-"/>
          <w:lang w:val="en-US" w:eastAsia="en-US"/>
          <w:rPrChange w:id="749" w:author="ΜΗΤΣΕΑΣ ΗΛΙΑΣ" w:date="2025-12-05T11:28:00Z" w16du:dateUtc="2025-12-05T09:28:00Z">
            <w:rPr>
              <w:rStyle w:val="-"/>
              <w:lang w:eastAsia="en-US"/>
            </w:rPr>
          </w:rPrChange>
        </w:rPr>
        <w:t>login</w:t>
      </w:r>
      <w:ins w:id="750" w:author="ΜΗΤΣΕΑΣ ΗΛΙΑΣ" w:date="2025-12-05T11:21:00Z" w16du:dateUtc="2025-12-05T09:21:00Z">
        <w:r w:rsidR="001C5265" w:rsidRPr="005A40AE">
          <w:rPr>
            <w:lang w:eastAsia="en-US"/>
          </w:rPr>
          <w:fldChar w:fldCharType="end"/>
        </w:r>
      </w:ins>
      <w:r w:rsidRPr="005A11B7">
        <w:rPr>
          <w:lang w:eastAsia="en-US"/>
        </w:rPr>
        <w:t xml:space="preserve"> </w:t>
      </w:r>
    </w:p>
    <w:p w14:paraId="3133DCD8" w14:textId="0CECE96B" w:rsidR="001C5265" w:rsidRPr="003B2642" w:rsidRDefault="006E0C5A">
      <w:pPr>
        <w:spacing w:line="360" w:lineRule="auto"/>
        <w:rPr>
          <w:ins w:id="751" w:author="ΜΗΤΣΕΑΣ ΗΛΙΑΣ" w:date="2025-12-05T11:21:00Z" w16du:dateUtc="2025-12-05T09:21:00Z"/>
          <w:b/>
          <w:bCs/>
          <w:lang w:eastAsia="en-US"/>
        </w:rPr>
        <w:pPrChange w:id="752" w:author="ΜΗΤΣΕΑΣ ΗΛΙΑΣ" w:date="2025-12-05T11:25:00Z" w16du:dateUtc="2025-12-05T09:25:00Z">
          <w:pPr>
            <w:spacing w:after="120" w:line="360" w:lineRule="auto"/>
            <w:jc w:val="both"/>
          </w:pPr>
        </w:pPrChange>
      </w:pPr>
      <w:r w:rsidRPr="003B2642">
        <w:rPr>
          <w:b/>
          <w:bCs/>
          <w:lang w:eastAsia="en-US"/>
        </w:rPr>
        <w:t xml:space="preserve">Κοινοποίηση </w:t>
      </w:r>
      <w:del w:id="753" w:author="ΜΗΤΣΕΑΣ ΗΛΙΑΣ" w:date="2025-12-16T10:33:00Z" w16du:dateUtc="2025-12-16T08:33:00Z">
        <w:r w:rsidRPr="003B2642" w:rsidDel="00A51A91">
          <w:rPr>
            <w:b/>
            <w:bCs/>
            <w:lang w:eastAsia="en-US"/>
          </w:rPr>
          <w:delText>Περιεχόμένου</w:delText>
        </w:r>
      </w:del>
      <w:ins w:id="754" w:author="ΜΗΤΣΕΑΣ ΗΛΙΑΣ" w:date="2025-12-16T10:33:00Z" w16du:dateUtc="2025-12-16T08:33:00Z">
        <w:r w:rsidR="00A51A91" w:rsidRPr="003B2642">
          <w:rPr>
            <w:b/>
            <w:bCs/>
            <w:lang w:eastAsia="en-US"/>
          </w:rPr>
          <w:t>Περιεχομένου</w:t>
        </w:r>
      </w:ins>
      <w:r w:rsidRPr="003B2642">
        <w:rPr>
          <w:b/>
          <w:bCs/>
          <w:lang w:eastAsia="en-US"/>
        </w:rPr>
        <w:t xml:space="preserve"> (</w:t>
      </w:r>
      <w:ins w:id="755" w:author="ΜΗΤΣΕΑΣ ΗΛΙΑΣ" w:date="2025-12-16T10:54:00Z" w16du:dateUtc="2025-12-16T08:54:00Z">
        <w:r w:rsidR="00DE5111" w:rsidRPr="003B2642">
          <w:rPr>
            <w:b/>
            <w:bCs/>
            <w:lang w:val="en-US" w:eastAsia="en-US"/>
          </w:rPr>
          <w:t>s</w:t>
        </w:r>
      </w:ins>
      <w:del w:id="756" w:author="ΜΗΤΣΕΑΣ ΗΛΙΑΣ" w:date="2025-12-16T10:54:00Z" w16du:dateUtc="2025-12-16T08:54:00Z">
        <w:r w:rsidRPr="003B2642" w:rsidDel="00DE5111">
          <w:rPr>
            <w:b/>
            <w:bCs/>
            <w:lang w:val="en-US" w:eastAsia="en-US"/>
          </w:rPr>
          <w:delText>S</w:delText>
        </w:r>
      </w:del>
      <w:r w:rsidRPr="003B2642">
        <w:rPr>
          <w:b/>
          <w:bCs/>
          <w:lang w:val="en-US" w:eastAsia="en-US"/>
        </w:rPr>
        <w:t>hare</w:t>
      </w:r>
      <w:r w:rsidRPr="003B2642">
        <w:rPr>
          <w:b/>
          <w:bCs/>
          <w:lang w:eastAsia="en-US"/>
        </w:rPr>
        <w:t>)</w:t>
      </w:r>
    </w:p>
    <w:p w14:paraId="532A83F1" w14:textId="16E6D987" w:rsidR="006E0C5A" w:rsidRPr="006E0C5A" w:rsidRDefault="006E0C5A">
      <w:pPr>
        <w:spacing w:line="360" w:lineRule="auto"/>
        <w:rPr>
          <w:lang w:eastAsia="en-US"/>
        </w:rPr>
        <w:pPrChange w:id="757" w:author="ΜΗΤΣΕΑΣ ΗΛΙΑΣ" w:date="2025-12-05T11:25:00Z" w16du:dateUtc="2025-12-05T09:25:00Z">
          <w:pPr>
            <w:spacing w:after="120" w:line="360" w:lineRule="auto"/>
            <w:jc w:val="both"/>
          </w:pPr>
        </w:pPrChange>
      </w:pPr>
      <w:del w:id="758" w:author="ΜΗΤΣΕΑΣ ΗΛΙΑΣ" w:date="2025-12-05T11:21:00Z" w16du:dateUtc="2025-12-05T09:21:00Z">
        <w:r w:rsidRPr="005A40AE" w:rsidDel="001C5265">
          <w:rPr>
            <w:u w:val="single"/>
            <w:lang w:eastAsia="en-US"/>
          </w:rPr>
          <w:delText>:</w:delText>
        </w:r>
        <w:r w:rsidRPr="005A40AE" w:rsidDel="001C5265">
          <w:rPr>
            <w:lang w:eastAsia="en-US"/>
          </w:rPr>
          <w:delText xml:space="preserve"> </w:delText>
        </w:r>
      </w:del>
      <w:r w:rsidRPr="005A40AE">
        <w:rPr>
          <w:lang w:eastAsia="en-US"/>
        </w:rPr>
        <w:t>Διαμοιρασμός ψηφιακού περιεχομένου σε τρίτα πρόσωπα</w:t>
      </w:r>
      <w:r w:rsidR="005F4D62" w:rsidRPr="005A40AE">
        <w:rPr>
          <w:lang w:eastAsia="en-US"/>
        </w:rPr>
        <w:t xml:space="preserve">. </w:t>
      </w:r>
      <w:ins w:id="759" w:author="ΜΗΤΣΕΑΣ ΗΛΙΑΣ" w:date="2025-12-04T16:13:00Z" w16du:dateUtc="2025-12-04T14:13:00Z">
        <w:r w:rsidR="005F4D62" w:rsidRPr="005A40AE">
          <w:rPr>
            <w:lang w:eastAsia="en-US"/>
          </w:rPr>
          <w:fldChar w:fldCharType="begin"/>
        </w:r>
        <w:r w:rsidR="005F4D62" w:rsidRPr="005A40AE">
          <w:rPr>
            <w:lang w:eastAsia="en-US"/>
          </w:rPr>
          <w:instrText>HYPERLINK "</w:instrText>
        </w:r>
      </w:ins>
      <w:r w:rsidR="005F4D62" w:rsidRPr="005A40AE">
        <w:rPr>
          <w:lang w:eastAsia="en-US"/>
        </w:rPr>
        <w:instrText>https://en.wikipedia.org/wiki/Sharing_(social_media)</w:instrText>
      </w:r>
      <w:ins w:id="760" w:author="ΜΗΤΣΕΑΣ ΗΛΙΑΣ" w:date="2025-12-04T16:13:00Z" w16du:dateUtc="2025-12-04T14:13:00Z">
        <w:r w:rsidR="005F4D62" w:rsidRPr="005A40AE">
          <w:rPr>
            <w:lang w:eastAsia="en-US"/>
          </w:rPr>
          <w:instrText>"</w:instrText>
        </w:r>
        <w:r w:rsidR="005F4D62" w:rsidRPr="005A40AE">
          <w:rPr>
            <w:lang w:eastAsia="en-US"/>
          </w:rPr>
        </w:r>
        <w:r w:rsidR="005F4D62" w:rsidRPr="005A40AE">
          <w:rPr>
            <w:lang w:eastAsia="en-US"/>
          </w:rPr>
          <w:fldChar w:fldCharType="separate"/>
        </w:r>
      </w:ins>
      <w:r w:rsidR="005F4D62" w:rsidRPr="005A40AE">
        <w:rPr>
          <w:rStyle w:val="-"/>
          <w:lang w:eastAsia="en-US"/>
        </w:rPr>
        <w:t>https://en.wikipedia.org/wiki/Sharing_(social_media)</w:t>
      </w:r>
      <w:ins w:id="761" w:author="ΜΗΤΣΕΑΣ ΗΛΙΑΣ" w:date="2025-12-04T16:13:00Z" w16du:dateUtc="2025-12-04T14:13:00Z">
        <w:r w:rsidR="005F4D62" w:rsidRPr="005A40AE">
          <w:rPr>
            <w:lang w:eastAsia="en-US"/>
          </w:rPr>
          <w:fldChar w:fldCharType="end"/>
        </w:r>
        <w:r w:rsidR="005F4D62">
          <w:rPr>
            <w:lang w:eastAsia="en-US"/>
          </w:rPr>
          <w:t xml:space="preserve"> </w:t>
        </w:r>
      </w:ins>
    </w:p>
    <w:p w14:paraId="502A8789" w14:textId="77777777" w:rsidR="006E0C5A" w:rsidRDefault="006E0C5A" w:rsidP="00523198">
      <w:pPr>
        <w:spacing w:before="120" w:after="120" w:line="360" w:lineRule="auto"/>
        <w:jc w:val="both"/>
        <w:rPr>
          <w:ins w:id="762" w:author="ΜΗΤΣΕΑΣ ΗΛΙΑΣ" w:date="2025-12-05T11:41:00Z" w16du:dateUtc="2025-12-05T09:41:00Z"/>
          <w:lang w:eastAsia="en-US"/>
        </w:rPr>
      </w:pPr>
    </w:p>
    <w:p w14:paraId="74A0BFE4" w14:textId="77777777" w:rsidR="00D723FF" w:rsidRDefault="00D723FF" w:rsidP="00523198">
      <w:pPr>
        <w:spacing w:before="120" w:after="120" w:line="360" w:lineRule="auto"/>
        <w:jc w:val="both"/>
        <w:rPr>
          <w:ins w:id="763" w:author="ΜΗΤΣΕΑΣ ΗΛΙΑΣ" w:date="2025-12-05T11:41:00Z" w16du:dateUtc="2025-12-05T09:41:00Z"/>
          <w:lang w:eastAsia="en-US"/>
        </w:rPr>
      </w:pPr>
    </w:p>
    <w:p w14:paraId="6B61F454" w14:textId="77777777" w:rsidR="00D723FF" w:rsidRDefault="00D723FF" w:rsidP="00523198">
      <w:pPr>
        <w:spacing w:before="120" w:after="120" w:line="360" w:lineRule="auto"/>
        <w:jc w:val="both"/>
        <w:rPr>
          <w:ins w:id="764" w:author="ΜΗΤΣΕΑΣ ΗΛΙΑΣ" w:date="2025-12-04T13:56:00Z" w16du:dateUtc="2025-12-04T11:56:00Z"/>
          <w:lang w:eastAsia="en-US"/>
        </w:rPr>
      </w:pPr>
    </w:p>
    <w:p w14:paraId="0B7C642E" w14:textId="77777777" w:rsidR="00A46A56" w:rsidRPr="00512088" w:rsidDel="009F0927" w:rsidRDefault="00A46A56" w:rsidP="00A46A56">
      <w:pPr>
        <w:pStyle w:val="10"/>
        <w:spacing w:before="120" w:after="120" w:line="360" w:lineRule="auto"/>
        <w:jc w:val="both"/>
        <w:rPr>
          <w:del w:id="765" w:author="ΜΗΤΣΕΑΣ ΗΛΙΑΣ" w:date="2026-01-07T14:36:00Z" w16du:dateUtc="2026-01-07T12:36:00Z"/>
          <w:rFonts w:ascii="Times New Roman" w:hAnsi="Times New Roman"/>
          <w:lang w:eastAsia="en-US"/>
        </w:rPr>
      </w:pPr>
      <w:bookmarkStart w:id="766" w:name="_Toc455674549"/>
      <w:bookmarkStart w:id="767" w:name="_Toc455680226"/>
      <w:bookmarkStart w:id="768" w:name="_Toc218850192"/>
      <w:r w:rsidRPr="00512088">
        <w:rPr>
          <w:rFonts w:ascii="Times New Roman" w:hAnsi="Times New Roman"/>
          <w:lang w:eastAsia="en-US"/>
        </w:rPr>
        <w:lastRenderedPageBreak/>
        <w:t>Κατάλογος Εικόνων / Σχημάτων</w:t>
      </w:r>
      <w:bookmarkEnd w:id="766"/>
      <w:bookmarkEnd w:id="767"/>
      <w:bookmarkEnd w:id="768"/>
    </w:p>
    <w:p w14:paraId="7DE454F2" w14:textId="27954CB8" w:rsidR="00245D41" w:rsidRPr="009F0927" w:rsidDel="00BC70A4" w:rsidRDefault="00E924AC">
      <w:pPr>
        <w:pStyle w:val="afc"/>
        <w:tabs>
          <w:tab w:val="right" w:leader="dot" w:pos="8732"/>
        </w:tabs>
        <w:rPr>
          <w:del w:id="769" w:author="ΜΗΤΣΕΑΣ ΗΛΙΑΣ" w:date="2026-01-07T14:28:00Z" w16du:dateUtc="2026-01-07T12:28:00Z"/>
          <w:rFonts w:asciiTheme="minorHAnsi" w:eastAsiaTheme="minorEastAsia" w:hAnsiTheme="minorHAnsi" w:cstheme="minorBidi"/>
          <w:noProof/>
          <w:kern w:val="2"/>
          <w:lang w:eastAsia="en-US"/>
          <w14:ligatures w14:val="standardContextual"/>
          <w:rPrChange w:id="770" w:author="ΜΗΤΣΕΑΣ ΗΛΙΑΣ" w:date="2026-01-07T14:36:00Z" w16du:dateUtc="2026-01-07T12:36:00Z">
            <w:rPr>
              <w:del w:id="771" w:author="ΜΗΤΣΕΑΣ ΗΛΙΑΣ" w:date="2026-01-07T14:28:00Z" w16du:dateUtc="2026-01-07T12:28:00Z"/>
              <w:rFonts w:asciiTheme="minorHAnsi" w:eastAsiaTheme="minorEastAsia" w:hAnsiTheme="minorHAnsi" w:cstheme="minorBidi"/>
              <w:noProof/>
              <w:kern w:val="2"/>
              <w:lang w:val="en-US" w:eastAsia="en-US"/>
              <w14:ligatures w14:val="standardContextual"/>
            </w:rPr>
          </w:rPrChange>
        </w:rPr>
      </w:pPr>
      <w:del w:id="772" w:author="ΜΗΤΣΕΑΣ ΗΛΙΑΣ" w:date="2026-01-07T14:36:00Z" w16du:dateUtc="2026-01-07T12:36:00Z">
        <w:r w:rsidRPr="00AC3BE2" w:rsidDel="009F0927">
          <w:rPr>
            <w:lang w:eastAsia="en-US"/>
          </w:rPr>
          <w:fldChar w:fldCharType="begin"/>
        </w:r>
        <w:r w:rsidRPr="009F0927" w:rsidDel="009F0927">
          <w:rPr>
            <w:lang w:eastAsia="en-US"/>
            <w:rPrChange w:id="773" w:author="ΜΗΤΣΕΑΣ ΗΛΙΑΣ" w:date="2026-01-07T14:36:00Z" w16du:dateUtc="2026-01-07T12:36:00Z">
              <w:rPr>
                <w:lang w:val="en-US" w:eastAsia="en-US"/>
              </w:rPr>
            </w:rPrChange>
          </w:rPr>
          <w:delInstrText xml:space="preserve"> </w:delInstrText>
        </w:r>
        <w:r w:rsidRPr="00AC3BE2" w:rsidDel="009F0927">
          <w:rPr>
            <w:lang w:val="en-US" w:eastAsia="en-US"/>
          </w:rPr>
          <w:delInstrText>TOC</w:delInstrText>
        </w:r>
        <w:r w:rsidRPr="009F0927" w:rsidDel="009F0927">
          <w:rPr>
            <w:lang w:eastAsia="en-US"/>
            <w:rPrChange w:id="774" w:author="ΜΗΤΣΕΑΣ ΗΛΙΑΣ" w:date="2026-01-07T14:36:00Z" w16du:dateUtc="2026-01-07T12:36:00Z">
              <w:rPr>
                <w:lang w:val="en-US" w:eastAsia="en-US"/>
              </w:rPr>
            </w:rPrChange>
          </w:rPr>
          <w:delInstrText xml:space="preserve"> \</w:delInstrText>
        </w:r>
        <w:r w:rsidRPr="00AC3BE2" w:rsidDel="009F0927">
          <w:rPr>
            <w:lang w:val="en-US" w:eastAsia="en-US"/>
          </w:rPr>
          <w:delInstrText>h</w:delInstrText>
        </w:r>
        <w:r w:rsidRPr="009F0927" w:rsidDel="009F0927">
          <w:rPr>
            <w:lang w:eastAsia="en-US"/>
            <w:rPrChange w:id="775" w:author="ΜΗΤΣΕΑΣ ΗΛΙΑΣ" w:date="2026-01-07T14:36:00Z" w16du:dateUtc="2026-01-07T12:36:00Z">
              <w:rPr>
                <w:lang w:val="en-US" w:eastAsia="en-US"/>
              </w:rPr>
            </w:rPrChange>
          </w:rPr>
          <w:delInstrText xml:space="preserve"> \</w:delInstrText>
        </w:r>
        <w:r w:rsidRPr="00AC3BE2" w:rsidDel="009F0927">
          <w:rPr>
            <w:lang w:val="en-US" w:eastAsia="en-US"/>
          </w:rPr>
          <w:delInstrText>z</w:delInstrText>
        </w:r>
        <w:r w:rsidRPr="009F0927" w:rsidDel="009F0927">
          <w:rPr>
            <w:lang w:eastAsia="en-US"/>
            <w:rPrChange w:id="776" w:author="ΜΗΤΣΕΑΣ ΗΛΙΑΣ" w:date="2026-01-07T14:36:00Z" w16du:dateUtc="2026-01-07T12:36:00Z">
              <w:rPr>
                <w:lang w:val="en-US" w:eastAsia="en-US"/>
              </w:rPr>
            </w:rPrChange>
          </w:rPr>
          <w:delInstrText xml:space="preserve"> \</w:delInstrText>
        </w:r>
        <w:r w:rsidRPr="00AC3BE2" w:rsidDel="009F0927">
          <w:rPr>
            <w:lang w:val="en-US" w:eastAsia="en-US"/>
          </w:rPr>
          <w:delInstrText>c</w:delInstrText>
        </w:r>
        <w:r w:rsidRPr="009F0927" w:rsidDel="009F0927">
          <w:rPr>
            <w:lang w:eastAsia="en-US"/>
            <w:rPrChange w:id="777" w:author="ΜΗΤΣΕΑΣ ΗΛΙΑΣ" w:date="2026-01-07T14:36:00Z" w16du:dateUtc="2026-01-07T12:36:00Z">
              <w:rPr>
                <w:lang w:val="en-US" w:eastAsia="en-US"/>
              </w:rPr>
            </w:rPrChange>
          </w:rPr>
          <w:delInstrText xml:space="preserve"> "</w:delInstrText>
        </w:r>
        <w:r w:rsidRPr="00AC3BE2" w:rsidDel="009F0927">
          <w:rPr>
            <w:lang w:eastAsia="en-US"/>
          </w:rPr>
          <w:delInstrText>Εικόνα</w:delInstrText>
        </w:r>
        <w:r w:rsidRPr="009F0927" w:rsidDel="009F0927">
          <w:rPr>
            <w:lang w:eastAsia="en-US"/>
            <w:rPrChange w:id="778" w:author="ΜΗΤΣΕΑΣ ΗΛΙΑΣ" w:date="2026-01-07T14:36:00Z" w16du:dateUtc="2026-01-07T12:36:00Z">
              <w:rPr>
                <w:lang w:val="en-US" w:eastAsia="en-US"/>
              </w:rPr>
            </w:rPrChange>
          </w:rPr>
          <w:delInstrText xml:space="preserve">" </w:delInstrText>
        </w:r>
        <w:r w:rsidRPr="00AC3BE2" w:rsidDel="009F0927">
          <w:rPr>
            <w:lang w:eastAsia="en-US"/>
          </w:rPr>
          <w:fldChar w:fldCharType="separate"/>
        </w:r>
      </w:del>
      <w:del w:id="779" w:author="ΜΗΤΣΕΑΣ ΗΛΙΑΣ" w:date="2026-01-07T14:28:00Z" w16du:dateUtc="2026-01-07T12:28:00Z">
        <w:r w:rsidR="00245D41" w:rsidRPr="00BC70A4" w:rsidDel="00BC70A4">
          <w:rPr>
            <w:rPrChange w:id="780" w:author="ΜΗΤΣΕΑΣ ΗΛΙΑΣ" w:date="2026-01-07T14:28:00Z" w16du:dateUtc="2026-01-07T12:28:00Z">
              <w:rPr>
                <w:rStyle w:val="-"/>
                <w:noProof/>
              </w:rPr>
            </w:rPrChange>
          </w:rPr>
          <w:delText xml:space="preserve">Εικόνα 1 Παράγοντες </w:delText>
        </w:r>
      </w:del>
      <w:del w:id="781" w:author="ΜΗΤΣΕΑΣ ΗΛΙΑΣ" w:date="2025-12-16T09:29:00Z" w16du:dateUtc="2025-12-16T07:29:00Z">
        <w:r w:rsidR="00245D41" w:rsidRPr="00BC70A4" w:rsidDel="006C515D">
          <w:rPr>
            <w:rPrChange w:id="782" w:author="ΜΗΤΣΕΑΣ ΗΛΙΑΣ" w:date="2026-01-07T14:28:00Z" w16du:dateUtc="2026-01-07T12:28:00Z">
              <w:rPr>
                <w:rStyle w:val="-"/>
                <w:noProof/>
              </w:rPr>
            </w:rPrChange>
          </w:rPr>
          <w:delText>Τ</w:delText>
        </w:r>
      </w:del>
      <w:del w:id="783" w:author="ΜΗΤΣΕΑΣ ΗΛΙΑΣ" w:date="2026-01-07T14:28:00Z" w16du:dateUtc="2026-01-07T12:28:00Z">
        <w:r w:rsidR="00245D41" w:rsidRPr="00BC70A4" w:rsidDel="00BC70A4">
          <w:rPr>
            <w:rPrChange w:id="784" w:author="ΜΗΤΣΕΑΣ ΗΛΙΑΣ" w:date="2026-01-07T14:28:00Z" w16du:dateUtc="2026-01-07T12:28:00Z">
              <w:rPr>
                <w:rStyle w:val="-"/>
                <w:noProof/>
              </w:rPr>
            </w:rPrChange>
          </w:rPr>
          <w:delText xml:space="preserve">αύτισης και </w:delText>
        </w:r>
      </w:del>
      <w:del w:id="785" w:author="ΜΗΤΣΕΑΣ ΗΛΙΑΣ" w:date="2025-12-16T09:29:00Z" w16du:dateUtc="2025-12-16T07:29:00Z">
        <w:r w:rsidR="00245D41" w:rsidRPr="00BC70A4" w:rsidDel="006C515D">
          <w:rPr>
            <w:rPrChange w:id="786" w:author="ΜΗΤΣΕΑΣ ΗΛΙΑΣ" w:date="2026-01-07T14:28:00Z" w16du:dateUtc="2026-01-07T12:28:00Z">
              <w:rPr>
                <w:rStyle w:val="-"/>
                <w:noProof/>
              </w:rPr>
            </w:rPrChange>
          </w:rPr>
          <w:delText>Α</w:delText>
        </w:r>
      </w:del>
      <w:del w:id="787" w:author="ΜΗΤΣΕΑΣ ΗΛΙΑΣ" w:date="2026-01-07T14:28:00Z" w16du:dateUtc="2026-01-07T12:28:00Z">
        <w:r w:rsidR="00245D41" w:rsidRPr="00BC70A4" w:rsidDel="00BC70A4">
          <w:rPr>
            <w:rPrChange w:id="788" w:author="ΜΗΤΣΕΑΣ ΗΛΙΑΣ" w:date="2026-01-07T14:28:00Z" w16du:dateUtc="2026-01-07T12:28:00Z">
              <w:rPr>
                <w:rStyle w:val="-"/>
                <w:noProof/>
              </w:rPr>
            </w:rPrChange>
          </w:rPr>
          <w:delText>ξιοπιστίας</w:delText>
        </w:r>
        <w:r w:rsidR="00245D41" w:rsidRPr="00145593" w:rsidDel="00BC70A4">
          <w:rPr>
            <w:noProof/>
            <w:webHidden/>
          </w:rPr>
          <w:tab/>
          <w:delText>4</w:delText>
        </w:r>
      </w:del>
    </w:p>
    <w:p w14:paraId="3B9BC977" w14:textId="18F0B845" w:rsidR="00245D41" w:rsidRPr="009F0927" w:rsidDel="00BC70A4" w:rsidRDefault="00245D41">
      <w:pPr>
        <w:pStyle w:val="afc"/>
        <w:tabs>
          <w:tab w:val="right" w:leader="dot" w:pos="8732"/>
        </w:tabs>
        <w:rPr>
          <w:del w:id="789" w:author="ΜΗΤΣΕΑΣ ΗΛΙΑΣ" w:date="2026-01-07T14:28:00Z" w16du:dateUtc="2026-01-07T12:28:00Z"/>
          <w:rFonts w:asciiTheme="minorHAnsi" w:eastAsiaTheme="minorEastAsia" w:hAnsiTheme="minorHAnsi" w:cstheme="minorBidi"/>
          <w:noProof/>
          <w:kern w:val="2"/>
          <w:lang w:eastAsia="en-US"/>
          <w14:ligatures w14:val="standardContextual"/>
          <w:rPrChange w:id="790" w:author="ΜΗΤΣΕΑΣ ΗΛΙΑΣ" w:date="2026-01-07T14:36:00Z" w16du:dateUtc="2026-01-07T12:36:00Z">
            <w:rPr>
              <w:del w:id="791" w:author="ΜΗΤΣΕΑΣ ΗΛΙΑΣ" w:date="2026-01-07T14:28:00Z" w16du:dateUtc="2026-01-07T12:28:00Z"/>
              <w:rFonts w:asciiTheme="minorHAnsi" w:eastAsiaTheme="minorEastAsia" w:hAnsiTheme="minorHAnsi" w:cstheme="minorBidi"/>
              <w:noProof/>
              <w:kern w:val="2"/>
              <w:lang w:val="en-US" w:eastAsia="en-US"/>
              <w14:ligatures w14:val="standardContextual"/>
            </w:rPr>
          </w:rPrChange>
        </w:rPr>
      </w:pPr>
      <w:del w:id="792" w:author="ΜΗΤΣΕΑΣ ΗΛΙΑΣ" w:date="2026-01-07T14:28:00Z" w16du:dateUtc="2026-01-07T12:28:00Z">
        <w:r w:rsidRPr="00BC70A4" w:rsidDel="00BC70A4">
          <w:rPr>
            <w:rPrChange w:id="793" w:author="ΜΗΤΣΕΑΣ ΗΛΙΑΣ" w:date="2026-01-07T14:28:00Z" w16du:dateUtc="2026-01-07T12:28:00Z">
              <w:rPr>
                <w:rStyle w:val="-"/>
                <w:noProof/>
              </w:rPr>
            </w:rPrChange>
          </w:rPr>
          <w:delText xml:space="preserve">Εικόνα 2 Διάγραμμα </w:delText>
        </w:r>
      </w:del>
      <w:del w:id="794" w:author="ΜΗΤΣΕΑΣ ΗΛΙΑΣ" w:date="2025-12-16T09:29:00Z" w16du:dateUtc="2025-12-16T07:29:00Z">
        <w:r w:rsidRPr="00BC70A4" w:rsidDel="006C515D">
          <w:rPr>
            <w:rPrChange w:id="795" w:author="ΜΗΤΣΕΑΣ ΗΛΙΑΣ" w:date="2026-01-07T14:28:00Z" w16du:dateUtc="2026-01-07T12:28:00Z">
              <w:rPr>
                <w:rStyle w:val="-"/>
                <w:noProof/>
              </w:rPr>
            </w:rPrChange>
          </w:rPr>
          <w:delText>Ρ</w:delText>
        </w:r>
      </w:del>
      <w:del w:id="796" w:author="ΜΗΤΣΕΑΣ ΗΛΙΑΣ" w:date="2026-01-07T14:28:00Z" w16du:dateUtc="2026-01-07T12:28:00Z">
        <w:r w:rsidRPr="00BC70A4" w:rsidDel="00BC70A4">
          <w:rPr>
            <w:rPrChange w:id="797" w:author="ΜΗΤΣΕΑΣ ΗΛΙΑΣ" w:date="2026-01-07T14:28:00Z" w16du:dateUtc="2026-01-07T12:28:00Z">
              <w:rPr>
                <w:rStyle w:val="-"/>
                <w:noProof/>
              </w:rPr>
            </w:rPrChange>
          </w:rPr>
          <w:delText xml:space="preserve">οής </w:delText>
        </w:r>
      </w:del>
      <w:del w:id="798" w:author="ΜΗΤΣΕΑΣ ΗΛΙΑΣ" w:date="2025-12-16T09:29:00Z" w16du:dateUtc="2025-12-16T07:29:00Z">
        <w:r w:rsidRPr="00BC70A4" w:rsidDel="006C515D">
          <w:rPr>
            <w:rPrChange w:id="799" w:author="ΜΗΤΣΕΑΣ ΗΛΙΑΣ" w:date="2026-01-07T14:28:00Z" w16du:dateUtc="2026-01-07T12:28:00Z">
              <w:rPr>
                <w:rStyle w:val="-"/>
                <w:noProof/>
              </w:rPr>
            </w:rPrChange>
          </w:rPr>
          <w:delText>Π</w:delText>
        </w:r>
      </w:del>
      <w:del w:id="800" w:author="ΜΗΤΣΕΑΣ ΗΛΙΑΣ" w:date="2026-01-07T14:28:00Z" w16du:dateUtc="2026-01-07T12:28:00Z">
        <w:r w:rsidRPr="00BC70A4" w:rsidDel="00BC70A4">
          <w:rPr>
            <w:rPrChange w:id="801" w:author="ΜΗΤΣΕΑΣ ΗΛΙΑΣ" w:date="2026-01-07T14:28:00Z" w16du:dateUtc="2026-01-07T12:28:00Z">
              <w:rPr>
                <w:rStyle w:val="-"/>
                <w:noProof/>
              </w:rPr>
            </w:rPrChange>
          </w:rPr>
          <w:delText>ρογράμματος</w:delText>
        </w:r>
        <w:r w:rsidRPr="00145593" w:rsidDel="00BC70A4">
          <w:rPr>
            <w:noProof/>
            <w:webHidden/>
          </w:rPr>
          <w:tab/>
          <w:delText>11</w:delText>
        </w:r>
      </w:del>
    </w:p>
    <w:p w14:paraId="628CB651" w14:textId="74530EF7" w:rsidR="00245D41" w:rsidRPr="009F0927" w:rsidDel="00BC70A4" w:rsidRDefault="00245D41">
      <w:pPr>
        <w:pStyle w:val="afc"/>
        <w:tabs>
          <w:tab w:val="right" w:leader="dot" w:pos="8732"/>
        </w:tabs>
        <w:rPr>
          <w:del w:id="802" w:author="ΜΗΤΣΕΑΣ ΗΛΙΑΣ" w:date="2026-01-07T14:28:00Z" w16du:dateUtc="2026-01-07T12:28:00Z"/>
          <w:rFonts w:asciiTheme="minorHAnsi" w:eastAsiaTheme="minorEastAsia" w:hAnsiTheme="minorHAnsi" w:cstheme="minorBidi"/>
          <w:noProof/>
          <w:kern w:val="2"/>
          <w:lang w:eastAsia="en-US"/>
          <w14:ligatures w14:val="standardContextual"/>
          <w:rPrChange w:id="803" w:author="ΜΗΤΣΕΑΣ ΗΛΙΑΣ" w:date="2026-01-07T14:36:00Z" w16du:dateUtc="2026-01-07T12:36:00Z">
            <w:rPr>
              <w:del w:id="804" w:author="ΜΗΤΣΕΑΣ ΗΛΙΑΣ" w:date="2026-01-07T14:28:00Z" w16du:dateUtc="2026-01-07T12:28:00Z"/>
              <w:rFonts w:asciiTheme="minorHAnsi" w:eastAsiaTheme="minorEastAsia" w:hAnsiTheme="minorHAnsi" w:cstheme="minorBidi"/>
              <w:noProof/>
              <w:kern w:val="2"/>
              <w:lang w:val="en-US" w:eastAsia="en-US"/>
              <w14:ligatures w14:val="standardContextual"/>
            </w:rPr>
          </w:rPrChange>
        </w:rPr>
      </w:pPr>
      <w:del w:id="805" w:author="ΜΗΤΣΕΑΣ ΗΛΙΑΣ" w:date="2026-01-07T14:28:00Z" w16du:dateUtc="2026-01-07T12:28:00Z">
        <w:r w:rsidRPr="00BC70A4" w:rsidDel="00BC70A4">
          <w:rPr>
            <w:rPrChange w:id="806" w:author="ΜΗΤΣΕΑΣ ΗΛΙΑΣ" w:date="2026-01-07T14:28:00Z" w16du:dateUtc="2026-01-07T12:28:00Z">
              <w:rPr>
                <w:rStyle w:val="-"/>
                <w:noProof/>
              </w:rPr>
            </w:rPrChange>
          </w:rPr>
          <w:delText xml:space="preserve">Εικόνα 3 </w:delText>
        </w:r>
        <w:r w:rsidRPr="00BC70A4" w:rsidDel="00BC70A4">
          <w:rPr>
            <w:rPrChange w:id="807" w:author="ΜΗΤΣΕΑΣ ΗΛΙΑΣ" w:date="2026-01-07T14:28:00Z" w16du:dateUtc="2026-01-07T12:28:00Z">
              <w:rPr>
                <w:rStyle w:val="-"/>
                <w:noProof/>
                <w:lang w:val="en-US"/>
              </w:rPr>
            </w:rPrChange>
          </w:rPr>
          <w:delText>Marketing</w:delText>
        </w:r>
        <w:r w:rsidRPr="009F0927" w:rsidDel="00BC70A4">
          <w:rPr>
            <w:rPrChange w:id="808" w:author="ΜΗΤΣΕΑΣ ΗΛΙΑΣ" w:date="2026-01-07T14:36:00Z" w16du:dateUtc="2026-01-07T12:36:00Z">
              <w:rPr>
                <w:rStyle w:val="-"/>
                <w:noProof/>
                <w:lang w:val="en-US"/>
              </w:rPr>
            </w:rPrChange>
          </w:rPr>
          <w:delText xml:space="preserve"> </w:delText>
        </w:r>
      </w:del>
      <w:del w:id="809" w:author="ΜΗΤΣΕΑΣ ΗΛΙΑΣ" w:date="2025-12-05T11:47:00Z" w16du:dateUtc="2025-12-05T09:47:00Z">
        <w:r w:rsidRPr="00BC70A4" w:rsidDel="001A7A83">
          <w:rPr>
            <w:rPrChange w:id="810" w:author="ΜΗΤΣΕΑΣ ΗΛΙΑΣ" w:date="2026-01-07T14:28:00Z" w16du:dateUtc="2026-01-07T12:28:00Z">
              <w:rPr>
                <w:rStyle w:val="-"/>
                <w:noProof/>
              </w:rPr>
            </w:rPrChange>
          </w:rPr>
          <w:delText>Κ</w:delText>
        </w:r>
      </w:del>
      <w:del w:id="811" w:author="ΜΗΤΣΕΑΣ ΗΛΙΑΣ" w:date="2026-01-07T14:28:00Z" w16du:dateUtc="2026-01-07T12:28:00Z">
        <w:r w:rsidRPr="00BC70A4" w:rsidDel="00BC70A4">
          <w:rPr>
            <w:rPrChange w:id="812" w:author="ΜΗΤΣΕΑΣ ΗΛΙΑΣ" w:date="2026-01-07T14:28:00Z" w16du:dateUtc="2026-01-07T12:28:00Z">
              <w:rPr>
                <w:rStyle w:val="-"/>
                <w:noProof/>
              </w:rPr>
            </w:rPrChange>
          </w:rPr>
          <w:delText xml:space="preserve">αι </w:delText>
        </w:r>
      </w:del>
      <w:del w:id="813" w:author="ΜΗΤΣΕΑΣ ΗΛΙΑΣ" w:date="2025-12-16T09:30:00Z" w16du:dateUtc="2025-12-16T07:30:00Z">
        <w:r w:rsidRPr="00BC70A4" w:rsidDel="006C515D">
          <w:rPr>
            <w:rPrChange w:id="814" w:author="ΜΗΤΣΕΑΣ ΗΛΙΑΣ" w:date="2026-01-07T14:28:00Z" w16du:dateUtc="2026-01-07T12:28:00Z">
              <w:rPr>
                <w:rStyle w:val="-"/>
                <w:noProof/>
                <w:lang w:val="en-US"/>
              </w:rPr>
            </w:rPrChange>
          </w:rPr>
          <w:delText>I</w:delText>
        </w:r>
      </w:del>
      <w:del w:id="815" w:author="ΜΗΤΣΕΑΣ ΗΛΙΑΣ" w:date="2026-01-07T14:28:00Z" w16du:dateUtc="2026-01-07T12:28:00Z">
        <w:r w:rsidRPr="00BC70A4" w:rsidDel="00BC70A4">
          <w:rPr>
            <w:rPrChange w:id="816" w:author="ΜΗΤΣΕΑΣ ΗΛΙΑΣ" w:date="2026-01-07T14:28:00Z" w16du:dateUtc="2026-01-07T12:28:00Z">
              <w:rPr>
                <w:rStyle w:val="-"/>
                <w:noProof/>
                <w:lang w:val="en-US"/>
              </w:rPr>
            </w:rPrChange>
          </w:rPr>
          <w:delText>nstagram</w:delText>
        </w:r>
        <w:r w:rsidRPr="00145593" w:rsidDel="00BC70A4">
          <w:rPr>
            <w:noProof/>
            <w:webHidden/>
          </w:rPr>
          <w:tab/>
          <w:delText>20</w:delText>
        </w:r>
      </w:del>
    </w:p>
    <w:p w14:paraId="0D0A1BFD" w14:textId="4DB07293" w:rsidR="003B1CE3" w:rsidRPr="003B1CE3" w:rsidDel="00BC70A4" w:rsidRDefault="00245D41">
      <w:pPr>
        <w:rPr>
          <w:del w:id="817" w:author="ΜΗΤΣΕΑΣ ΗΛΙΑΣ" w:date="2026-01-07T14:28:00Z" w16du:dateUtc="2026-01-07T12:28:00Z"/>
          <w:rFonts w:eastAsiaTheme="minorEastAsia"/>
          <w:noProof/>
          <w:rPrChange w:id="818" w:author="ΜΗΤΣΕΑΣ ΗΛΙΑΣ" w:date="2026-01-07T13:47:00Z" w16du:dateUtc="2026-01-07T11:47:00Z">
            <w:rPr>
              <w:del w:id="819" w:author="ΜΗΤΣΕΑΣ ΗΛΙΑΣ" w:date="2026-01-07T14:28:00Z" w16du:dateUtc="2026-01-07T12:28:00Z"/>
              <w:rFonts w:asciiTheme="minorHAnsi" w:eastAsiaTheme="minorEastAsia" w:hAnsiTheme="minorHAnsi" w:cstheme="minorBidi"/>
              <w:noProof/>
              <w:kern w:val="2"/>
              <w:lang w:val="en-US" w:eastAsia="en-US"/>
              <w14:ligatures w14:val="standardContextual"/>
            </w:rPr>
          </w:rPrChange>
        </w:rPr>
        <w:pPrChange w:id="820" w:author="ΜΗΤΣΕΑΣ ΗΛΙΑΣ" w:date="2026-01-07T13:47:00Z" w16du:dateUtc="2026-01-07T11:47:00Z">
          <w:pPr>
            <w:pStyle w:val="afc"/>
            <w:tabs>
              <w:tab w:val="right" w:leader="dot" w:pos="8732"/>
            </w:tabs>
          </w:pPr>
        </w:pPrChange>
      </w:pPr>
      <w:del w:id="821" w:author="ΜΗΤΣΕΑΣ ΗΛΙΑΣ" w:date="2026-01-07T14:28:00Z" w16du:dateUtc="2026-01-07T12:28:00Z">
        <w:r w:rsidRPr="00BC70A4" w:rsidDel="00BC70A4">
          <w:rPr>
            <w:highlight w:val="yellow"/>
            <w:rPrChange w:id="822" w:author="ΜΗΤΣΕΑΣ ΗΛΙΑΣ" w:date="2026-01-07T14:28:00Z" w16du:dateUtc="2026-01-07T12:28:00Z">
              <w:rPr>
                <w:rStyle w:val="-"/>
                <w:noProof/>
              </w:rPr>
            </w:rPrChange>
          </w:rPr>
          <w:delText xml:space="preserve">Εικόνα </w:delText>
        </w:r>
        <w:r w:rsidR="00145593" w:rsidRPr="009F0927" w:rsidDel="00BC70A4">
          <w:rPr>
            <w:highlight w:val="yellow"/>
            <w:rPrChange w:id="823" w:author="ΜΗΤΣΕΑΣ ΗΛΙΑΣ" w:date="2026-01-07T14:36:00Z" w16du:dateUtc="2026-01-07T12:36:00Z">
              <w:rPr>
                <w:rStyle w:val="-"/>
                <w:noProof/>
                <w:lang w:val="en-US"/>
              </w:rPr>
            </w:rPrChange>
          </w:rPr>
          <w:delText>4</w:delText>
        </w:r>
        <w:r w:rsidRPr="00BC70A4" w:rsidDel="00BC70A4">
          <w:rPr>
            <w:highlight w:val="yellow"/>
            <w:rPrChange w:id="824" w:author="ΜΗΤΣΕΑΣ ΗΛΙΑΣ" w:date="2026-01-07T14:28:00Z" w16du:dateUtc="2026-01-07T12:28:00Z">
              <w:rPr>
                <w:rStyle w:val="-"/>
                <w:noProof/>
              </w:rPr>
            </w:rPrChange>
          </w:rPr>
          <w:delText xml:space="preserve"> Βασικό </w:delText>
        </w:r>
      </w:del>
      <w:del w:id="825" w:author="ΜΗΤΣΕΑΣ ΗΛΙΑΣ" w:date="2025-12-16T09:30:00Z" w16du:dateUtc="2025-12-16T07:30:00Z">
        <w:r w:rsidRPr="00BC70A4" w:rsidDel="006C515D">
          <w:rPr>
            <w:highlight w:val="yellow"/>
            <w:rPrChange w:id="826" w:author="ΜΗΤΣΕΑΣ ΗΛΙΑΣ" w:date="2026-01-07T14:28:00Z" w16du:dateUtc="2026-01-07T12:28:00Z">
              <w:rPr>
                <w:rStyle w:val="-"/>
                <w:noProof/>
                <w:lang w:val="en-US"/>
              </w:rPr>
            </w:rPrChange>
          </w:rPr>
          <w:delText>P</w:delText>
        </w:r>
      </w:del>
      <w:del w:id="827" w:author="ΜΗΤΣΕΑΣ ΗΛΙΑΣ" w:date="2026-01-07T14:28:00Z" w16du:dateUtc="2026-01-07T12:28:00Z">
        <w:r w:rsidRPr="00BC70A4" w:rsidDel="00BC70A4">
          <w:rPr>
            <w:highlight w:val="yellow"/>
            <w:rPrChange w:id="828" w:author="ΜΗΤΣΕΑΣ ΗΛΙΑΣ" w:date="2026-01-07T14:28:00Z" w16du:dateUtc="2026-01-07T12:28:00Z">
              <w:rPr>
                <w:rStyle w:val="-"/>
                <w:noProof/>
                <w:lang w:val="en-US"/>
              </w:rPr>
            </w:rPrChange>
          </w:rPr>
          <w:delText>ipeline</w:delText>
        </w:r>
        <w:r w:rsidRPr="003B1CE3" w:rsidDel="00BC70A4">
          <w:rPr>
            <w:noProof/>
            <w:webHidden/>
            <w:highlight w:val="yellow"/>
            <w:rPrChange w:id="829" w:author="ΜΗΤΣΕΑΣ ΗΛΙΑΣ" w:date="2026-01-07T13:48:00Z" w16du:dateUtc="2026-01-07T11:48:00Z">
              <w:rPr>
                <w:noProof/>
                <w:webHidden/>
              </w:rPr>
            </w:rPrChange>
          </w:rPr>
          <w:tab/>
          <w:delText>32</w:delText>
        </w:r>
      </w:del>
    </w:p>
    <w:p w14:paraId="59E787AB" w14:textId="25AD04DD" w:rsidR="00E924AC" w:rsidRPr="009F0927" w:rsidDel="00BC70A4" w:rsidRDefault="00E924AC">
      <w:pPr>
        <w:spacing w:line="360" w:lineRule="auto"/>
        <w:rPr>
          <w:del w:id="830" w:author="ΜΗΤΣΕΑΣ ΗΛΙΑΣ" w:date="2025-12-05T11:42:00Z" w16du:dateUtc="2025-12-05T09:42:00Z"/>
          <w:lang w:eastAsia="en-US"/>
          <w:rPrChange w:id="831" w:author="ΜΗΤΣΕΑΣ ΗΛΙΑΣ" w:date="2026-01-07T14:36:00Z" w16du:dateUtc="2026-01-07T12:36:00Z">
            <w:rPr>
              <w:del w:id="832" w:author="ΜΗΤΣΕΑΣ ΗΛΙΑΣ" w:date="2025-12-05T11:42:00Z" w16du:dateUtc="2025-12-05T09:42:00Z"/>
              <w:lang w:val="en-US" w:eastAsia="en-US"/>
            </w:rPr>
          </w:rPrChange>
        </w:rPr>
      </w:pPr>
      <w:del w:id="833" w:author="ΜΗΤΣΕΑΣ ΗΛΙΑΣ" w:date="2026-01-07T14:36:00Z" w16du:dateUtc="2026-01-07T12:36:00Z">
        <w:r w:rsidRPr="00AC3BE2" w:rsidDel="009F0927">
          <w:rPr>
            <w:lang w:eastAsia="en-US"/>
          </w:rPr>
          <w:fldChar w:fldCharType="end"/>
        </w:r>
      </w:del>
    </w:p>
    <w:p w14:paraId="51E0FEAE" w14:textId="77777777" w:rsidR="00BC70A4" w:rsidRPr="009F0927" w:rsidRDefault="00BC70A4">
      <w:pPr>
        <w:pStyle w:val="10"/>
        <w:spacing w:before="120" w:after="120" w:line="360" w:lineRule="auto"/>
        <w:jc w:val="both"/>
        <w:rPr>
          <w:ins w:id="834" w:author="ΜΗΤΣΕΑΣ ΗΛΙΑΣ" w:date="2026-01-07T14:29:00Z" w16du:dateUtc="2026-01-07T12:29:00Z"/>
          <w:lang w:eastAsia="en-US"/>
          <w:rPrChange w:id="835" w:author="ΜΗΤΣΕΑΣ ΗΛΙΑΣ" w:date="2026-01-07T14:36:00Z" w16du:dateUtc="2026-01-07T12:36:00Z">
            <w:rPr>
              <w:ins w:id="836" w:author="ΜΗΤΣΕΑΣ ΗΛΙΑΣ" w:date="2026-01-07T14:29:00Z" w16du:dateUtc="2026-01-07T12:29:00Z"/>
              <w:lang w:val="en-US" w:eastAsia="en-US"/>
            </w:rPr>
          </w:rPrChange>
        </w:rPr>
        <w:pPrChange w:id="837" w:author="ΜΗΤΣΕΑΣ ΗΛΙΑΣ" w:date="2026-01-07T14:36:00Z" w16du:dateUtc="2026-01-07T12:36:00Z">
          <w:pPr>
            <w:spacing w:line="360" w:lineRule="auto"/>
          </w:pPr>
        </w:pPrChange>
      </w:pPr>
    </w:p>
    <w:p w14:paraId="643B952C" w14:textId="40626434" w:rsidR="00B71C88" w:rsidRPr="00B71C88" w:rsidRDefault="00BC70A4">
      <w:pPr>
        <w:pStyle w:val="afc"/>
        <w:tabs>
          <w:tab w:val="right" w:leader="dot" w:pos="8732"/>
        </w:tabs>
        <w:rPr>
          <w:rFonts w:asciiTheme="minorHAnsi" w:eastAsiaTheme="minorEastAsia" w:hAnsiTheme="minorHAnsi" w:cstheme="minorBidi"/>
          <w:noProof/>
          <w:kern w:val="2"/>
          <w:lang w:eastAsia="en-US"/>
          <w14:ligatures w14:val="standardContextual"/>
        </w:rPr>
      </w:pPr>
      <w:ins w:id="838" w:author="ΜΗΤΣΕΑΣ ΗΛΙΑΣ" w:date="2026-01-07T14:30:00Z" w16du:dateUtc="2026-01-07T12:30:00Z">
        <w:r w:rsidRPr="00B71C88">
          <w:rPr>
            <w:lang w:val="en-US" w:eastAsia="en-US"/>
          </w:rPr>
          <w:fldChar w:fldCharType="begin"/>
        </w:r>
        <w:r w:rsidRPr="00B71C88">
          <w:rPr>
            <w:lang w:eastAsia="en-US"/>
            <w:rPrChange w:id="839" w:author="ΜΗΤΣΕΑΣ ΗΛΙΑΣ" w:date="2026-01-07T14:36:00Z" w16du:dateUtc="2026-01-07T12:36:00Z">
              <w:rPr>
                <w:lang w:val="en-US" w:eastAsia="en-US"/>
              </w:rPr>
            </w:rPrChange>
          </w:rPr>
          <w:instrText xml:space="preserve"> </w:instrText>
        </w:r>
        <w:r w:rsidRPr="00B71C88">
          <w:rPr>
            <w:lang w:val="en-US" w:eastAsia="en-US"/>
          </w:rPr>
          <w:instrText>TOC</w:instrText>
        </w:r>
        <w:r w:rsidRPr="00B71C88">
          <w:rPr>
            <w:lang w:eastAsia="en-US"/>
            <w:rPrChange w:id="840" w:author="ΜΗΤΣΕΑΣ ΗΛΙΑΣ" w:date="2026-01-07T14:36:00Z" w16du:dateUtc="2026-01-07T12:36:00Z">
              <w:rPr>
                <w:lang w:val="en-US" w:eastAsia="en-US"/>
              </w:rPr>
            </w:rPrChange>
          </w:rPr>
          <w:instrText xml:space="preserve"> \</w:instrText>
        </w:r>
        <w:r w:rsidRPr="00B71C88">
          <w:rPr>
            <w:lang w:val="en-US" w:eastAsia="en-US"/>
          </w:rPr>
          <w:instrText>c</w:instrText>
        </w:r>
        <w:r w:rsidRPr="00B71C88">
          <w:rPr>
            <w:lang w:eastAsia="en-US"/>
            <w:rPrChange w:id="841" w:author="ΜΗΤΣΕΑΣ ΗΛΙΑΣ" w:date="2026-01-07T14:36:00Z" w16du:dateUtc="2026-01-07T12:36:00Z">
              <w:rPr>
                <w:lang w:val="en-US" w:eastAsia="en-US"/>
              </w:rPr>
            </w:rPrChange>
          </w:rPr>
          <w:instrText xml:space="preserve"> "</w:instrText>
        </w:r>
        <w:r w:rsidRPr="00B71C88">
          <w:rPr>
            <w:lang w:val="en-US" w:eastAsia="en-US"/>
          </w:rPr>
          <w:instrText>Figure</w:instrText>
        </w:r>
        <w:r w:rsidRPr="00B71C88">
          <w:rPr>
            <w:lang w:eastAsia="en-US"/>
            <w:rPrChange w:id="842" w:author="ΜΗΤΣΕΑΣ ΗΛΙΑΣ" w:date="2026-01-07T14:36:00Z" w16du:dateUtc="2026-01-07T12:36:00Z">
              <w:rPr>
                <w:lang w:val="en-US" w:eastAsia="en-US"/>
              </w:rPr>
            </w:rPrChange>
          </w:rPr>
          <w:instrText xml:space="preserve">" </w:instrText>
        </w:r>
        <w:r w:rsidRPr="00B71C88">
          <w:rPr>
            <w:lang w:val="en-US" w:eastAsia="en-US"/>
          </w:rPr>
          <w:fldChar w:fldCharType="separate"/>
        </w:r>
      </w:ins>
      <w:r w:rsidR="00B71C88" w:rsidRPr="00B71C88">
        <w:rPr>
          <w:noProof/>
        </w:rPr>
        <w:t>Εικόνα 1 Παράγοντες ταύτισης και αξιοπιστίας</w:t>
      </w:r>
      <w:r w:rsidR="00B71C88" w:rsidRPr="00B71C88">
        <w:rPr>
          <w:noProof/>
        </w:rPr>
        <w:tab/>
      </w:r>
      <w:r w:rsidR="00B71C88" w:rsidRPr="00B71C88">
        <w:rPr>
          <w:noProof/>
        </w:rPr>
        <w:fldChar w:fldCharType="begin"/>
      </w:r>
      <w:r w:rsidR="00B71C88" w:rsidRPr="00B71C88">
        <w:rPr>
          <w:noProof/>
        </w:rPr>
        <w:instrText xml:space="preserve"> PAGEREF _Toc218850239 \h </w:instrText>
      </w:r>
      <w:r w:rsidR="00B71C88" w:rsidRPr="00B71C88">
        <w:rPr>
          <w:noProof/>
        </w:rPr>
      </w:r>
      <w:r w:rsidR="00B71C88" w:rsidRPr="00B71C88">
        <w:rPr>
          <w:noProof/>
        </w:rPr>
        <w:fldChar w:fldCharType="separate"/>
      </w:r>
      <w:r w:rsidR="00B71C88" w:rsidRPr="00B71C88">
        <w:rPr>
          <w:noProof/>
        </w:rPr>
        <w:t>4</w:t>
      </w:r>
      <w:r w:rsidR="00B71C88" w:rsidRPr="00B71C88">
        <w:rPr>
          <w:noProof/>
        </w:rPr>
        <w:fldChar w:fldCharType="end"/>
      </w:r>
    </w:p>
    <w:p w14:paraId="5CD695D2" w14:textId="50E97A86" w:rsidR="00B71C88" w:rsidRPr="00B71C88" w:rsidRDefault="00B71C88">
      <w:pPr>
        <w:pStyle w:val="afc"/>
        <w:tabs>
          <w:tab w:val="right" w:leader="dot" w:pos="8732"/>
        </w:tabs>
        <w:rPr>
          <w:rFonts w:asciiTheme="minorHAnsi" w:eastAsiaTheme="minorEastAsia" w:hAnsiTheme="minorHAnsi" w:cstheme="minorBidi"/>
          <w:noProof/>
          <w:kern w:val="2"/>
          <w:lang w:eastAsia="en-US"/>
          <w14:ligatures w14:val="standardContextual"/>
        </w:rPr>
      </w:pPr>
      <w:r w:rsidRPr="00B71C88">
        <w:rPr>
          <w:noProof/>
        </w:rPr>
        <w:t>Εικόνα 2 Διάγραμμα ροής προγράμματος</w:t>
      </w:r>
      <w:r w:rsidRPr="00B71C88">
        <w:rPr>
          <w:noProof/>
        </w:rPr>
        <w:tab/>
      </w:r>
      <w:r w:rsidRPr="00B71C88">
        <w:rPr>
          <w:noProof/>
        </w:rPr>
        <w:fldChar w:fldCharType="begin"/>
      </w:r>
      <w:r w:rsidRPr="00B71C88">
        <w:rPr>
          <w:noProof/>
        </w:rPr>
        <w:instrText xml:space="preserve"> PAGEREF _Toc218850240 \h </w:instrText>
      </w:r>
      <w:r w:rsidRPr="00B71C88">
        <w:rPr>
          <w:noProof/>
        </w:rPr>
      </w:r>
      <w:r w:rsidRPr="00B71C88">
        <w:rPr>
          <w:noProof/>
        </w:rPr>
        <w:fldChar w:fldCharType="separate"/>
      </w:r>
      <w:r w:rsidRPr="00B71C88">
        <w:rPr>
          <w:noProof/>
        </w:rPr>
        <w:t>12</w:t>
      </w:r>
      <w:r w:rsidRPr="00B71C88">
        <w:rPr>
          <w:noProof/>
        </w:rPr>
        <w:fldChar w:fldCharType="end"/>
      </w:r>
    </w:p>
    <w:p w14:paraId="2F3E7527" w14:textId="488E404E" w:rsidR="00B71C88" w:rsidRPr="00B71C88" w:rsidRDefault="00B71C88">
      <w:pPr>
        <w:pStyle w:val="afc"/>
        <w:tabs>
          <w:tab w:val="right" w:leader="dot" w:pos="8732"/>
        </w:tabs>
        <w:rPr>
          <w:rFonts w:asciiTheme="minorHAnsi" w:eastAsiaTheme="minorEastAsia" w:hAnsiTheme="minorHAnsi" w:cstheme="minorBidi"/>
          <w:noProof/>
          <w:kern w:val="2"/>
          <w:lang w:eastAsia="en-US"/>
          <w14:ligatures w14:val="standardContextual"/>
        </w:rPr>
      </w:pPr>
      <w:r w:rsidRPr="00B71C88">
        <w:rPr>
          <w:noProof/>
        </w:rPr>
        <w:t xml:space="preserve">Εικόνα 3 </w:t>
      </w:r>
      <w:r w:rsidRPr="00B71C88">
        <w:rPr>
          <w:noProof/>
          <w:lang w:val="en-US"/>
        </w:rPr>
        <w:t>Marketing</w:t>
      </w:r>
      <w:r w:rsidRPr="00B71C88">
        <w:rPr>
          <w:noProof/>
        </w:rPr>
        <w:t xml:space="preserve"> και </w:t>
      </w:r>
      <w:r w:rsidRPr="00B71C88">
        <w:rPr>
          <w:noProof/>
          <w:lang w:val="en-US"/>
        </w:rPr>
        <w:t>Instagram</w:t>
      </w:r>
      <w:r w:rsidRPr="00B71C88">
        <w:rPr>
          <w:noProof/>
        </w:rPr>
        <w:tab/>
      </w:r>
      <w:r w:rsidRPr="00B71C88">
        <w:rPr>
          <w:noProof/>
        </w:rPr>
        <w:fldChar w:fldCharType="begin"/>
      </w:r>
      <w:r w:rsidRPr="00B71C88">
        <w:rPr>
          <w:noProof/>
        </w:rPr>
        <w:instrText xml:space="preserve"> PAGEREF _Toc218850241 \h </w:instrText>
      </w:r>
      <w:r w:rsidRPr="00B71C88">
        <w:rPr>
          <w:noProof/>
        </w:rPr>
      </w:r>
      <w:r w:rsidRPr="00B71C88">
        <w:rPr>
          <w:noProof/>
        </w:rPr>
        <w:fldChar w:fldCharType="separate"/>
      </w:r>
      <w:r w:rsidRPr="00B71C88">
        <w:rPr>
          <w:noProof/>
        </w:rPr>
        <w:t>21</w:t>
      </w:r>
      <w:r w:rsidRPr="00B71C88">
        <w:rPr>
          <w:noProof/>
        </w:rPr>
        <w:fldChar w:fldCharType="end"/>
      </w:r>
    </w:p>
    <w:p w14:paraId="0A21272C" w14:textId="528427E0" w:rsidR="00B71C88" w:rsidRPr="00B71C88" w:rsidRDefault="00B71C88">
      <w:pPr>
        <w:pStyle w:val="afc"/>
        <w:tabs>
          <w:tab w:val="right" w:leader="dot" w:pos="8732"/>
        </w:tabs>
        <w:rPr>
          <w:rFonts w:asciiTheme="minorHAnsi" w:eastAsiaTheme="minorEastAsia" w:hAnsiTheme="minorHAnsi" w:cstheme="minorBidi"/>
          <w:noProof/>
          <w:kern w:val="2"/>
          <w:lang w:eastAsia="en-US"/>
          <w14:ligatures w14:val="standardContextual"/>
        </w:rPr>
      </w:pPr>
      <w:r w:rsidRPr="00B71C88">
        <w:rPr>
          <w:noProof/>
        </w:rPr>
        <w:t xml:space="preserve">Εικόνα 4 Βασικό </w:t>
      </w:r>
      <w:r w:rsidRPr="00B71C88">
        <w:rPr>
          <w:noProof/>
          <w:lang w:val="en-US"/>
        </w:rPr>
        <w:t>pipeline</w:t>
      </w:r>
      <w:r w:rsidRPr="00B71C88">
        <w:rPr>
          <w:noProof/>
        </w:rPr>
        <w:tab/>
      </w:r>
      <w:r w:rsidRPr="00B71C88">
        <w:rPr>
          <w:noProof/>
        </w:rPr>
        <w:fldChar w:fldCharType="begin"/>
      </w:r>
      <w:r w:rsidRPr="00B71C88">
        <w:rPr>
          <w:noProof/>
        </w:rPr>
        <w:instrText xml:space="preserve"> PAGEREF _Toc218850242 \h </w:instrText>
      </w:r>
      <w:r w:rsidRPr="00B71C88">
        <w:rPr>
          <w:noProof/>
        </w:rPr>
      </w:r>
      <w:r w:rsidRPr="00B71C88">
        <w:rPr>
          <w:noProof/>
        </w:rPr>
        <w:fldChar w:fldCharType="separate"/>
      </w:r>
      <w:r w:rsidRPr="00B71C88">
        <w:rPr>
          <w:noProof/>
        </w:rPr>
        <w:t>32</w:t>
      </w:r>
      <w:r w:rsidRPr="00B71C88">
        <w:rPr>
          <w:noProof/>
        </w:rPr>
        <w:fldChar w:fldCharType="end"/>
      </w:r>
    </w:p>
    <w:p w14:paraId="34E879D5" w14:textId="53336436" w:rsidR="00B71C88" w:rsidRPr="00B71C88" w:rsidRDefault="00B71C88">
      <w:pPr>
        <w:pStyle w:val="afc"/>
        <w:tabs>
          <w:tab w:val="right" w:leader="dot" w:pos="8732"/>
        </w:tabs>
        <w:rPr>
          <w:rFonts w:asciiTheme="minorHAnsi" w:eastAsiaTheme="minorEastAsia" w:hAnsiTheme="minorHAnsi" w:cstheme="minorBidi"/>
          <w:noProof/>
          <w:kern w:val="2"/>
          <w:lang w:eastAsia="en-US"/>
          <w14:ligatures w14:val="standardContextual"/>
        </w:rPr>
      </w:pPr>
      <w:r w:rsidRPr="00B71C88">
        <w:rPr>
          <w:noProof/>
        </w:rPr>
        <w:t xml:space="preserve">Εικόνα 5 </w:t>
      </w:r>
      <w:r w:rsidRPr="00B71C88">
        <w:rPr>
          <w:noProof/>
          <w:lang w:val="en-US"/>
        </w:rPr>
        <w:t>Use</w:t>
      </w:r>
      <w:r w:rsidRPr="00B71C88">
        <w:rPr>
          <w:noProof/>
        </w:rPr>
        <w:t xml:space="preserve"> </w:t>
      </w:r>
      <w:r w:rsidRPr="00B71C88">
        <w:rPr>
          <w:noProof/>
          <w:lang w:val="en-US"/>
        </w:rPr>
        <w:t>Case</w:t>
      </w:r>
      <w:r w:rsidRPr="00B71C88">
        <w:rPr>
          <w:noProof/>
        </w:rPr>
        <w:t xml:space="preserve"> </w:t>
      </w:r>
      <w:r w:rsidRPr="00B71C88">
        <w:rPr>
          <w:noProof/>
          <w:lang w:val="en-US"/>
        </w:rPr>
        <w:t>Diagram</w:t>
      </w:r>
      <w:r w:rsidRPr="00B71C88">
        <w:rPr>
          <w:noProof/>
        </w:rPr>
        <w:tab/>
      </w:r>
      <w:r w:rsidRPr="00B71C88">
        <w:rPr>
          <w:noProof/>
        </w:rPr>
        <w:fldChar w:fldCharType="begin"/>
      </w:r>
      <w:r w:rsidRPr="00B71C88">
        <w:rPr>
          <w:noProof/>
        </w:rPr>
        <w:instrText xml:space="preserve"> PAGEREF _Toc218850243 \h </w:instrText>
      </w:r>
      <w:r w:rsidRPr="00B71C88">
        <w:rPr>
          <w:noProof/>
        </w:rPr>
      </w:r>
      <w:r w:rsidRPr="00B71C88">
        <w:rPr>
          <w:noProof/>
        </w:rPr>
        <w:fldChar w:fldCharType="separate"/>
      </w:r>
      <w:r w:rsidRPr="00B71C88">
        <w:rPr>
          <w:noProof/>
        </w:rPr>
        <w:t>43</w:t>
      </w:r>
      <w:r w:rsidRPr="00B71C88">
        <w:rPr>
          <w:noProof/>
        </w:rPr>
        <w:fldChar w:fldCharType="end"/>
      </w:r>
    </w:p>
    <w:p w14:paraId="5596B8B8" w14:textId="6E850179" w:rsidR="00B71C88" w:rsidRPr="00B71C88" w:rsidRDefault="00B71C88">
      <w:pPr>
        <w:pStyle w:val="afc"/>
        <w:tabs>
          <w:tab w:val="right" w:leader="dot" w:pos="8732"/>
        </w:tabs>
        <w:rPr>
          <w:rFonts w:asciiTheme="minorHAnsi" w:eastAsiaTheme="minorEastAsia" w:hAnsiTheme="minorHAnsi" w:cstheme="minorBidi"/>
          <w:noProof/>
          <w:kern w:val="2"/>
          <w:lang w:val="en-US" w:eastAsia="en-US"/>
          <w14:ligatures w14:val="standardContextual"/>
        </w:rPr>
      </w:pPr>
      <w:r w:rsidRPr="00B71C88">
        <w:rPr>
          <w:noProof/>
        </w:rPr>
        <w:t>Εικόνα</w:t>
      </w:r>
      <w:r w:rsidRPr="00B71C88">
        <w:rPr>
          <w:noProof/>
          <w:lang w:val="en-US"/>
        </w:rPr>
        <w:t xml:space="preserve"> 6 Activity Diagram</w:t>
      </w:r>
      <w:r w:rsidRPr="00B71C88">
        <w:rPr>
          <w:noProof/>
          <w:lang w:val="en-US"/>
        </w:rPr>
        <w:tab/>
      </w:r>
      <w:r w:rsidRPr="00B71C88">
        <w:rPr>
          <w:noProof/>
        </w:rPr>
        <w:fldChar w:fldCharType="begin"/>
      </w:r>
      <w:r w:rsidRPr="00B71C88">
        <w:rPr>
          <w:noProof/>
          <w:lang w:val="en-US"/>
        </w:rPr>
        <w:instrText xml:space="preserve"> PAGEREF _Toc218850244 \h </w:instrText>
      </w:r>
      <w:r w:rsidRPr="00B71C88">
        <w:rPr>
          <w:noProof/>
        </w:rPr>
      </w:r>
      <w:r w:rsidRPr="00B71C88">
        <w:rPr>
          <w:noProof/>
        </w:rPr>
        <w:fldChar w:fldCharType="separate"/>
      </w:r>
      <w:r w:rsidRPr="00B71C88">
        <w:rPr>
          <w:noProof/>
          <w:lang w:val="en-US"/>
        </w:rPr>
        <w:t>44</w:t>
      </w:r>
      <w:r w:rsidRPr="00B71C88">
        <w:rPr>
          <w:noProof/>
        </w:rPr>
        <w:fldChar w:fldCharType="end"/>
      </w:r>
    </w:p>
    <w:p w14:paraId="12394A9B" w14:textId="4B375E0A" w:rsidR="00B71C88" w:rsidRPr="00B71C88" w:rsidRDefault="00B71C88">
      <w:pPr>
        <w:pStyle w:val="afc"/>
        <w:tabs>
          <w:tab w:val="right" w:leader="dot" w:pos="8732"/>
        </w:tabs>
        <w:rPr>
          <w:rFonts w:asciiTheme="minorHAnsi" w:eastAsiaTheme="minorEastAsia" w:hAnsiTheme="minorHAnsi" w:cstheme="minorBidi"/>
          <w:noProof/>
          <w:kern w:val="2"/>
          <w:lang w:val="en-US" w:eastAsia="en-US"/>
          <w14:ligatures w14:val="standardContextual"/>
        </w:rPr>
      </w:pPr>
      <w:r w:rsidRPr="00B71C88">
        <w:rPr>
          <w:noProof/>
        </w:rPr>
        <w:t>Εικόνα</w:t>
      </w:r>
      <w:r w:rsidRPr="00B71C88">
        <w:rPr>
          <w:noProof/>
          <w:lang w:val="en-US"/>
        </w:rPr>
        <w:t xml:space="preserve"> 7 Class Diagram</w:t>
      </w:r>
      <w:r w:rsidRPr="00B71C88">
        <w:rPr>
          <w:noProof/>
          <w:lang w:val="en-US"/>
        </w:rPr>
        <w:tab/>
      </w:r>
      <w:r w:rsidRPr="00B71C88">
        <w:rPr>
          <w:noProof/>
        </w:rPr>
        <w:fldChar w:fldCharType="begin"/>
      </w:r>
      <w:r w:rsidRPr="00B71C88">
        <w:rPr>
          <w:noProof/>
          <w:lang w:val="en-US"/>
        </w:rPr>
        <w:instrText xml:space="preserve"> PAGEREF _Toc218850245 \h </w:instrText>
      </w:r>
      <w:r w:rsidRPr="00B71C88">
        <w:rPr>
          <w:noProof/>
        </w:rPr>
      </w:r>
      <w:r w:rsidRPr="00B71C88">
        <w:rPr>
          <w:noProof/>
        </w:rPr>
        <w:fldChar w:fldCharType="separate"/>
      </w:r>
      <w:r w:rsidRPr="00B71C88">
        <w:rPr>
          <w:noProof/>
          <w:lang w:val="en-US"/>
        </w:rPr>
        <w:t>47</w:t>
      </w:r>
      <w:r w:rsidRPr="00B71C88">
        <w:rPr>
          <w:noProof/>
        </w:rPr>
        <w:fldChar w:fldCharType="end"/>
      </w:r>
    </w:p>
    <w:p w14:paraId="3AEFD508" w14:textId="20676245" w:rsidR="00B71C88" w:rsidRPr="00B71C88" w:rsidRDefault="00B71C88">
      <w:pPr>
        <w:pStyle w:val="afc"/>
        <w:tabs>
          <w:tab w:val="right" w:leader="dot" w:pos="8732"/>
        </w:tabs>
        <w:rPr>
          <w:rFonts w:asciiTheme="minorHAnsi" w:eastAsiaTheme="minorEastAsia" w:hAnsiTheme="minorHAnsi" w:cstheme="minorBidi"/>
          <w:noProof/>
          <w:kern w:val="2"/>
          <w:lang w:eastAsia="en-US"/>
          <w14:ligatures w14:val="standardContextual"/>
        </w:rPr>
      </w:pPr>
      <w:r w:rsidRPr="00B71C88">
        <w:rPr>
          <w:noProof/>
        </w:rPr>
        <w:t xml:space="preserve">Εικόνα 8 Δημιουργία Καμπάνιας </w:t>
      </w:r>
      <w:r w:rsidRPr="00B71C88">
        <w:rPr>
          <w:noProof/>
          <w:lang w:val="en-US"/>
        </w:rPr>
        <w:t>Sequence</w:t>
      </w:r>
      <w:r w:rsidRPr="00B71C88">
        <w:rPr>
          <w:noProof/>
        </w:rPr>
        <w:t xml:space="preserve"> </w:t>
      </w:r>
      <w:r w:rsidRPr="00B71C88">
        <w:rPr>
          <w:noProof/>
          <w:lang w:val="en-US"/>
        </w:rPr>
        <w:t>Diagram</w:t>
      </w:r>
      <w:r w:rsidRPr="00B71C88">
        <w:rPr>
          <w:noProof/>
        </w:rPr>
        <w:tab/>
      </w:r>
      <w:r w:rsidRPr="00B71C88">
        <w:rPr>
          <w:noProof/>
        </w:rPr>
        <w:fldChar w:fldCharType="begin"/>
      </w:r>
      <w:r w:rsidRPr="00B71C88">
        <w:rPr>
          <w:noProof/>
        </w:rPr>
        <w:instrText xml:space="preserve"> PAGEREF _Toc218850246 \h </w:instrText>
      </w:r>
      <w:r w:rsidRPr="00B71C88">
        <w:rPr>
          <w:noProof/>
        </w:rPr>
      </w:r>
      <w:r w:rsidRPr="00B71C88">
        <w:rPr>
          <w:noProof/>
        </w:rPr>
        <w:fldChar w:fldCharType="separate"/>
      </w:r>
      <w:r w:rsidRPr="00B71C88">
        <w:rPr>
          <w:noProof/>
        </w:rPr>
        <w:t>52</w:t>
      </w:r>
      <w:r w:rsidRPr="00B71C88">
        <w:rPr>
          <w:noProof/>
        </w:rPr>
        <w:fldChar w:fldCharType="end"/>
      </w:r>
    </w:p>
    <w:p w14:paraId="1DCC5AA4" w14:textId="44480EB7" w:rsidR="00B71C88" w:rsidRPr="00B71C88" w:rsidRDefault="00B71C88">
      <w:pPr>
        <w:pStyle w:val="afc"/>
        <w:tabs>
          <w:tab w:val="right" w:leader="dot" w:pos="8732"/>
        </w:tabs>
        <w:rPr>
          <w:rFonts w:asciiTheme="minorHAnsi" w:eastAsiaTheme="minorEastAsia" w:hAnsiTheme="minorHAnsi" w:cstheme="minorBidi"/>
          <w:noProof/>
          <w:kern w:val="2"/>
          <w:lang w:val="en-US" w:eastAsia="en-US"/>
          <w14:ligatures w14:val="standardContextual"/>
        </w:rPr>
      </w:pPr>
      <w:r w:rsidRPr="00B71C88">
        <w:rPr>
          <w:noProof/>
        </w:rPr>
        <w:t xml:space="preserve">Εικόνα 9 </w:t>
      </w:r>
      <w:r w:rsidRPr="00B71C88">
        <w:rPr>
          <w:noProof/>
          <w:lang w:val="en-US"/>
        </w:rPr>
        <w:t>Entity</w:t>
      </w:r>
      <w:r w:rsidRPr="00B71C88">
        <w:rPr>
          <w:noProof/>
        </w:rPr>
        <w:t xml:space="preserve"> </w:t>
      </w:r>
      <w:r w:rsidRPr="00B71C88">
        <w:rPr>
          <w:noProof/>
          <w:lang w:val="en-US"/>
        </w:rPr>
        <w:t>Diagram</w:t>
      </w:r>
      <w:r w:rsidRPr="00B71C88">
        <w:rPr>
          <w:noProof/>
        </w:rPr>
        <w:tab/>
      </w:r>
      <w:r w:rsidRPr="00B71C88">
        <w:rPr>
          <w:noProof/>
        </w:rPr>
        <w:fldChar w:fldCharType="begin"/>
      </w:r>
      <w:r w:rsidRPr="00B71C88">
        <w:rPr>
          <w:noProof/>
        </w:rPr>
        <w:instrText xml:space="preserve"> PAGEREF _Toc218850247 \h </w:instrText>
      </w:r>
      <w:r w:rsidRPr="00B71C88">
        <w:rPr>
          <w:noProof/>
        </w:rPr>
      </w:r>
      <w:r w:rsidRPr="00B71C88">
        <w:rPr>
          <w:noProof/>
        </w:rPr>
        <w:fldChar w:fldCharType="separate"/>
      </w:r>
      <w:r w:rsidRPr="00B71C88">
        <w:rPr>
          <w:noProof/>
        </w:rPr>
        <w:t>54</w:t>
      </w:r>
      <w:r w:rsidRPr="00B71C88">
        <w:rPr>
          <w:noProof/>
        </w:rPr>
        <w:fldChar w:fldCharType="end"/>
      </w:r>
    </w:p>
    <w:p w14:paraId="24D0CA57" w14:textId="43BE0B09" w:rsidR="00BC70A4" w:rsidRPr="00B71C88" w:rsidRDefault="00BC70A4" w:rsidP="00E924AC">
      <w:pPr>
        <w:spacing w:line="360" w:lineRule="auto"/>
        <w:rPr>
          <w:ins w:id="843" w:author="ΜΗΤΣΕΑΣ ΗΛΙΑΣ" w:date="2026-01-07T14:29:00Z" w16du:dateUtc="2026-01-07T12:29:00Z"/>
          <w:lang w:eastAsia="en-US"/>
          <w:rPrChange w:id="844" w:author="ΜΗΤΣΕΑΣ ΗΛΙΑΣ" w:date="2026-01-07T14:36:00Z" w16du:dateUtc="2026-01-07T12:36:00Z">
            <w:rPr>
              <w:ins w:id="845" w:author="ΜΗΤΣΕΑΣ ΗΛΙΑΣ" w:date="2026-01-07T14:29:00Z" w16du:dateUtc="2026-01-07T12:29:00Z"/>
              <w:lang w:val="en-US" w:eastAsia="en-US"/>
            </w:rPr>
          </w:rPrChange>
        </w:rPr>
      </w:pPr>
      <w:ins w:id="846" w:author="ΜΗΤΣΕΑΣ ΗΛΙΑΣ" w:date="2026-01-07T14:30:00Z" w16du:dateUtc="2026-01-07T12:30:00Z">
        <w:r w:rsidRPr="00B71C88">
          <w:rPr>
            <w:lang w:val="en-US" w:eastAsia="en-US"/>
          </w:rPr>
          <w:fldChar w:fldCharType="end"/>
        </w:r>
      </w:ins>
    </w:p>
    <w:p w14:paraId="70921520" w14:textId="6FC3F24F" w:rsidR="00E924AC" w:rsidRPr="003B1CE3" w:rsidDel="00D723FF" w:rsidRDefault="00E924AC" w:rsidP="00BD491E">
      <w:pPr>
        <w:pStyle w:val="afc"/>
        <w:tabs>
          <w:tab w:val="right" w:leader="dot" w:pos="8732"/>
        </w:tabs>
        <w:rPr>
          <w:del w:id="847" w:author="ΜΗΤΣΕΑΣ ΗΛΙΑΣ" w:date="2025-12-05T11:42:00Z" w16du:dateUtc="2025-12-05T09:42:00Z"/>
          <w:rFonts w:eastAsiaTheme="minorEastAsia"/>
          <w:noProof/>
          <w:sz w:val="22"/>
          <w:szCs w:val="22"/>
          <w:rPrChange w:id="848" w:author="ΜΗΤΣΕΑΣ ΗΛΙΑΣ" w:date="2026-01-07T13:47:00Z" w16du:dateUtc="2026-01-07T11:47:00Z">
            <w:rPr>
              <w:del w:id="849" w:author="ΜΗΤΣΕΑΣ ΗΛΙΑΣ" w:date="2025-12-05T11:42:00Z" w16du:dateUtc="2025-12-05T09:42:00Z"/>
              <w:rFonts w:eastAsiaTheme="minorEastAsia"/>
              <w:noProof/>
              <w:sz w:val="22"/>
              <w:szCs w:val="22"/>
              <w:lang w:val="en-US"/>
            </w:rPr>
          </w:rPrChange>
        </w:rPr>
      </w:pPr>
      <w:del w:id="850" w:author="ΜΗΤΣΕΑΣ ΗΛΙΑΣ" w:date="2025-12-05T11:42:00Z" w16du:dateUtc="2025-12-05T09:42:00Z">
        <w:r w:rsidRPr="00AC3BE2" w:rsidDel="00D723FF">
          <w:rPr>
            <w:lang w:eastAsia="en-US"/>
          </w:rPr>
          <w:fldChar w:fldCharType="begin"/>
        </w:r>
        <w:r w:rsidRPr="003B1CE3" w:rsidDel="00D723FF">
          <w:rPr>
            <w:lang w:eastAsia="en-US"/>
            <w:rPrChange w:id="851" w:author="ΜΗΤΣΕΑΣ ΗΛΙΑΣ" w:date="2026-01-07T13:47:00Z" w16du:dateUtc="2026-01-07T11:47:00Z">
              <w:rPr>
                <w:lang w:val="en-US" w:eastAsia="en-US"/>
              </w:rPr>
            </w:rPrChange>
          </w:rPr>
          <w:delInstrText xml:space="preserve"> </w:delInstrText>
        </w:r>
        <w:r w:rsidRPr="00AC3BE2" w:rsidDel="00D723FF">
          <w:rPr>
            <w:lang w:val="en-US" w:eastAsia="en-US"/>
          </w:rPr>
          <w:delInstrText>TOC</w:delInstrText>
        </w:r>
        <w:r w:rsidRPr="003B1CE3" w:rsidDel="00D723FF">
          <w:rPr>
            <w:lang w:eastAsia="en-US"/>
            <w:rPrChange w:id="852" w:author="ΜΗΤΣΕΑΣ ΗΛΙΑΣ" w:date="2026-01-07T13:47:00Z" w16du:dateUtc="2026-01-07T11:47:00Z">
              <w:rPr>
                <w:lang w:val="en-US" w:eastAsia="en-US"/>
              </w:rPr>
            </w:rPrChange>
          </w:rPr>
          <w:delInstrText xml:space="preserve"> \</w:delInstrText>
        </w:r>
        <w:r w:rsidRPr="00AC3BE2" w:rsidDel="00D723FF">
          <w:rPr>
            <w:lang w:val="en-US" w:eastAsia="en-US"/>
          </w:rPr>
          <w:delInstrText>h</w:delInstrText>
        </w:r>
        <w:r w:rsidRPr="003B1CE3" w:rsidDel="00D723FF">
          <w:rPr>
            <w:lang w:eastAsia="en-US"/>
            <w:rPrChange w:id="853" w:author="ΜΗΤΣΕΑΣ ΗΛΙΑΣ" w:date="2026-01-07T13:47:00Z" w16du:dateUtc="2026-01-07T11:47:00Z">
              <w:rPr>
                <w:lang w:val="en-US" w:eastAsia="en-US"/>
              </w:rPr>
            </w:rPrChange>
          </w:rPr>
          <w:delInstrText xml:space="preserve"> \</w:delInstrText>
        </w:r>
        <w:r w:rsidRPr="00AC3BE2" w:rsidDel="00D723FF">
          <w:rPr>
            <w:lang w:val="en-US" w:eastAsia="en-US"/>
          </w:rPr>
          <w:delInstrText>z</w:delInstrText>
        </w:r>
        <w:r w:rsidRPr="003B1CE3" w:rsidDel="00D723FF">
          <w:rPr>
            <w:lang w:eastAsia="en-US"/>
            <w:rPrChange w:id="854" w:author="ΜΗΤΣΕΑΣ ΗΛΙΑΣ" w:date="2026-01-07T13:47:00Z" w16du:dateUtc="2026-01-07T11:47:00Z">
              <w:rPr>
                <w:lang w:val="en-US" w:eastAsia="en-US"/>
              </w:rPr>
            </w:rPrChange>
          </w:rPr>
          <w:delInstrText xml:space="preserve"> \</w:delInstrText>
        </w:r>
        <w:r w:rsidRPr="00AC3BE2" w:rsidDel="00D723FF">
          <w:rPr>
            <w:lang w:val="en-US" w:eastAsia="en-US"/>
          </w:rPr>
          <w:delInstrText>c</w:delInstrText>
        </w:r>
        <w:r w:rsidRPr="003B1CE3" w:rsidDel="00D723FF">
          <w:rPr>
            <w:lang w:eastAsia="en-US"/>
            <w:rPrChange w:id="855" w:author="ΜΗΤΣΕΑΣ ΗΛΙΑΣ" w:date="2026-01-07T13:47:00Z" w16du:dateUtc="2026-01-07T11:47:00Z">
              <w:rPr>
                <w:lang w:val="en-US" w:eastAsia="en-US"/>
              </w:rPr>
            </w:rPrChange>
          </w:rPr>
          <w:delInstrText xml:space="preserve"> "</w:delInstrText>
        </w:r>
        <w:r w:rsidRPr="00AC3BE2" w:rsidDel="00D723FF">
          <w:rPr>
            <w:lang w:eastAsia="en-US"/>
          </w:rPr>
          <w:delInstrText>Σχήμα</w:delInstrText>
        </w:r>
        <w:r w:rsidRPr="003B1CE3" w:rsidDel="00D723FF">
          <w:rPr>
            <w:lang w:eastAsia="en-US"/>
            <w:rPrChange w:id="856" w:author="ΜΗΤΣΕΑΣ ΗΛΙΑΣ" w:date="2026-01-07T13:47:00Z" w16du:dateUtc="2026-01-07T11:47:00Z">
              <w:rPr>
                <w:lang w:val="en-US" w:eastAsia="en-US"/>
              </w:rPr>
            </w:rPrChange>
          </w:rPr>
          <w:delInstrText xml:space="preserve">" </w:delInstrText>
        </w:r>
        <w:r w:rsidRPr="00AC3BE2" w:rsidDel="00D723FF">
          <w:rPr>
            <w:lang w:eastAsia="en-US"/>
          </w:rPr>
          <w:fldChar w:fldCharType="separate"/>
        </w:r>
      </w:del>
    </w:p>
    <w:p w14:paraId="3A5CA638" w14:textId="4B33BC68" w:rsidR="00FE196E" w:rsidRPr="006501DB" w:rsidDel="00D723FF" w:rsidRDefault="00E924AC" w:rsidP="00020569">
      <w:pPr>
        <w:pStyle w:val="afc"/>
        <w:tabs>
          <w:tab w:val="right" w:leader="dot" w:pos="8732"/>
        </w:tabs>
        <w:spacing w:before="120" w:after="120" w:line="360" w:lineRule="auto"/>
        <w:jc w:val="both"/>
        <w:rPr>
          <w:del w:id="857" w:author="ΜΗΤΣΕΑΣ ΗΛΙΑΣ" w:date="2025-12-05T11:42:00Z" w16du:dateUtc="2025-12-05T09:42:00Z"/>
          <w:rFonts w:eastAsiaTheme="minorEastAsia"/>
          <w:noProof/>
          <w:sz w:val="22"/>
          <w:szCs w:val="22"/>
          <w:highlight w:val="yellow"/>
        </w:rPr>
      </w:pPr>
      <w:del w:id="858" w:author="ΜΗΤΣΕΑΣ ΗΛΙΑΣ" w:date="2025-12-05T11:42:00Z" w16du:dateUtc="2025-12-05T09:42:00Z">
        <w:r w:rsidRPr="00AC3BE2" w:rsidDel="00D723FF">
          <w:rPr>
            <w:lang w:eastAsia="en-US"/>
          </w:rPr>
          <w:fldChar w:fldCharType="end"/>
        </w:r>
        <w:r w:rsidR="00491116" w:rsidRPr="006501DB" w:rsidDel="00D723FF">
          <w:rPr>
            <w:highlight w:val="yellow"/>
            <w:lang w:eastAsia="en-US"/>
          </w:rPr>
          <w:fldChar w:fldCharType="begin"/>
        </w:r>
        <w:r w:rsidR="00491116" w:rsidRPr="00503017" w:rsidDel="00D723FF">
          <w:rPr>
            <w:highlight w:val="yellow"/>
            <w:lang w:eastAsia="en-US"/>
          </w:rPr>
          <w:delInstrText xml:space="preserve"> </w:delInstrText>
        </w:r>
        <w:r w:rsidR="00491116" w:rsidRPr="006501DB" w:rsidDel="00D723FF">
          <w:rPr>
            <w:highlight w:val="yellow"/>
            <w:lang w:val="en-US" w:eastAsia="en-US"/>
          </w:rPr>
          <w:delInstrText>TOC</w:delInstrText>
        </w:r>
        <w:r w:rsidR="00491116" w:rsidRPr="00503017" w:rsidDel="00D723FF">
          <w:rPr>
            <w:highlight w:val="yellow"/>
            <w:lang w:eastAsia="en-US"/>
          </w:rPr>
          <w:delInstrText xml:space="preserve"> \</w:delInstrText>
        </w:r>
        <w:r w:rsidR="00491116" w:rsidRPr="006501DB" w:rsidDel="00D723FF">
          <w:rPr>
            <w:highlight w:val="yellow"/>
            <w:lang w:val="en-US" w:eastAsia="en-US"/>
          </w:rPr>
          <w:delInstrText>h</w:delInstrText>
        </w:r>
        <w:r w:rsidR="00491116" w:rsidRPr="00503017" w:rsidDel="00D723FF">
          <w:rPr>
            <w:highlight w:val="yellow"/>
            <w:lang w:eastAsia="en-US"/>
          </w:rPr>
          <w:delInstrText xml:space="preserve"> \</w:delInstrText>
        </w:r>
        <w:r w:rsidR="00491116" w:rsidRPr="006501DB" w:rsidDel="00D723FF">
          <w:rPr>
            <w:highlight w:val="yellow"/>
            <w:lang w:val="en-US" w:eastAsia="en-US"/>
          </w:rPr>
          <w:delInstrText>z</w:delInstrText>
        </w:r>
        <w:r w:rsidR="00491116" w:rsidRPr="00503017" w:rsidDel="00D723FF">
          <w:rPr>
            <w:highlight w:val="yellow"/>
            <w:lang w:eastAsia="en-US"/>
          </w:rPr>
          <w:delInstrText xml:space="preserve"> \</w:delInstrText>
        </w:r>
        <w:r w:rsidR="00491116" w:rsidRPr="006501DB" w:rsidDel="00D723FF">
          <w:rPr>
            <w:highlight w:val="yellow"/>
            <w:lang w:val="en-US" w:eastAsia="en-US"/>
          </w:rPr>
          <w:delInstrText>c</w:delInstrText>
        </w:r>
        <w:r w:rsidR="00491116" w:rsidRPr="00503017" w:rsidDel="00D723FF">
          <w:rPr>
            <w:highlight w:val="yellow"/>
            <w:lang w:eastAsia="en-US"/>
          </w:rPr>
          <w:delInstrText xml:space="preserve"> "</w:delInstrText>
        </w:r>
        <w:r w:rsidR="00491116" w:rsidRPr="006501DB" w:rsidDel="00D723FF">
          <w:rPr>
            <w:highlight w:val="yellow"/>
            <w:lang w:eastAsia="en-US"/>
          </w:rPr>
          <w:delInstrText>Σχήμα</w:delInstrText>
        </w:r>
        <w:r w:rsidR="00491116" w:rsidRPr="00503017" w:rsidDel="00D723FF">
          <w:rPr>
            <w:highlight w:val="yellow"/>
            <w:lang w:eastAsia="en-US"/>
          </w:rPr>
          <w:delInstrText xml:space="preserve">" </w:delInstrText>
        </w:r>
        <w:r w:rsidR="00491116" w:rsidRPr="006501DB" w:rsidDel="00D723FF">
          <w:rPr>
            <w:highlight w:val="yellow"/>
            <w:lang w:eastAsia="en-US"/>
          </w:rPr>
          <w:fldChar w:fldCharType="separate"/>
        </w:r>
      </w:del>
    </w:p>
    <w:p w14:paraId="0F6174BC" w14:textId="67A913A0" w:rsidR="007441F5" w:rsidRPr="00503017" w:rsidDel="00D723FF" w:rsidRDefault="00491116">
      <w:pPr>
        <w:pStyle w:val="afc"/>
        <w:tabs>
          <w:tab w:val="right" w:leader="dot" w:pos="8732"/>
        </w:tabs>
        <w:spacing w:before="120" w:after="120" w:line="360" w:lineRule="auto"/>
        <w:jc w:val="both"/>
        <w:rPr>
          <w:del w:id="859" w:author="ΜΗΤΣΕΑΣ ΗΛΙΑΣ" w:date="2025-12-05T11:42:00Z" w16du:dateUtc="2025-12-05T09:42:00Z"/>
          <w:lang w:eastAsia="en-US"/>
        </w:rPr>
        <w:pPrChange w:id="860" w:author="ΜΗΤΣΕΑΣ ΗΛΙΑΣ" w:date="2025-12-05T11:42:00Z" w16du:dateUtc="2025-12-05T09:42:00Z">
          <w:pPr>
            <w:spacing w:before="120" w:after="120" w:line="360" w:lineRule="auto"/>
            <w:jc w:val="both"/>
          </w:pPr>
        </w:pPrChange>
      </w:pPr>
      <w:del w:id="861" w:author="ΜΗΤΣΕΑΣ ΗΛΙΑΣ" w:date="2025-12-05T11:42:00Z" w16du:dateUtc="2025-12-05T09:42:00Z">
        <w:r w:rsidRPr="006501DB" w:rsidDel="00D723FF">
          <w:rPr>
            <w:highlight w:val="yellow"/>
            <w:lang w:eastAsia="en-US"/>
          </w:rPr>
          <w:fldChar w:fldCharType="end"/>
        </w:r>
      </w:del>
    </w:p>
    <w:p w14:paraId="28C8013A" w14:textId="77777777" w:rsidR="007441F5" w:rsidRPr="00503017" w:rsidDel="00D723FF" w:rsidRDefault="007441F5">
      <w:pPr>
        <w:pStyle w:val="afc"/>
        <w:tabs>
          <w:tab w:val="right" w:leader="dot" w:pos="8732"/>
        </w:tabs>
        <w:spacing w:before="120" w:after="120" w:line="360" w:lineRule="auto"/>
        <w:jc w:val="both"/>
        <w:rPr>
          <w:del w:id="862" w:author="ΜΗΤΣΕΑΣ ΗΛΙΑΣ" w:date="2025-12-05T11:42:00Z" w16du:dateUtc="2025-12-05T09:42:00Z"/>
          <w:lang w:eastAsia="en-US"/>
        </w:rPr>
        <w:pPrChange w:id="863" w:author="ΜΗΤΣΕΑΣ ΗΛΙΑΣ" w:date="2025-12-05T11:42:00Z" w16du:dateUtc="2025-12-05T09:42:00Z">
          <w:pPr>
            <w:spacing w:before="120" w:after="120" w:line="360" w:lineRule="auto"/>
            <w:jc w:val="both"/>
          </w:pPr>
        </w:pPrChange>
      </w:pPr>
    </w:p>
    <w:p w14:paraId="6904D7C9" w14:textId="19200CF2" w:rsidR="00BC70A4" w:rsidRPr="009F0927" w:rsidRDefault="00A46A56">
      <w:pPr>
        <w:spacing w:line="360" w:lineRule="auto"/>
        <w:rPr>
          <w:lang w:eastAsia="en-US"/>
        </w:rPr>
        <w:pPrChange w:id="864" w:author="ΜΗΤΣΕΑΣ ΗΛΙΑΣ" w:date="2025-12-05T11:42:00Z" w16du:dateUtc="2025-12-05T09:42:00Z">
          <w:pPr>
            <w:spacing w:before="120" w:after="120" w:line="360" w:lineRule="auto"/>
            <w:jc w:val="both"/>
          </w:pPr>
        </w:pPrChange>
      </w:pPr>
      <w:r w:rsidRPr="00503017">
        <w:rPr>
          <w:lang w:eastAsia="en-US"/>
        </w:rPr>
        <w:br w:type="page"/>
      </w:r>
      <w:bookmarkStart w:id="865" w:name="_Toc455674550"/>
    </w:p>
    <w:p w14:paraId="3EFC65DA" w14:textId="77777777" w:rsidR="006F6DA8" w:rsidRDefault="00A46A56" w:rsidP="003B2642">
      <w:pPr>
        <w:pStyle w:val="10"/>
        <w:spacing w:before="120" w:after="120" w:line="360" w:lineRule="auto"/>
        <w:jc w:val="both"/>
        <w:rPr>
          <w:noProof/>
        </w:rPr>
      </w:pPr>
      <w:bookmarkStart w:id="866" w:name="_Toc455680227"/>
      <w:bookmarkStart w:id="867" w:name="_Toc218850193"/>
      <w:r w:rsidRPr="00E310B5">
        <w:rPr>
          <w:rFonts w:ascii="Times New Roman" w:hAnsi="Times New Roman"/>
          <w:lang w:eastAsia="en-US"/>
        </w:rPr>
        <w:lastRenderedPageBreak/>
        <w:t>Κατάλογος Πινάκων</w:t>
      </w:r>
      <w:bookmarkEnd w:id="865"/>
      <w:bookmarkEnd w:id="866"/>
      <w:bookmarkEnd w:id="867"/>
      <w:del w:id="868" w:author="ΜΗΤΣΕΑΣ ΗΛΙΑΣ" w:date="2025-12-15T11:05:00Z" w16du:dateUtc="2025-12-15T09:05:00Z">
        <w:r w:rsidR="00BD491E" w:rsidRPr="00C53490" w:rsidDel="00C53490">
          <w:fldChar w:fldCharType="begin"/>
        </w:r>
        <w:r w:rsidR="00BD491E" w:rsidRPr="00C53490" w:rsidDel="00C53490">
          <w:delInstrText>HYPERLINK \l "_Toc460252554"</w:delInstrText>
        </w:r>
        <w:r w:rsidR="00BD491E" w:rsidRPr="00C53490" w:rsidDel="00C53490">
          <w:fldChar w:fldCharType="separate"/>
        </w:r>
        <w:r w:rsidR="00BD491E" w:rsidRPr="00C53490" w:rsidDel="00C53490">
          <w:rPr>
            <w:rStyle w:val="-"/>
            <w:noProof/>
            <w:color w:val="auto"/>
            <w:u w:val="none"/>
          </w:rPr>
          <w:delText>Πίνακας 1</w:delText>
        </w:r>
        <w:r w:rsidR="00BD491E" w:rsidRPr="00C53490" w:rsidDel="00C53490">
          <w:rPr>
            <w:rStyle w:val="-"/>
            <w:noProof/>
            <w:color w:val="auto"/>
            <w:u w:val="none"/>
          </w:rPr>
          <w:noBreakHyphen/>
          <w:delText>1 Σ</w:delText>
        </w:r>
        <w:r w:rsidR="00A7629C" w:rsidRPr="00C53490" w:rsidDel="00C53490">
          <w:rPr>
            <w:rStyle w:val="-"/>
            <w:noProof/>
            <w:color w:val="auto"/>
            <w:u w:val="none"/>
          </w:rPr>
          <w:delText>υγκριση Χαρακτηριστικών Υφιστάμενων Πλατφορμών</w:delText>
        </w:r>
        <w:r w:rsidR="00BD491E" w:rsidRPr="00C53490" w:rsidDel="00C53490">
          <w:rPr>
            <w:rStyle w:val="-"/>
            <w:noProof/>
            <w:webHidden/>
            <w:color w:val="auto"/>
            <w:u w:val="none"/>
          </w:rPr>
          <w:tab/>
        </w:r>
        <w:r w:rsidR="00BD491E" w:rsidRPr="00C53490" w:rsidDel="00C53490">
          <w:rPr>
            <w:rStyle w:val="-"/>
            <w:noProof/>
            <w:webHidden/>
            <w:color w:val="auto"/>
            <w:u w:val="none"/>
          </w:rPr>
          <w:fldChar w:fldCharType="begin"/>
        </w:r>
        <w:r w:rsidR="00BD491E" w:rsidRPr="00C53490" w:rsidDel="00C53490">
          <w:rPr>
            <w:rStyle w:val="-"/>
            <w:noProof/>
            <w:webHidden/>
            <w:color w:val="auto"/>
            <w:u w:val="none"/>
          </w:rPr>
          <w:delInstrText xml:space="preserve"> PAGEREF _Toc460252554 \h </w:delInstrText>
        </w:r>
        <w:r w:rsidR="00BD491E" w:rsidRPr="00C53490" w:rsidDel="00C53490">
          <w:rPr>
            <w:rStyle w:val="-"/>
            <w:noProof/>
            <w:webHidden/>
            <w:color w:val="auto"/>
            <w:u w:val="none"/>
          </w:rPr>
        </w:r>
        <w:r w:rsidR="00BD491E" w:rsidRPr="00C53490" w:rsidDel="00C53490">
          <w:rPr>
            <w:rStyle w:val="-"/>
            <w:noProof/>
            <w:webHidden/>
            <w:color w:val="auto"/>
            <w:u w:val="none"/>
          </w:rPr>
          <w:fldChar w:fldCharType="separate"/>
        </w:r>
        <w:r w:rsidR="00BD491E" w:rsidRPr="00C53490" w:rsidDel="00C53490">
          <w:rPr>
            <w:rStyle w:val="-"/>
            <w:noProof/>
            <w:webHidden/>
            <w:color w:val="auto"/>
            <w:u w:val="none"/>
          </w:rPr>
          <w:delText>3</w:delText>
        </w:r>
        <w:r w:rsidR="00BD491E" w:rsidRPr="00C53490" w:rsidDel="00C53490">
          <w:rPr>
            <w:rStyle w:val="-"/>
            <w:noProof/>
            <w:webHidden/>
            <w:color w:val="auto"/>
            <w:u w:val="none"/>
          </w:rPr>
          <w:fldChar w:fldCharType="end"/>
        </w:r>
        <w:r w:rsidR="00BD491E" w:rsidRPr="00C53490" w:rsidDel="00C53490">
          <w:fldChar w:fldCharType="end"/>
        </w:r>
      </w:del>
      <w:ins w:id="869" w:author="ΜΗΤΣΕΑΣ ΗΛΙΑΣ" w:date="2025-12-15T11:04:00Z" w16du:dateUtc="2025-12-15T09:04:00Z">
        <w:r w:rsidR="00C53490" w:rsidRPr="00C53490">
          <w:fldChar w:fldCharType="begin"/>
        </w:r>
        <w:r w:rsidR="00C53490" w:rsidRPr="00C53490">
          <w:instrText xml:space="preserve"> TOC \h \z \c "Πίνακας" </w:instrText>
        </w:r>
        <w:r w:rsidR="00C53490" w:rsidRPr="00C53490">
          <w:fldChar w:fldCharType="separate"/>
        </w:r>
      </w:ins>
    </w:p>
    <w:p w14:paraId="73DC2C4A" w14:textId="5BD02C0C" w:rsidR="006F6DA8" w:rsidRPr="006F6DA8" w:rsidRDefault="006F6DA8">
      <w:pPr>
        <w:pStyle w:val="afc"/>
        <w:tabs>
          <w:tab w:val="right" w:leader="dot" w:pos="8732"/>
        </w:tabs>
        <w:rPr>
          <w:rFonts w:asciiTheme="minorHAnsi" w:eastAsiaTheme="minorEastAsia" w:hAnsiTheme="minorHAnsi" w:cstheme="minorBidi"/>
          <w:noProof/>
          <w:kern w:val="2"/>
          <w:lang w:val="en-US" w:eastAsia="en-US"/>
          <w14:ligatures w14:val="standardContextual"/>
        </w:rPr>
      </w:pPr>
      <w:hyperlink w:anchor="_Toc218850077" w:history="1">
        <w:r w:rsidRPr="006F6DA8">
          <w:rPr>
            <w:rStyle w:val="-"/>
            <w:noProof/>
          </w:rPr>
          <w:t>Πίνακας 1 Σύγκριση χαρακτηριστικών πλατφορμών</w:t>
        </w:r>
        <w:r w:rsidRPr="006F6DA8">
          <w:rPr>
            <w:noProof/>
            <w:webHidden/>
          </w:rPr>
          <w:tab/>
        </w:r>
        <w:r w:rsidRPr="006F6DA8">
          <w:rPr>
            <w:noProof/>
            <w:webHidden/>
          </w:rPr>
          <w:fldChar w:fldCharType="begin"/>
        </w:r>
        <w:r w:rsidRPr="006F6DA8">
          <w:rPr>
            <w:noProof/>
            <w:webHidden/>
          </w:rPr>
          <w:instrText xml:space="preserve"> PAGEREF _Toc218850077 \h </w:instrText>
        </w:r>
        <w:r w:rsidRPr="006F6DA8">
          <w:rPr>
            <w:noProof/>
            <w:webHidden/>
          </w:rPr>
        </w:r>
        <w:r w:rsidRPr="006F6DA8">
          <w:rPr>
            <w:noProof/>
            <w:webHidden/>
          </w:rPr>
          <w:fldChar w:fldCharType="separate"/>
        </w:r>
        <w:r w:rsidRPr="006F6DA8">
          <w:rPr>
            <w:noProof/>
            <w:webHidden/>
          </w:rPr>
          <w:t>8</w:t>
        </w:r>
        <w:r w:rsidRPr="006F6DA8">
          <w:rPr>
            <w:noProof/>
            <w:webHidden/>
          </w:rPr>
          <w:fldChar w:fldCharType="end"/>
        </w:r>
      </w:hyperlink>
    </w:p>
    <w:p w14:paraId="609C19C1" w14:textId="3B6B9CFD" w:rsidR="006F6DA8" w:rsidRDefault="006F6DA8">
      <w:pPr>
        <w:pStyle w:val="afc"/>
        <w:tabs>
          <w:tab w:val="right" w:leader="dot" w:pos="8732"/>
        </w:tabs>
        <w:rPr>
          <w:rFonts w:asciiTheme="minorHAnsi" w:eastAsiaTheme="minorEastAsia" w:hAnsiTheme="minorHAnsi" w:cstheme="minorBidi"/>
          <w:noProof/>
          <w:kern w:val="2"/>
          <w:lang w:val="en-US" w:eastAsia="en-US"/>
          <w14:ligatures w14:val="standardContextual"/>
        </w:rPr>
      </w:pPr>
      <w:hyperlink w:anchor="_Toc218850078" w:history="1">
        <w:r w:rsidRPr="00A03374">
          <w:rPr>
            <w:rStyle w:val="-"/>
            <w:noProof/>
          </w:rPr>
          <w:t>Πίνακας 2 Σύγκριση Χαρακτηριστικών Αλγορίθμων</w:t>
        </w:r>
        <w:r>
          <w:rPr>
            <w:noProof/>
            <w:webHidden/>
          </w:rPr>
          <w:tab/>
        </w:r>
        <w:r>
          <w:rPr>
            <w:noProof/>
            <w:webHidden/>
          </w:rPr>
          <w:fldChar w:fldCharType="begin"/>
        </w:r>
        <w:r>
          <w:rPr>
            <w:noProof/>
            <w:webHidden/>
          </w:rPr>
          <w:instrText xml:space="preserve"> PAGEREF _Toc218850078 \h </w:instrText>
        </w:r>
        <w:r>
          <w:rPr>
            <w:noProof/>
            <w:webHidden/>
          </w:rPr>
        </w:r>
        <w:r>
          <w:rPr>
            <w:noProof/>
            <w:webHidden/>
          </w:rPr>
          <w:fldChar w:fldCharType="separate"/>
        </w:r>
        <w:r>
          <w:rPr>
            <w:noProof/>
            <w:webHidden/>
          </w:rPr>
          <w:t>34</w:t>
        </w:r>
        <w:r>
          <w:rPr>
            <w:noProof/>
            <w:webHidden/>
          </w:rPr>
          <w:fldChar w:fldCharType="end"/>
        </w:r>
      </w:hyperlink>
    </w:p>
    <w:p w14:paraId="5F94D927" w14:textId="000B4EE5" w:rsidR="006F6DA8" w:rsidRDefault="006F6DA8">
      <w:pPr>
        <w:pStyle w:val="afc"/>
        <w:tabs>
          <w:tab w:val="right" w:leader="dot" w:pos="8732"/>
        </w:tabs>
        <w:rPr>
          <w:rFonts w:asciiTheme="minorHAnsi" w:eastAsiaTheme="minorEastAsia" w:hAnsiTheme="minorHAnsi" w:cstheme="minorBidi"/>
          <w:noProof/>
          <w:kern w:val="2"/>
          <w:lang w:val="en-US" w:eastAsia="en-US"/>
          <w14:ligatures w14:val="standardContextual"/>
        </w:rPr>
      </w:pPr>
      <w:hyperlink w:anchor="_Toc218850079" w:history="1">
        <w:r w:rsidRPr="00A03374">
          <w:rPr>
            <w:rStyle w:val="-"/>
            <w:noProof/>
          </w:rPr>
          <w:t>Πίνακας 3 Πίνακας χαρακτηριστικών μεθόδων κατηγοριοποίησης</w:t>
        </w:r>
        <w:r>
          <w:rPr>
            <w:noProof/>
            <w:webHidden/>
          </w:rPr>
          <w:tab/>
        </w:r>
        <w:r>
          <w:rPr>
            <w:noProof/>
            <w:webHidden/>
          </w:rPr>
          <w:fldChar w:fldCharType="begin"/>
        </w:r>
        <w:r>
          <w:rPr>
            <w:noProof/>
            <w:webHidden/>
          </w:rPr>
          <w:instrText xml:space="preserve"> PAGEREF _Toc218850079 \h </w:instrText>
        </w:r>
        <w:r>
          <w:rPr>
            <w:noProof/>
            <w:webHidden/>
          </w:rPr>
        </w:r>
        <w:r>
          <w:rPr>
            <w:noProof/>
            <w:webHidden/>
          </w:rPr>
          <w:fldChar w:fldCharType="separate"/>
        </w:r>
        <w:r>
          <w:rPr>
            <w:noProof/>
            <w:webHidden/>
          </w:rPr>
          <w:t>35</w:t>
        </w:r>
        <w:r>
          <w:rPr>
            <w:noProof/>
            <w:webHidden/>
          </w:rPr>
          <w:fldChar w:fldCharType="end"/>
        </w:r>
      </w:hyperlink>
    </w:p>
    <w:p w14:paraId="4003D505" w14:textId="4FFB067C" w:rsidR="00C53490" w:rsidRPr="00C53490" w:rsidRDefault="00C53490">
      <w:pPr>
        <w:rPr>
          <w:ins w:id="870" w:author="ΜΗΤΣΕΑΣ ΗΛΙΑΣ" w:date="2025-12-15T10:53:00Z" w16du:dateUtc="2025-12-15T08:53:00Z"/>
        </w:rPr>
        <w:pPrChange w:id="871" w:author="ΜΗΤΣΕΑΣ ΗΛΙΑΣ" w:date="2025-12-15T11:04:00Z" w16du:dateUtc="2025-12-15T09:04:00Z">
          <w:pPr>
            <w:pStyle w:val="afc"/>
            <w:tabs>
              <w:tab w:val="right" w:leader="dot" w:pos="8732"/>
            </w:tabs>
          </w:pPr>
        </w:pPrChange>
      </w:pPr>
      <w:ins w:id="872" w:author="ΜΗΤΣΕΑΣ ΗΛΙΑΣ" w:date="2025-12-15T11:04:00Z" w16du:dateUtc="2025-12-15T09:04:00Z">
        <w:r w:rsidRPr="00C53490">
          <w:fldChar w:fldCharType="end"/>
        </w:r>
      </w:ins>
    </w:p>
    <w:p w14:paraId="002F3661" w14:textId="5543C9AF" w:rsidR="00C144EC" w:rsidRPr="00C144EC" w:rsidDel="00C144EC" w:rsidRDefault="00C144EC">
      <w:pPr>
        <w:rPr>
          <w:del w:id="873" w:author="ΜΗΤΣΕΑΣ ΗΛΙΑΣ" w:date="2025-12-15T10:55:00Z" w16du:dateUtc="2025-12-15T08:55:00Z"/>
          <w:rPrChange w:id="874" w:author="ΜΗΤΣΕΑΣ ΗΛΙΑΣ" w:date="2025-12-15T10:53:00Z" w16du:dateUtc="2025-12-15T08:53:00Z">
            <w:rPr>
              <w:del w:id="875" w:author="ΜΗΤΣΕΑΣ ΗΛΙΑΣ" w:date="2025-12-15T10:55:00Z" w16du:dateUtc="2025-12-15T08:55:00Z"/>
              <w:rStyle w:val="-"/>
              <w:rFonts w:ascii="Arial" w:hAnsi="Arial"/>
              <w:b/>
              <w:bCs/>
              <w:noProof/>
              <w:color w:val="auto"/>
              <w:kern w:val="32"/>
              <w:sz w:val="32"/>
              <w:szCs w:val="32"/>
              <w:u w:val="none"/>
            </w:rPr>
          </w:rPrChange>
        </w:rPr>
        <w:pPrChange w:id="876" w:author="ΜΗΤΣΕΑΣ ΗΛΙΑΣ" w:date="2025-12-15T10:53:00Z" w16du:dateUtc="2025-12-15T08:53:00Z">
          <w:pPr>
            <w:pStyle w:val="afc"/>
            <w:tabs>
              <w:tab w:val="right" w:leader="dot" w:pos="8732"/>
            </w:tabs>
          </w:pPr>
        </w:pPrChange>
      </w:pPr>
    </w:p>
    <w:p w14:paraId="0F88C155" w14:textId="766E99CE" w:rsidR="006F7D80" w:rsidRPr="00A7629C" w:rsidRDefault="006F7D80" w:rsidP="00A7629C">
      <w:pPr>
        <w:pStyle w:val="afc"/>
        <w:tabs>
          <w:tab w:val="right" w:leader="dot" w:pos="8732"/>
        </w:tabs>
        <w:rPr>
          <w:rStyle w:val="-"/>
          <w:noProof/>
          <w:color w:val="auto"/>
          <w:u w:val="none"/>
        </w:rPr>
      </w:pPr>
    </w:p>
    <w:p w14:paraId="0C6D9F44" w14:textId="77777777" w:rsidR="00DC0430" w:rsidRPr="00500B22" w:rsidRDefault="00DC0430" w:rsidP="00EE3355">
      <w:pPr>
        <w:spacing w:before="120" w:after="120" w:line="360" w:lineRule="auto"/>
        <w:jc w:val="both"/>
        <w:rPr>
          <w:lang w:eastAsia="en-US"/>
        </w:rPr>
      </w:pPr>
    </w:p>
    <w:p w14:paraId="6483AED2" w14:textId="77777777" w:rsidR="00DC0430" w:rsidRPr="00500B22" w:rsidRDefault="00DC0430" w:rsidP="0046116B">
      <w:pPr>
        <w:spacing w:before="120" w:after="120" w:line="360" w:lineRule="auto"/>
        <w:jc w:val="both"/>
        <w:rPr>
          <w:lang w:eastAsia="en-US"/>
        </w:rPr>
      </w:pPr>
    </w:p>
    <w:p w14:paraId="2AD69431" w14:textId="77777777" w:rsidR="000B444F" w:rsidRPr="00500B22" w:rsidRDefault="000B444F" w:rsidP="006329AA">
      <w:pPr>
        <w:spacing w:before="120" w:after="120" w:line="360" w:lineRule="auto"/>
        <w:jc w:val="both"/>
        <w:rPr>
          <w:lang w:eastAsia="en-US"/>
        </w:rPr>
      </w:pPr>
      <w:r w:rsidRPr="00500B22">
        <w:rPr>
          <w:lang w:eastAsia="en-US"/>
        </w:rPr>
        <w:br w:type="page"/>
      </w:r>
    </w:p>
    <w:p w14:paraId="04FFF6D8" w14:textId="77777777" w:rsidR="006329AA" w:rsidRPr="00D37738" w:rsidRDefault="000B444F" w:rsidP="009B1CBE">
      <w:pPr>
        <w:pStyle w:val="10"/>
        <w:spacing w:before="120" w:after="120" w:line="360" w:lineRule="auto"/>
        <w:jc w:val="both"/>
        <w:rPr>
          <w:rFonts w:ascii="Times New Roman" w:hAnsi="Times New Roman"/>
          <w:lang w:eastAsia="en-US"/>
          <w:rPrChange w:id="877" w:author="ΜΗΤΣΕΑΣ ΗΛΙΑΣ" w:date="2025-12-05T10:28:00Z" w16du:dateUtc="2025-12-05T08:28:00Z">
            <w:rPr>
              <w:rFonts w:ascii="Times New Roman" w:hAnsi="Times New Roman"/>
              <w:lang w:val="en-US" w:eastAsia="en-US"/>
            </w:rPr>
          </w:rPrChange>
        </w:rPr>
      </w:pPr>
      <w:bookmarkStart w:id="878" w:name="_Toc218850194"/>
      <w:r w:rsidRPr="006501DB">
        <w:rPr>
          <w:rFonts w:ascii="Times New Roman" w:hAnsi="Times New Roman"/>
          <w:lang w:eastAsia="en-US"/>
        </w:rPr>
        <w:lastRenderedPageBreak/>
        <w:t>Συντομογραφίες</w:t>
      </w:r>
      <w:r w:rsidRPr="00D37738">
        <w:rPr>
          <w:rFonts w:ascii="Times New Roman" w:hAnsi="Times New Roman"/>
          <w:lang w:eastAsia="en-US"/>
          <w:rPrChange w:id="879" w:author="ΜΗΤΣΕΑΣ ΗΛΙΑΣ" w:date="2025-12-05T10:28:00Z" w16du:dateUtc="2025-12-05T08:28:00Z">
            <w:rPr>
              <w:rFonts w:ascii="Times New Roman" w:hAnsi="Times New Roman"/>
              <w:lang w:val="en-US" w:eastAsia="en-US"/>
            </w:rPr>
          </w:rPrChange>
        </w:rPr>
        <w:t xml:space="preserve"> &amp; </w:t>
      </w:r>
      <w:r w:rsidRPr="006501DB">
        <w:rPr>
          <w:rFonts w:ascii="Times New Roman" w:hAnsi="Times New Roman"/>
          <w:lang w:eastAsia="en-US"/>
        </w:rPr>
        <w:t>Ακρωνύμια</w:t>
      </w:r>
      <w:bookmarkEnd w:id="878"/>
      <w:r w:rsidRPr="00D37738">
        <w:rPr>
          <w:rFonts w:ascii="Times New Roman" w:hAnsi="Times New Roman"/>
          <w:lang w:eastAsia="en-US"/>
          <w:rPrChange w:id="880" w:author="ΜΗΤΣΕΑΣ ΗΛΙΑΣ" w:date="2025-12-05T10:28:00Z" w16du:dateUtc="2025-12-05T08:28:00Z">
            <w:rPr>
              <w:rFonts w:ascii="Times New Roman" w:hAnsi="Times New Roman"/>
              <w:lang w:val="en-US" w:eastAsia="en-US"/>
            </w:rPr>
          </w:rPrChange>
        </w:rPr>
        <w:t xml:space="preserve"> </w:t>
      </w:r>
    </w:p>
    <w:p w14:paraId="6AAD642E" w14:textId="4CFA0BFC" w:rsidR="00512088" w:rsidRPr="00D37738" w:rsidRDefault="00512088" w:rsidP="00512088">
      <w:pPr>
        <w:spacing w:before="120" w:after="120" w:line="360" w:lineRule="auto"/>
        <w:jc w:val="both"/>
        <w:rPr>
          <w:lang w:eastAsia="en-US"/>
          <w:rPrChange w:id="881" w:author="ΜΗΤΣΕΑΣ ΗΛΙΑΣ" w:date="2025-12-05T10:28:00Z" w16du:dateUtc="2025-12-05T08:28:00Z">
            <w:rPr>
              <w:lang w:val="en-US" w:eastAsia="en-US"/>
            </w:rPr>
          </w:rPrChange>
        </w:rPr>
      </w:pPr>
      <w:r w:rsidRPr="00512088">
        <w:rPr>
          <w:lang w:val="en-US" w:eastAsia="en-US"/>
        </w:rPr>
        <w:t>API</w:t>
      </w:r>
      <w:r w:rsidRPr="00D37738">
        <w:rPr>
          <w:lang w:eastAsia="en-US"/>
          <w:rPrChange w:id="882" w:author="ΜΗΤΣΕΑΣ ΗΛΙΑΣ" w:date="2025-12-05T10:28:00Z" w16du:dateUtc="2025-12-05T08:28:00Z">
            <w:rPr>
              <w:lang w:val="en-US" w:eastAsia="en-US"/>
            </w:rPr>
          </w:rPrChange>
        </w:rPr>
        <w:t xml:space="preserve">: </w:t>
      </w:r>
      <w:r w:rsidRPr="00512088">
        <w:rPr>
          <w:lang w:val="en-US" w:eastAsia="en-US"/>
        </w:rPr>
        <w:t>Application</w:t>
      </w:r>
      <w:r w:rsidRPr="00D37738">
        <w:rPr>
          <w:lang w:eastAsia="en-US"/>
          <w:rPrChange w:id="883" w:author="ΜΗΤΣΕΑΣ ΗΛΙΑΣ" w:date="2025-12-05T10:28:00Z" w16du:dateUtc="2025-12-05T08:28:00Z">
            <w:rPr>
              <w:lang w:val="en-US" w:eastAsia="en-US"/>
            </w:rPr>
          </w:rPrChange>
        </w:rPr>
        <w:t xml:space="preserve"> </w:t>
      </w:r>
      <w:r w:rsidRPr="00512088">
        <w:rPr>
          <w:lang w:val="en-US" w:eastAsia="en-US"/>
        </w:rPr>
        <w:t>Programming</w:t>
      </w:r>
      <w:r w:rsidRPr="00D37738">
        <w:rPr>
          <w:lang w:eastAsia="en-US"/>
          <w:rPrChange w:id="884" w:author="ΜΗΤΣΕΑΣ ΗΛΙΑΣ" w:date="2025-12-05T10:28:00Z" w16du:dateUtc="2025-12-05T08:28:00Z">
            <w:rPr>
              <w:lang w:val="en-US" w:eastAsia="en-US"/>
            </w:rPr>
          </w:rPrChange>
        </w:rPr>
        <w:t xml:space="preserve"> </w:t>
      </w:r>
      <w:r w:rsidRPr="00512088">
        <w:rPr>
          <w:lang w:val="en-US" w:eastAsia="en-US"/>
        </w:rPr>
        <w:t>Interface</w:t>
      </w:r>
      <w:r w:rsidR="0017145D" w:rsidRPr="00D37738">
        <w:rPr>
          <w:lang w:eastAsia="en-US"/>
          <w:rPrChange w:id="885" w:author="ΜΗΤΣΕΑΣ ΗΛΙΑΣ" w:date="2025-12-05T10:28:00Z" w16du:dateUtc="2025-12-05T08:28:00Z">
            <w:rPr>
              <w:lang w:val="en-US" w:eastAsia="en-US"/>
            </w:rPr>
          </w:rPrChange>
        </w:rPr>
        <w:t xml:space="preserve"> - </w:t>
      </w:r>
      <w:r w:rsidR="0017145D" w:rsidRPr="0017145D">
        <w:rPr>
          <w:lang w:eastAsia="en-US"/>
        </w:rPr>
        <w:t>Διεπαφή</w:t>
      </w:r>
      <w:r w:rsidR="0017145D" w:rsidRPr="00D37738">
        <w:rPr>
          <w:lang w:eastAsia="en-US"/>
          <w:rPrChange w:id="886" w:author="ΜΗΤΣΕΑΣ ΗΛΙΑΣ" w:date="2025-12-05T10:28:00Z" w16du:dateUtc="2025-12-05T08:28:00Z">
            <w:rPr>
              <w:lang w:val="en-US" w:eastAsia="en-US"/>
            </w:rPr>
          </w:rPrChange>
        </w:rPr>
        <w:t xml:space="preserve"> </w:t>
      </w:r>
      <w:r w:rsidR="0017145D" w:rsidRPr="0017145D">
        <w:rPr>
          <w:lang w:eastAsia="en-US"/>
        </w:rPr>
        <w:t>Προγραμματισμού</w:t>
      </w:r>
      <w:r w:rsidR="0017145D" w:rsidRPr="00D37738">
        <w:rPr>
          <w:lang w:eastAsia="en-US"/>
          <w:rPrChange w:id="887" w:author="ΜΗΤΣΕΑΣ ΗΛΙΑΣ" w:date="2025-12-05T10:28:00Z" w16du:dateUtc="2025-12-05T08:28:00Z">
            <w:rPr>
              <w:lang w:val="en-US" w:eastAsia="en-US"/>
            </w:rPr>
          </w:rPrChange>
        </w:rPr>
        <w:t xml:space="preserve"> </w:t>
      </w:r>
      <w:r w:rsidR="0017145D" w:rsidRPr="0017145D">
        <w:rPr>
          <w:lang w:eastAsia="en-US"/>
        </w:rPr>
        <w:t>Εφαρμογών</w:t>
      </w:r>
    </w:p>
    <w:p w14:paraId="18E91CE5" w14:textId="39354FA8" w:rsidR="00512088" w:rsidRPr="001C41D3" w:rsidRDefault="00512088" w:rsidP="00512088">
      <w:pPr>
        <w:spacing w:before="120" w:after="120" w:line="360" w:lineRule="auto"/>
        <w:jc w:val="both"/>
        <w:rPr>
          <w:lang w:eastAsia="en-US"/>
          <w:rPrChange w:id="888" w:author="ΜΗΤΣΕΑΣ ΗΛΙΑΣ" w:date="2025-12-16T10:41:00Z" w16du:dateUtc="2025-12-16T08:41:00Z">
            <w:rPr>
              <w:lang w:val="en-US" w:eastAsia="en-US"/>
            </w:rPr>
          </w:rPrChange>
        </w:rPr>
      </w:pPr>
      <w:r w:rsidRPr="00512088">
        <w:rPr>
          <w:lang w:val="en-US" w:eastAsia="en-US"/>
        </w:rPr>
        <w:t>CAC</w:t>
      </w:r>
      <w:r w:rsidRPr="001C41D3">
        <w:rPr>
          <w:lang w:eastAsia="en-US"/>
          <w:rPrChange w:id="889" w:author="ΜΗΤΣΕΑΣ ΗΛΙΑΣ" w:date="2025-12-16T10:41:00Z" w16du:dateUtc="2025-12-16T08:41:00Z">
            <w:rPr>
              <w:lang w:val="en-US" w:eastAsia="en-US"/>
            </w:rPr>
          </w:rPrChange>
        </w:rPr>
        <w:t xml:space="preserve">: </w:t>
      </w:r>
      <w:r w:rsidRPr="00512088">
        <w:rPr>
          <w:lang w:val="en-US" w:eastAsia="en-US"/>
        </w:rPr>
        <w:t>Customer</w:t>
      </w:r>
      <w:r w:rsidRPr="001C41D3">
        <w:rPr>
          <w:lang w:eastAsia="en-US"/>
          <w:rPrChange w:id="890" w:author="ΜΗΤΣΕΑΣ ΗΛΙΑΣ" w:date="2025-12-16T10:41:00Z" w16du:dateUtc="2025-12-16T08:41:00Z">
            <w:rPr>
              <w:lang w:val="en-US" w:eastAsia="en-US"/>
            </w:rPr>
          </w:rPrChange>
        </w:rPr>
        <w:t xml:space="preserve"> </w:t>
      </w:r>
      <w:r w:rsidRPr="00512088">
        <w:rPr>
          <w:lang w:val="en-US" w:eastAsia="en-US"/>
        </w:rPr>
        <w:t>Acquisition</w:t>
      </w:r>
      <w:r w:rsidRPr="001C41D3">
        <w:rPr>
          <w:lang w:eastAsia="en-US"/>
          <w:rPrChange w:id="891" w:author="ΜΗΤΣΕΑΣ ΗΛΙΑΣ" w:date="2025-12-16T10:41:00Z" w16du:dateUtc="2025-12-16T08:41:00Z">
            <w:rPr>
              <w:lang w:val="en-US" w:eastAsia="en-US"/>
            </w:rPr>
          </w:rPrChange>
        </w:rPr>
        <w:t xml:space="preserve"> </w:t>
      </w:r>
      <w:r w:rsidRPr="00512088">
        <w:rPr>
          <w:lang w:val="en-US" w:eastAsia="en-US"/>
        </w:rPr>
        <w:t>Cost</w:t>
      </w:r>
      <w:r w:rsidR="0017145D" w:rsidRPr="001C41D3">
        <w:rPr>
          <w:lang w:eastAsia="en-US"/>
          <w:rPrChange w:id="892" w:author="ΜΗΤΣΕΑΣ ΗΛΙΑΣ" w:date="2025-12-16T10:41:00Z" w16du:dateUtc="2025-12-16T08:41:00Z">
            <w:rPr>
              <w:lang w:val="en-US" w:eastAsia="en-US"/>
            </w:rPr>
          </w:rPrChange>
        </w:rPr>
        <w:t xml:space="preserve"> - </w:t>
      </w:r>
      <w:r w:rsidR="0017145D" w:rsidRPr="0017145D">
        <w:rPr>
          <w:lang w:eastAsia="en-US"/>
        </w:rPr>
        <w:t>Κόστος</w:t>
      </w:r>
      <w:r w:rsidR="0017145D" w:rsidRPr="001C41D3">
        <w:rPr>
          <w:lang w:eastAsia="en-US"/>
          <w:rPrChange w:id="893" w:author="ΜΗΤΣΕΑΣ ΗΛΙΑΣ" w:date="2025-12-16T10:41:00Z" w16du:dateUtc="2025-12-16T08:41:00Z">
            <w:rPr>
              <w:lang w:val="en-US" w:eastAsia="en-US"/>
            </w:rPr>
          </w:rPrChange>
        </w:rPr>
        <w:t xml:space="preserve"> </w:t>
      </w:r>
      <w:r w:rsidR="0017145D" w:rsidRPr="0017145D">
        <w:rPr>
          <w:lang w:eastAsia="en-US"/>
        </w:rPr>
        <w:t>Απόκτησης</w:t>
      </w:r>
      <w:r w:rsidR="0017145D" w:rsidRPr="001C41D3">
        <w:rPr>
          <w:lang w:eastAsia="en-US"/>
          <w:rPrChange w:id="894" w:author="ΜΗΤΣΕΑΣ ΗΛΙΑΣ" w:date="2025-12-16T10:41:00Z" w16du:dateUtc="2025-12-16T08:41:00Z">
            <w:rPr>
              <w:lang w:val="en-US" w:eastAsia="en-US"/>
            </w:rPr>
          </w:rPrChange>
        </w:rPr>
        <w:t xml:space="preserve"> </w:t>
      </w:r>
      <w:r w:rsidR="0017145D" w:rsidRPr="0017145D">
        <w:rPr>
          <w:lang w:eastAsia="en-US"/>
        </w:rPr>
        <w:t>Πελάτη</w:t>
      </w:r>
    </w:p>
    <w:p w14:paraId="42062B0C" w14:textId="1613275E" w:rsidR="00512088" w:rsidRPr="001C41D3" w:rsidRDefault="00512088" w:rsidP="00512088">
      <w:pPr>
        <w:spacing w:before="120" w:after="120" w:line="360" w:lineRule="auto"/>
        <w:jc w:val="both"/>
        <w:rPr>
          <w:lang w:eastAsia="en-US"/>
          <w:rPrChange w:id="895" w:author="ΜΗΤΣΕΑΣ ΗΛΙΑΣ" w:date="2025-12-16T10:41:00Z" w16du:dateUtc="2025-12-16T08:41:00Z">
            <w:rPr>
              <w:lang w:val="en-US" w:eastAsia="en-US"/>
            </w:rPr>
          </w:rPrChange>
        </w:rPr>
      </w:pPr>
      <w:r w:rsidRPr="00512088">
        <w:rPr>
          <w:lang w:val="en-US" w:eastAsia="en-US"/>
        </w:rPr>
        <w:t>CPA</w:t>
      </w:r>
      <w:r w:rsidRPr="001C41D3">
        <w:rPr>
          <w:lang w:eastAsia="en-US"/>
          <w:rPrChange w:id="896" w:author="ΜΗΤΣΕΑΣ ΗΛΙΑΣ" w:date="2025-12-16T10:41:00Z" w16du:dateUtc="2025-12-16T08:41:00Z">
            <w:rPr>
              <w:lang w:val="en-US" w:eastAsia="en-US"/>
            </w:rPr>
          </w:rPrChange>
        </w:rPr>
        <w:t xml:space="preserve">: </w:t>
      </w:r>
      <w:r w:rsidRPr="00512088">
        <w:rPr>
          <w:lang w:val="en-US" w:eastAsia="en-US"/>
        </w:rPr>
        <w:t>Cost</w:t>
      </w:r>
      <w:r w:rsidRPr="001C41D3">
        <w:rPr>
          <w:lang w:eastAsia="en-US"/>
          <w:rPrChange w:id="897" w:author="ΜΗΤΣΕΑΣ ΗΛΙΑΣ" w:date="2025-12-16T10:41:00Z" w16du:dateUtc="2025-12-16T08:41:00Z">
            <w:rPr>
              <w:lang w:val="en-US" w:eastAsia="en-US"/>
            </w:rPr>
          </w:rPrChange>
        </w:rPr>
        <w:t xml:space="preserve"> </w:t>
      </w:r>
      <w:r w:rsidRPr="00512088">
        <w:rPr>
          <w:lang w:val="en-US" w:eastAsia="en-US"/>
        </w:rPr>
        <w:t>Per</w:t>
      </w:r>
      <w:r w:rsidRPr="001C41D3">
        <w:rPr>
          <w:lang w:eastAsia="en-US"/>
          <w:rPrChange w:id="898" w:author="ΜΗΤΣΕΑΣ ΗΛΙΑΣ" w:date="2025-12-16T10:41:00Z" w16du:dateUtc="2025-12-16T08:41:00Z">
            <w:rPr>
              <w:lang w:val="en-US" w:eastAsia="en-US"/>
            </w:rPr>
          </w:rPrChange>
        </w:rPr>
        <w:t xml:space="preserve"> </w:t>
      </w:r>
      <w:r w:rsidRPr="00512088">
        <w:rPr>
          <w:lang w:val="en-US" w:eastAsia="en-US"/>
        </w:rPr>
        <w:t>Acquisition</w:t>
      </w:r>
      <w:r w:rsidR="0017145D" w:rsidRPr="001C41D3">
        <w:rPr>
          <w:lang w:eastAsia="en-US"/>
          <w:rPrChange w:id="899" w:author="ΜΗΤΣΕΑΣ ΗΛΙΑΣ" w:date="2025-12-16T10:41:00Z" w16du:dateUtc="2025-12-16T08:41:00Z">
            <w:rPr>
              <w:lang w:val="en-US" w:eastAsia="en-US"/>
            </w:rPr>
          </w:rPrChange>
        </w:rPr>
        <w:t xml:space="preserve"> - </w:t>
      </w:r>
      <w:r w:rsidR="0017145D" w:rsidRPr="0017145D">
        <w:rPr>
          <w:lang w:eastAsia="en-US"/>
        </w:rPr>
        <w:t>Κόστος</w:t>
      </w:r>
      <w:r w:rsidR="0017145D" w:rsidRPr="001C41D3">
        <w:rPr>
          <w:lang w:eastAsia="en-US"/>
          <w:rPrChange w:id="900" w:author="ΜΗΤΣΕΑΣ ΗΛΙΑΣ" w:date="2025-12-16T10:41:00Z" w16du:dateUtc="2025-12-16T08:41:00Z">
            <w:rPr>
              <w:lang w:val="en-US" w:eastAsia="en-US"/>
            </w:rPr>
          </w:rPrChange>
        </w:rPr>
        <w:t xml:space="preserve"> </w:t>
      </w:r>
      <w:r w:rsidR="0017145D" w:rsidRPr="0017145D">
        <w:rPr>
          <w:lang w:eastAsia="en-US"/>
        </w:rPr>
        <w:t>ανά</w:t>
      </w:r>
      <w:r w:rsidR="0017145D" w:rsidRPr="001C41D3">
        <w:rPr>
          <w:lang w:eastAsia="en-US"/>
          <w:rPrChange w:id="901" w:author="ΜΗΤΣΕΑΣ ΗΛΙΑΣ" w:date="2025-12-16T10:41:00Z" w16du:dateUtc="2025-12-16T08:41:00Z">
            <w:rPr>
              <w:lang w:val="en-US" w:eastAsia="en-US"/>
            </w:rPr>
          </w:rPrChange>
        </w:rPr>
        <w:t xml:space="preserve"> </w:t>
      </w:r>
      <w:r w:rsidR="0017145D" w:rsidRPr="0017145D">
        <w:rPr>
          <w:lang w:eastAsia="en-US"/>
        </w:rPr>
        <w:t>Απόκτηση</w:t>
      </w:r>
    </w:p>
    <w:p w14:paraId="01AE4B7F" w14:textId="6174B8A3" w:rsidR="00512088" w:rsidRPr="001C41D3" w:rsidRDefault="00512088" w:rsidP="00512088">
      <w:pPr>
        <w:spacing w:before="120" w:after="120" w:line="360" w:lineRule="auto"/>
        <w:jc w:val="both"/>
        <w:rPr>
          <w:lang w:eastAsia="en-US"/>
          <w:rPrChange w:id="902" w:author="ΜΗΤΣΕΑΣ ΗΛΙΑΣ" w:date="2025-12-16T10:41:00Z" w16du:dateUtc="2025-12-16T08:41:00Z">
            <w:rPr>
              <w:lang w:val="en-US" w:eastAsia="en-US"/>
            </w:rPr>
          </w:rPrChange>
        </w:rPr>
      </w:pPr>
      <w:r w:rsidRPr="00512088">
        <w:rPr>
          <w:lang w:val="en-US" w:eastAsia="en-US"/>
        </w:rPr>
        <w:t>CPC</w:t>
      </w:r>
      <w:r w:rsidRPr="001C41D3">
        <w:rPr>
          <w:lang w:eastAsia="en-US"/>
          <w:rPrChange w:id="903" w:author="ΜΗΤΣΕΑΣ ΗΛΙΑΣ" w:date="2025-12-16T10:41:00Z" w16du:dateUtc="2025-12-16T08:41:00Z">
            <w:rPr>
              <w:lang w:val="en-US" w:eastAsia="en-US"/>
            </w:rPr>
          </w:rPrChange>
        </w:rPr>
        <w:t xml:space="preserve">: </w:t>
      </w:r>
      <w:r w:rsidRPr="00512088">
        <w:rPr>
          <w:lang w:val="en-US" w:eastAsia="en-US"/>
        </w:rPr>
        <w:t>Cost</w:t>
      </w:r>
      <w:r w:rsidRPr="001C41D3">
        <w:rPr>
          <w:lang w:eastAsia="en-US"/>
          <w:rPrChange w:id="904" w:author="ΜΗΤΣΕΑΣ ΗΛΙΑΣ" w:date="2025-12-16T10:41:00Z" w16du:dateUtc="2025-12-16T08:41:00Z">
            <w:rPr>
              <w:lang w:val="en-US" w:eastAsia="en-US"/>
            </w:rPr>
          </w:rPrChange>
        </w:rPr>
        <w:t xml:space="preserve"> </w:t>
      </w:r>
      <w:r w:rsidRPr="00512088">
        <w:rPr>
          <w:lang w:val="en-US" w:eastAsia="en-US"/>
        </w:rPr>
        <w:t>Per</w:t>
      </w:r>
      <w:r w:rsidRPr="001C41D3">
        <w:rPr>
          <w:lang w:eastAsia="en-US"/>
          <w:rPrChange w:id="905" w:author="ΜΗΤΣΕΑΣ ΗΛΙΑΣ" w:date="2025-12-16T10:41:00Z" w16du:dateUtc="2025-12-16T08:41:00Z">
            <w:rPr>
              <w:lang w:val="en-US" w:eastAsia="en-US"/>
            </w:rPr>
          </w:rPrChange>
        </w:rPr>
        <w:t xml:space="preserve"> </w:t>
      </w:r>
      <w:r w:rsidRPr="00512088">
        <w:rPr>
          <w:lang w:val="en-US" w:eastAsia="en-US"/>
        </w:rPr>
        <w:t>Click</w:t>
      </w:r>
      <w:r w:rsidR="0017145D" w:rsidRPr="001C41D3">
        <w:rPr>
          <w:lang w:eastAsia="en-US"/>
          <w:rPrChange w:id="906" w:author="ΜΗΤΣΕΑΣ ΗΛΙΑΣ" w:date="2025-12-16T10:41:00Z" w16du:dateUtc="2025-12-16T08:41:00Z">
            <w:rPr>
              <w:lang w:val="en-US" w:eastAsia="en-US"/>
            </w:rPr>
          </w:rPrChange>
        </w:rPr>
        <w:t xml:space="preserve"> - </w:t>
      </w:r>
      <w:r w:rsidR="0017145D" w:rsidRPr="0017145D">
        <w:rPr>
          <w:lang w:eastAsia="en-US"/>
        </w:rPr>
        <w:t>Κόστος</w:t>
      </w:r>
      <w:r w:rsidR="0017145D" w:rsidRPr="001C41D3">
        <w:rPr>
          <w:lang w:eastAsia="en-US"/>
          <w:rPrChange w:id="907" w:author="ΜΗΤΣΕΑΣ ΗΛΙΑΣ" w:date="2025-12-16T10:41:00Z" w16du:dateUtc="2025-12-16T08:41:00Z">
            <w:rPr>
              <w:lang w:val="en-US" w:eastAsia="en-US"/>
            </w:rPr>
          </w:rPrChange>
        </w:rPr>
        <w:t xml:space="preserve"> </w:t>
      </w:r>
      <w:r w:rsidR="0017145D" w:rsidRPr="0017145D">
        <w:rPr>
          <w:lang w:eastAsia="en-US"/>
        </w:rPr>
        <w:t>ανά</w:t>
      </w:r>
      <w:r w:rsidR="0017145D" w:rsidRPr="001C41D3">
        <w:rPr>
          <w:lang w:eastAsia="en-US"/>
          <w:rPrChange w:id="908" w:author="ΜΗΤΣΕΑΣ ΗΛΙΑΣ" w:date="2025-12-16T10:41:00Z" w16du:dateUtc="2025-12-16T08:41:00Z">
            <w:rPr>
              <w:lang w:val="en-US" w:eastAsia="en-US"/>
            </w:rPr>
          </w:rPrChange>
        </w:rPr>
        <w:t xml:space="preserve"> </w:t>
      </w:r>
      <w:r w:rsidR="0017145D" w:rsidRPr="0017145D">
        <w:rPr>
          <w:lang w:eastAsia="en-US"/>
        </w:rPr>
        <w:t>Κλικ</w:t>
      </w:r>
    </w:p>
    <w:p w14:paraId="1692FC57" w14:textId="4212DA4D" w:rsidR="00512088" w:rsidRPr="000846D6" w:rsidRDefault="00512088" w:rsidP="00512088">
      <w:pPr>
        <w:spacing w:before="120" w:after="120" w:line="360" w:lineRule="auto"/>
        <w:jc w:val="both"/>
        <w:rPr>
          <w:lang w:val="en-US" w:eastAsia="en-US"/>
        </w:rPr>
      </w:pPr>
      <w:r w:rsidRPr="00512088">
        <w:rPr>
          <w:lang w:val="en-US" w:eastAsia="en-US"/>
        </w:rPr>
        <w:t>CTR: Click</w:t>
      </w:r>
      <w:ins w:id="909" w:author="ΜΗΤΣΕΑΣ ΗΛΙΑΣ" w:date="2025-12-05T11:49:00Z" w16du:dateUtc="2025-12-05T09:49:00Z">
        <w:r w:rsidR="000846D6" w:rsidRPr="000846D6">
          <w:rPr>
            <w:lang w:val="en-US" w:eastAsia="en-US"/>
            <w:rPrChange w:id="910" w:author="ΜΗΤΣΕΑΣ ΗΛΙΑΣ" w:date="2025-12-05T11:49:00Z" w16du:dateUtc="2025-12-05T09:49:00Z">
              <w:rPr>
                <w:lang w:eastAsia="en-US"/>
              </w:rPr>
            </w:rPrChange>
          </w:rPr>
          <w:t xml:space="preserve"> </w:t>
        </w:r>
      </w:ins>
      <w:del w:id="911" w:author="ΜΗΤΣΕΑΣ ΗΛΙΑΣ" w:date="2025-12-04T16:23:00Z" w16du:dateUtc="2025-12-04T14:23:00Z">
        <w:r w:rsidRPr="00512088" w:rsidDel="006D023D">
          <w:rPr>
            <w:lang w:val="en-US" w:eastAsia="en-US"/>
          </w:rPr>
          <w:delText>-</w:delText>
        </w:r>
      </w:del>
      <w:r w:rsidRPr="00512088">
        <w:rPr>
          <w:lang w:val="en-US" w:eastAsia="en-US"/>
        </w:rPr>
        <w:t>Through Rate</w:t>
      </w:r>
      <w:ins w:id="912" w:author="ΜΗΤΣΕΑΣ ΗΛΙΑΣ" w:date="2025-12-05T11:49:00Z" w16du:dateUtc="2025-12-05T09:49:00Z">
        <w:r w:rsidR="000846D6" w:rsidRPr="000846D6">
          <w:rPr>
            <w:lang w:val="en-US" w:eastAsia="en-US"/>
            <w:rPrChange w:id="913" w:author="ΜΗΤΣΕΑΣ ΗΛΙΑΣ" w:date="2025-12-05T11:49:00Z" w16du:dateUtc="2025-12-05T09:49:00Z">
              <w:rPr>
                <w:lang w:eastAsia="en-US"/>
              </w:rPr>
            </w:rPrChange>
          </w:rPr>
          <w:t xml:space="preserve"> – </w:t>
        </w:r>
        <w:r w:rsidR="000846D6">
          <w:rPr>
            <w:lang w:eastAsia="en-US"/>
          </w:rPr>
          <w:t>Ποσοστό</w:t>
        </w:r>
        <w:r w:rsidR="000846D6" w:rsidRPr="000846D6">
          <w:rPr>
            <w:lang w:val="en-US" w:eastAsia="en-US"/>
            <w:rPrChange w:id="914" w:author="ΜΗΤΣΕΑΣ ΗΛΙΑΣ" w:date="2025-12-05T11:49:00Z" w16du:dateUtc="2025-12-05T09:49:00Z">
              <w:rPr>
                <w:lang w:eastAsia="en-US"/>
              </w:rPr>
            </w:rPrChange>
          </w:rPr>
          <w:t xml:space="preserve"> </w:t>
        </w:r>
      </w:ins>
      <w:ins w:id="915" w:author="ΜΗΤΣΕΑΣ ΗΛΙΑΣ" w:date="2025-12-16T10:34:00Z" w16du:dateUtc="2025-12-16T08:34:00Z">
        <w:r w:rsidR="00A51A91">
          <w:rPr>
            <w:lang w:eastAsia="en-US"/>
          </w:rPr>
          <w:t>Κλικ</w:t>
        </w:r>
      </w:ins>
      <w:ins w:id="916" w:author="ΜΗΤΣΕΑΣ ΗΛΙΑΣ" w:date="2025-12-05T11:49:00Z" w16du:dateUtc="2025-12-05T09:49:00Z">
        <w:r w:rsidR="000846D6" w:rsidRPr="000846D6">
          <w:rPr>
            <w:lang w:val="en-US" w:eastAsia="en-US"/>
            <w:rPrChange w:id="917" w:author="ΜΗΤΣΕΑΣ ΗΛΙΑΣ" w:date="2025-12-05T11:49:00Z" w16du:dateUtc="2025-12-05T09:49:00Z">
              <w:rPr>
                <w:lang w:eastAsia="en-US"/>
              </w:rPr>
            </w:rPrChange>
          </w:rPr>
          <w:t xml:space="preserve"> </w:t>
        </w:r>
      </w:ins>
    </w:p>
    <w:p w14:paraId="1FE747BD" w14:textId="3C9B4173" w:rsidR="00512088" w:rsidRPr="000846D6" w:rsidRDefault="00512088" w:rsidP="00512088">
      <w:pPr>
        <w:spacing w:before="120" w:after="120" w:line="360" w:lineRule="auto"/>
        <w:jc w:val="both"/>
        <w:rPr>
          <w:lang w:eastAsia="en-US"/>
          <w:rPrChange w:id="918" w:author="ΜΗΤΣΕΑΣ ΗΛΙΑΣ" w:date="2025-12-05T11:49:00Z" w16du:dateUtc="2025-12-05T09:49:00Z">
            <w:rPr>
              <w:lang w:val="en-US" w:eastAsia="en-US"/>
            </w:rPr>
          </w:rPrChange>
        </w:rPr>
      </w:pPr>
      <w:r w:rsidRPr="00512088">
        <w:rPr>
          <w:lang w:val="en-US" w:eastAsia="en-US"/>
        </w:rPr>
        <w:t>EMV</w:t>
      </w:r>
      <w:r w:rsidRPr="000846D6">
        <w:rPr>
          <w:lang w:eastAsia="en-US"/>
          <w:rPrChange w:id="919" w:author="ΜΗΤΣΕΑΣ ΗΛΙΑΣ" w:date="2025-12-05T11:49:00Z" w16du:dateUtc="2025-12-05T09:49:00Z">
            <w:rPr>
              <w:lang w:val="en-US" w:eastAsia="en-US"/>
            </w:rPr>
          </w:rPrChange>
        </w:rPr>
        <w:t xml:space="preserve">: </w:t>
      </w:r>
      <w:r w:rsidRPr="00512088">
        <w:rPr>
          <w:lang w:val="en-US" w:eastAsia="en-US"/>
        </w:rPr>
        <w:t>Earned</w:t>
      </w:r>
      <w:r w:rsidRPr="000846D6">
        <w:rPr>
          <w:lang w:eastAsia="en-US"/>
          <w:rPrChange w:id="920" w:author="ΜΗΤΣΕΑΣ ΗΛΙΑΣ" w:date="2025-12-05T11:49:00Z" w16du:dateUtc="2025-12-05T09:49:00Z">
            <w:rPr>
              <w:lang w:val="en-US" w:eastAsia="en-US"/>
            </w:rPr>
          </w:rPrChange>
        </w:rPr>
        <w:t xml:space="preserve"> </w:t>
      </w:r>
      <w:r w:rsidRPr="00512088">
        <w:rPr>
          <w:lang w:val="en-US" w:eastAsia="en-US"/>
        </w:rPr>
        <w:t>Media</w:t>
      </w:r>
      <w:r w:rsidRPr="000846D6">
        <w:rPr>
          <w:lang w:eastAsia="en-US"/>
          <w:rPrChange w:id="921" w:author="ΜΗΤΣΕΑΣ ΗΛΙΑΣ" w:date="2025-12-05T11:49:00Z" w16du:dateUtc="2025-12-05T09:49:00Z">
            <w:rPr>
              <w:lang w:val="en-US" w:eastAsia="en-US"/>
            </w:rPr>
          </w:rPrChange>
        </w:rPr>
        <w:t xml:space="preserve"> </w:t>
      </w:r>
      <w:r w:rsidRPr="00512088">
        <w:rPr>
          <w:lang w:val="en-US" w:eastAsia="en-US"/>
        </w:rPr>
        <w:t>Value</w:t>
      </w:r>
      <w:ins w:id="922" w:author="ΜΗΤΣΕΑΣ ΗΛΙΑΣ" w:date="2025-12-05T11:49:00Z" w16du:dateUtc="2025-12-05T09:49:00Z">
        <w:r w:rsidR="000846D6" w:rsidRPr="000846D6">
          <w:rPr>
            <w:lang w:eastAsia="en-US"/>
          </w:rPr>
          <w:t xml:space="preserve"> </w:t>
        </w:r>
        <w:r w:rsidR="000846D6" w:rsidRPr="000846D6">
          <w:rPr>
            <w:lang w:eastAsia="en-US"/>
            <w:rPrChange w:id="923" w:author="ΜΗΤΣΕΑΣ ΗΛΙΑΣ" w:date="2025-12-05T11:49:00Z" w16du:dateUtc="2025-12-05T09:49:00Z">
              <w:rPr>
                <w:lang w:val="en-US" w:eastAsia="en-US"/>
              </w:rPr>
            </w:rPrChange>
          </w:rPr>
          <w:t>–</w:t>
        </w:r>
        <w:r w:rsidR="000846D6" w:rsidRPr="000846D6">
          <w:rPr>
            <w:lang w:eastAsia="en-US"/>
          </w:rPr>
          <w:t xml:space="preserve"> </w:t>
        </w:r>
        <w:r w:rsidR="000846D6">
          <w:rPr>
            <w:lang w:eastAsia="en-US"/>
          </w:rPr>
          <w:t>Αξία</w:t>
        </w:r>
        <w:r w:rsidR="000846D6" w:rsidRPr="000846D6">
          <w:rPr>
            <w:lang w:eastAsia="en-US"/>
          </w:rPr>
          <w:t xml:space="preserve"> </w:t>
        </w:r>
        <w:r w:rsidR="000846D6">
          <w:rPr>
            <w:lang w:eastAsia="en-US"/>
          </w:rPr>
          <w:t>μη</w:t>
        </w:r>
        <w:r w:rsidR="000846D6" w:rsidRPr="000846D6">
          <w:rPr>
            <w:lang w:eastAsia="en-US"/>
          </w:rPr>
          <w:t xml:space="preserve"> </w:t>
        </w:r>
        <w:r w:rsidR="000846D6">
          <w:rPr>
            <w:lang w:eastAsia="en-US"/>
          </w:rPr>
          <w:t>Πληρωμένων Μέσων</w:t>
        </w:r>
      </w:ins>
    </w:p>
    <w:p w14:paraId="06B7D5A3" w14:textId="66879141" w:rsidR="00512088" w:rsidRPr="003D2A94" w:rsidRDefault="00512088" w:rsidP="00512088">
      <w:pPr>
        <w:spacing w:before="120" w:after="120" w:line="360" w:lineRule="auto"/>
        <w:jc w:val="both"/>
        <w:rPr>
          <w:lang w:eastAsia="en-US"/>
        </w:rPr>
      </w:pPr>
      <w:r w:rsidRPr="00512088">
        <w:rPr>
          <w:lang w:val="en-US" w:eastAsia="en-US"/>
        </w:rPr>
        <w:t>ER</w:t>
      </w:r>
      <w:r w:rsidRPr="003D2A94">
        <w:rPr>
          <w:lang w:eastAsia="en-US"/>
          <w:rPrChange w:id="924" w:author="ΜΗΤΣΕΑΣ ΗΛΙΑΣ" w:date="2025-12-15T10:01:00Z" w16du:dateUtc="2025-12-15T08:01:00Z">
            <w:rPr>
              <w:lang w:val="en-US" w:eastAsia="en-US"/>
            </w:rPr>
          </w:rPrChange>
        </w:rPr>
        <w:t xml:space="preserve">: </w:t>
      </w:r>
      <w:r w:rsidRPr="00512088">
        <w:rPr>
          <w:lang w:val="en-US" w:eastAsia="en-US"/>
        </w:rPr>
        <w:t>Engagement</w:t>
      </w:r>
      <w:r w:rsidRPr="003D2A94">
        <w:rPr>
          <w:lang w:eastAsia="en-US"/>
          <w:rPrChange w:id="925" w:author="ΜΗΤΣΕΑΣ ΗΛΙΑΣ" w:date="2025-12-15T10:01:00Z" w16du:dateUtc="2025-12-15T08:01:00Z">
            <w:rPr>
              <w:lang w:val="en-US" w:eastAsia="en-US"/>
            </w:rPr>
          </w:rPrChange>
        </w:rPr>
        <w:t xml:space="preserve"> </w:t>
      </w:r>
      <w:r w:rsidRPr="00512088">
        <w:rPr>
          <w:lang w:val="en-US" w:eastAsia="en-US"/>
        </w:rPr>
        <w:t>Rate</w:t>
      </w:r>
      <w:r w:rsidR="006D023D" w:rsidRPr="003D2A94">
        <w:rPr>
          <w:lang w:eastAsia="en-US"/>
        </w:rPr>
        <w:t xml:space="preserve"> - </w:t>
      </w:r>
      <w:r w:rsidR="006D023D" w:rsidRPr="006D023D">
        <w:rPr>
          <w:lang w:eastAsia="en-US"/>
        </w:rPr>
        <w:t>Δείκτης</w:t>
      </w:r>
      <w:r w:rsidR="006D023D" w:rsidRPr="003D2A94">
        <w:rPr>
          <w:lang w:eastAsia="en-US"/>
        </w:rPr>
        <w:t xml:space="preserve"> </w:t>
      </w:r>
      <w:r w:rsidR="006D023D" w:rsidRPr="006D023D">
        <w:rPr>
          <w:lang w:eastAsia="en-US"/>
        </w:rPr>
        <w:t>Αλληλεπίδρασης</w:t>
      </w:r>
    </w:p>
    <w:p w14:paraId="558B75A0" w14:textId="5BA40B34" w:rsidR="00512088" w:rsidRPr="000846D6" w:rsidRDefault="00512088" w:rsidP="00512088">
      <w:pPr>
        <w:spacing w:before="120" w:after="120" w:line="360" w:lineRule="auto"/>
        <w:jc w:val="both"/>
        <w:rPr>
          <w:lang w:eastAsia="en-US"/>
          <w:rPrChange w:id="926" w:author="ΜΗΤΣΕΑΣ ΗΛΙΑΣ" w:date="2025-12-05T11:50:00Z" w16du:dateUtc="2025-12-05T09:50:00Z">
            <w:rPr>
              <w:lang w:val="en-US" w:eastAsia="en-US"/>
            </w:rPr>
          </w:rPrChange>
        </w:rPr>
      </w:pPr>
      <w:r w:rsidRPr="00512088">
        <w:rPr>
          <w:lang w:val="en-US" w:eastAsia="en-US"/>
        </w:rPr>
        <w:t>ERR</w:t>
      </w:r>
      <w:r w:rsidRPr="000846D6">
        <w:rPr>
          <w:lang w:eastAsia="en-US"/>
          <w:rPrChange w:id="927" w:author="ΜΗΤΣΕΑΣ ΗΛΙΑΣ" w:date="2025-12-05T11:50:00Z" w16du:dateUtc="2025-12-05T09:50:00Z">
            <w:rPr>
              <w:lang w:val="en-US" w:eastAsia="en-US"/>
            </w:rPr>
          </w:rPrChange>
        </w:rPr>
        <w:t xml:space="preserve">: </w:t>
      </w:r>
      <w:r w:rsidRPr="00512088">
        <w:rPr>
          <w:lang w:val="en-US" w:eastAsia="en-US"/>
        </w:rPr>
        <w:t>Engagement</w:t>
      </w:r>
      <w:r w:rsidRPr="000846D6">
        <w:rPr>
          <w:lang w:eastAsia="en-US"/>
          <w:rPrChange w:id="928" w:author="ΜΗΤΣΕΑΣ ΗΛΙΑΣ" w:date="2025-12-05T11:50:00Z" w16du:dateUtc="2025-12-05T09:50:00Z">
            <w:rPr>
              <w:lang w:val="en-US" w:eastAsia="en-US"/>
            </w:rPr>
          </w:rPrChange>
        </w:rPr>
        <w:t xml:space="preserve"> </w:t>
      </w:r>
      <w:r w:rsidRPr="00512088">
        <w:rPr>
          <w:lang w:val="en-US" w:eastAsia="en-US"/>
        </w:rPr>
        <w:t>Rate</w:t>
      </w:r>
      <w:r w:rsidRPr="000846D6">
        <w:rPr>
          <w:lang w:eastAsia="en-US"/>
          <w:rPrChange w:id="929" w:author="ΜΗΤΣΕΑΣ ΗΛΙΑΣ" w:date="2025-12-05T11:50:00Z" w16du:dateUtc="2025-12-05T09:50:00Z">
            <w:rPr>
              <w:lang w:val="en-US" w:eastAsia="en-US"/>
            </w:rPr>
          </w:rPrChange>
        </w:rPr>
        <w:t xml:space="preserve"> </w:t>
      </w:r>
      <w:r w:rsidRPr="00512088">
        <w:rPr>
          <w:lang w:val="en-US" w:eastAsia="en-US"/>
        </w:rPr>
        <w:t>by</w:t>
      </w:r>
      <w:r w:rsidRPr="000846D6">
        <w:rPr>
          <w:lang w:eastAsia="en-US"/>
          <w:rPrChange w:id="930" w:author="ΜΗΤΣΕΑΣ ΗΛΙΑΣ" w:date="2025-12-05T11:50:00Z" w16du:dateUtc="2025-12-05T09:50:00Z">
            <w:rPr>
              <w:lang w:val="en-US" w:eastAsia="en-US"/>
            </w:rPr>
          </w:rPrChange>
        </w:rPr>
        <w:t xml:space="preserve"> </w:t>
      </w:r>
      <w:r w:rsidRPr="00512088">
        <w:rPr>
          <w:lang w:val="en-US" w:eastAsia="en-US"/>
        </w:rPr>
        <w:t>Reach</w:t>
      </w:r>
      <w:ins w:id="931" w:author="ΜΗΤΣΕΑΣ ΗΛΙΑΣ" w:date="2025-12-05T11:49:00Z" w16du:dateUtc="2025-12-05T09:49:00Z">
        <w:r w:rsidR="000846D6" w:rsidRPr="000846D6">
          <w:rPr>
            <w:lang w:eastAsia="en-US"/>
          </w:rPr>
          <w:t xml:space="preserve"> - </w:t>
        </w:r>
      </w:ins>
      <w:ins w:id="932" w:author="ΜΗΤΣΕΑΣ ΗΛΙΑΣ" w:date="2025-12-05T11:50:00Z">
        <w:r w:rsidR="000846D6" w:rsidRPr="000846D6">
          <w:rPr>
            <w:lang w:eastAsia="en-US"/>
          </w:rPr>
          <w:t>Δείκτης Αλληλεπίδρασης ως προς την Απήχηση</w:t>
        </w:r>
      </w:ins>
    </w:p>
    <w:p w14:paraId="622C69CB" w14:textId="142162A7" w:rsidR="00512088" w:rsidRPr="003D2A94" w:rsidRDefault="00512088" w:rsidP="00512088">
      <w:pPr>
        <w:spacing w:before="120" w:after="120" w:line="360" w:lineRule="auto"/>
        <w:jc w:val="both"/>
        <w:rPr>
          <w:lang w:eastAsia="en-US"/>
          <w:rPrChange w:id="933" w:author="ΜΗΤΣΕΑΣ ΗΛΙΑΣ" w:date="2025-12-15T10:01:00Z" w16du:dateUtc="2025-12-15T08:01:00Z">
            <w:rPr>
              <w:lang w:val="en-US" w:eastAsia="en-US"/>
            </w:rPr>
          </w:rPrChange>
        </w:rPr>
      </w:pPr>
      <w:r w:rsidRPr="00512088">
        <w:rPr>
          <w:lang w:val="en-US" w:eastAsia="en-US"/>
        </w:rPr>
        <w:t>GDPR</w:t>
      </w:r>
      <w:r w:rsidRPr="003D2A94">
        <w:rPr>
          <w:lang w:eastAsia="en-US"/>
          <w:rPrChange w:id="934" w:author="ΜΗΤΣΕΑΣ ΗΛΙΑΣ" w:date="2025-12-15T10:01:00Z" w16du:dateUtc="2025-12-15T08:01:00Z">
            <w:rPr>
              <w:lang w:val="en-US" w:eastAsia="en-US"/>
            </w:rPr>
          </w:rPrChange>
        </w:rPr>
        <w:t xml:space="preserve">: </w:t>
      </w:r>
      <w:r w:rsidRPr="00512088">
        <w:rPr>
          <w:lang w:val="en-US" w:eastAsia="en-US"/>
        </w:rPr>
        <w:t>General</w:t>
      </w:r>
      <w:r w:rsidRPr="003D2A94">
        <w:rPr>
          <w:lang w:eastAsia="en-US"/>
          <w:rPrChange w:id="935" w:author="ΜΗΤΣΕΑΣ ΗΛΙΑΣ" w:date="2025-12-15T10:01:00Z" w16du:dateUtc="2025-12-15T08:01:00Z">
            <w:rPr>
              <w:lang w:val="en-US" w:eastAsia="en-US"/>
            </w:rPr>
          </w:rPrChange>
        </w:rPr>
        <w:t xml:space="preserve"> </w:t>
      </w:r>
      <w:r w:rsidRPr="00512088">
        <w:rPr>
          <w:lang w:val="en-US" w:eastAsia="en-US"/>
        </w:rPr>
        <w:t>Data</w:t>
      </w:r>
      <w:r w:rsidRPr="003D2A94">
        <w:rPr>
          <w:lang w:eastAsia="en-US"/>
          <w:rPrChange w:id="936" w:author="ΜΗΤΣΕΑΣ ΗΛΙΑΣ" w:date="2025-12-15T10:01:00Z" w16du:dateUtc="2025-12-15T08:01:00Z">
            <w:rPr>
              <w:lang w:val="en-US" w:eastAsia="en-US"/>
            </w:rPr>
          </w:rPrChange>
        </w:rPr>
        <w:t xml:space="preserve"> </w:t>
      </w:r>
      <w:r w:rsidRPr="00512088">
        <w:rPr>
          <w:lang w:val="en-US" w:eastAsia="en-US"/>
        </w:rPr>
        <w:t>Protection</w:t>
      </w:r>
      <w:r w:rsidRPr="003D2A94">
        <w:rPr>
          <w:lang w:eastAsia="en-US"/>
          <w:rPrChange w:id="937" w:author="ΜΗΤΣΕΑΣ ΗΛΙΑΣ" w:date="2025-12-15T10:01:00Z" w16du:dateUtc="2025-12-15T08:01:00Z">
            <w:rPr>
              <w:lang w:val="en-US" w:eastAsia="en-US"/>
            </w:rPr>
          </w:rPrChange>
        </w:rPr>
        <w:t xml:space="preserve"> </w:t>
      </w:r>
      <w:r w:rsidRPr="00512088">
        <w:rPr>
          <w:lang w:val="en-US" w:eastAsia="en-US"/>
        </w:rPr>
        <w:t>Regulation</w:t>
      </w:r>
      <w:r w:rsidR="006D023D" w:rsidRPr="003D2A94">
        <w:rPr>
          <w:lang w:eastAsia="en-US"/>
          <w:rPrChange w:id="938" w:author="ΜΗΤΣΕΑΣ ΗΛΙΑΣ" w:date="2025-12-15T10:01:00Z" w16du:dateUtc="2025-12-15T08:01:00Z">
            <w:rPr>
              <w:lang w:val="en-US" w:eastAsia="en-US"/>
            </w:rPr>
          </w:rPrChange>
        </w:rPr>
        <w:t xml:space="preserve"> - Γενικός Κανονισμός Προστασίας Δεδομένων</w:t>
      </w:r>
    </w:p>
    <w:p w14:paraId="5CE37573" w14:textId="23D0884C" w:rsidR="00512088" w:rsidRPr="003D2A94" w:rsidRDefault="00512088" w:rsidP="00512088">
      <w:pPr>
        <w:spacing w:before="120" w:after="120" w:line="360" w:lineRule="auto"/>
        <w:jc w:val="both"/>
        <w:rPr>
          <w:lang w:eastAsia="en-US"/>
          <w:rPrChange w:id="939" w:author="ΜΗΤΣΕΑΣ ΗΛΙΑΣ" w:date="2025-12-15T10:01:00Z" w16du:dateUtc="2025-12-15T08:01:00Z">
            <w:rPr>
              <w:lang w:val="en-US" w:eastAsia="en-US"/>
            </w:rPr>
          </w:rPrChange>
        </w:rPr>
      </w:pPr>
      <w:r w:rsidRPr="00512088">
        <w:rPr>
          <w:lang w:val="en-US" w:eastAsia="en-US"/>
        </w:rPr>
        <w:t>NLP</w:t>
      </w:r>
      <w:r w:rsidRPr="003D2A94">
        <w:rPr>
          <w:lang w:eastAsia="en-US"/>
          <w:rPrChange w:id="940" w:author="ΜΗΤΣΕΑΣ ΗΛΙΑΣ" w:date="2025-12-15T10:01:00Z" w16du:dateUtc="2025-12-15T08:01:00Z">
            <w:rPr>
              <w:lang w:val="en-US" w:eastAsia="en-US"/>
            </w:rPr>
          </w:rPrChange>
        </w:rPr>
        <w:t xml:space="preserve">: </w:t>
      </w:r>
      <w:r w:rsidRPr="00512088">
        <w:rPr>
          <w:lang w:val="en-US" w:eastAsia="en-US"/>
        </w:rPr>
        <w:t>Natural</w:t>
      </w:r>
      <w:r w:rsidRPr="003D2A94">
        <w:rPr>
          <w:lang w:eastAsia="en-US"/>
          <w:rPrChange w:id="941" w:author="ΜΗΤΣΕΑΣ ΗΛΙΑΣ" w:date="2025-12-15T10:01:00Z" w16du:dateUtc="2025-12-15T08:01:00Z">
            <w:rPr>
              <w:lang w:val="en-US" w:eastAsia="en-US"/>
            </w:rPr>
          </w:rPrChange>
        </w:rPr>
        <w:t xml:space="preserve"> </w:t>
      </w:r>
      <w:r w:rsidRPr="00512088">
        <w:rPr>
          <w:lang w:val="en-US" w:eastAsia="en-US"/>
        </w:rPr>
        <w:t>Language</w:t>
      </w:r>
      <w:r w:rsidRPr="003D2A94">
        <w:rPr>
          <w:lang w:eastAsia="en-US"/>
          <w:rPrChange w:id="942" w:author="ΜΗΤΣΕΑΣ ΗΛΙΑΣ" w:date="2025-12-15T10:01:00Z" w16du:dateUtc="2025-12-15T08:01:00Z">
            <w:rPr>
              <w:lang w:val="en-US" w:eastAsia="en-US"/>
            </w:rPr>
          </w:rPrChange>
        </w:rPr>
        <w:t xml:space="preserve"> </w:t>
      </w:r>
      <w:r w:rsidRPr="00512088">
        <w:rPr>
          <w:lang w:val="en-US" w:eastAsia="en-US"/>
        </w:rPr>
        <w:t>Processing</w:t>
      </w:r>
      <w:r w:rsidR="006D023D" w:rsidRPr="003D2A94">
        <w:rPr>
          <w:lang w:eastAsia="en-US"/>
          <w:rPrChange w:id="943" w:author="ΜΗΤΣΕΑΣ ΗΛΙΑΣ" w:date="2025-12-15T10:01:00Z" w16du:dateUtc="2025-12-15T08:01:00Z">
            <w:rPr>
              <w:lang w:val="en-US" w:eastAsia="en-US"/>
            </w:rPr>
          </w:rPrChange>
        </w:rPr>
        <w:t xml:space="preserve"> - </w:t>
      </w:r>
      <w:r w:rsidR="006D023D" w:rsidRPr="006D023D">
        <w:rPr>
          <w:lang w:eastAsia="en-US"/>
        </w:rPr>
        <w:t>Επεξεργασία</w:t>
      </w:r>
      <w:r w:rsidR="006D023D" w:rsidRPr="003D2A94">
        <w:rPr>
          <w:lang w:eastAsia="en-US"/>
          <w:rPrChange w:id="944" w:author="ΜΗΤΣΕΑΣ ΗΛΙΑΣ" w:date="2025-12-15T10:01:00Z" w16du:dateUtc="2025-12-15T08:01:00Z">
            <w:rPr>
              <w:lang w:val="en-US" w:eastAsia="en-US"/>
            </w:rPr>
          </w:rPrChange>
        </w:rPr>
        <w:t xml:space="preserve"> </w:t>
      </w:r>
      <w:r w:rsidR="006D023D" w:rsidRPr="006D023D">
        <w:rPr>
          <w:lang w:eastAsia="en-US"/>
        </w:rPr>
        <w:t>Φυσικής</w:t>
      </w:r>
      <w:r w:rsidR="006D023D" w:rsidRPr="003D2A94">
        <w:rPr>
          <w:lang w:eastAsia="en-US"/>
          <w:rPrChange w:id="945" w:author="ΜΗΤΣΕΑΣ ΗΛΙΑΣ" w:date="2025-12-15T10:01:00Z" w16du:dateUtc="2025-12-15T08:01:00Z">
            <w:rPr>
              <w:lang w:val="en-US" w:eastAsia="en-US"/>
            </w:rPr>
          </w:rPrChange>
        </w:rPr>
        <w:t xml:space="preserve"> </w:t>
      </w:r>
      <w:r w:rsidR="006D023D" w:rsidRPr="006D023D">
        <w:rPr>
          <w:lang w:eastAsia="en-US"/>
        </w:rPr>
        <w:t>Γλώσσας</w:t>
      </w:r>
    </w:p>
    <w:p w14:paraId="1D1D9B6A" w14:textId="6B61A4DB" w:rsidR="00C25E7A" w:rsidRPr="001C41D3" w:rsidRDefault="00512088" w:rsidP="00512088">
      <w:pPr>
        <w:spacing w:before="120" w:after="120" w:line="360" w:lineRule="auto"/>
        <w:jc w:val="both"/>
        <w:rPr>
          <w:lang w:eastAsia="en-US"/>
          <w:rPrChange w:id="946" w:author="ΜΗΤΣΕΑΣ ΗΛΙΑΣ" w:date="2025-12-16T10:41:00Z" w16du:dateUtc="2025-12-16T08:41:00Z">
            <w:rPr>
              <w:lang w:val="en-US" w:eastAsia="en-US"/>
            </w:rPr>
          </w:rPrChange>
        </w:rPr>
      </w:pPr>
      <w:r w:rsidRPr="00512088">
        <w:rPr>
          <w:lang w:val="en-US" w:eastAsia="en-US"/>
        </w:rPr>
        <w:t>ROI</w:t>
      </w:r>
      <w:r w:rsidRPr="001C41D3">
        <w:rPr>
          <w:lang w:eastAsia="en-US"/>
          <w:rPrChange w:id="947" w:author="ΜΗΤΣΕΑΣ ΗΛΙΑΣ" w:date="2025-12-16T10:41:00Z" w16du:dateUtc="2025-12-16T08:41:00Z">
            <w:rPr>
              <w:lang w:val="en-US" w:eastAsia="en-US"/>
            </w:rPr>
          </w:rPrChange>
        </w:rPr>
        <w:t xml:space="preserve">: </w:t>
      </w:r>
      <w:r w:rsidRPr="00512088">
        <w:rPr>
          <w:lang w:val="en-US" w:eastAsia="en-US"/>
        </w:rPr>
        <w:t>Return</w:t>
      </w:r>
      <w:r w:rsidRPr="001C41D3">
        <w:rPr>
          <w:lang w:eastAsia="en-US"/>
          <w:rPrChange w:id="948" w:author="ΜΗΤΣΕΑΣ ΗΛΙΑΣ" w:date="2025-12-16T10:41:00Z" w16du:dateUtc="2025-12-16T08:41:00Z">
            <w:rPr>
              <w:lang w:val="en-US" w:eastAsia="en-US"/>
            </w:rPr>
          </w:rPrChange>
        </w:rPr>
        <w:t xml:space="preserve"> </w:t>
      </w:r>
      <w:r w:rsidRPr="00512088">
        <w:rPr>
          <w:lang w:val="en-US" w:eastAsia="en-US"/>
        </w:rPr>
        <w:t>on</w:t>
      </w:r>
      <w:r w:rsidRPr="001C41D3">
        <w:rPr>
          <w:lang w:eastAsia="en-US"/>
          <w:rPrChange w:id="949" w:author="ΜΗΤΣΕΑΣ ΗΛΙΑΣ" w:date="2025-12-16T10:41:00Z" w16du:dateUtc="2025-12-16T08:41:00Z">
            <w:rPr>
              <w:lang w:val="en-US" w:eastAsia="en-US"/>
            </w:rPr>
          </w:rPrChange>
        </w:rPr>
        <w:t xml:space="preserve"> </w:t>
      </w:r>
      <w:r w:rsidRPr="00512088">
        <w:rPr>
          <w:lang w:val="en-US" w:eastAsia="en-US"/>
        </w:rPr>
        <w:t>Investment</w:t>
      </w:r>
      <w:r w:rsidR="006D023D" w:rsidRPr="001C41D3">
        <w:rPr>
          <w:lang w:eastAsia="en-US"/>
          <w:rPrChange w:id="950" w:author="ΜΗΤΣΕΑΣ ΗΛΙΑΣ" w:date="2025-12-16T10:41:00Z" w16du:dateUtc="2025-12-16T08:41:00Z">
            <w:rPr>
              <w:lang w:val="en-US" w:eastAsia="en-US"/>
            </w:rPr>
          </w:rPrChange>
        </w:rPr>
        <w:t xml:space="preserve"> -</w:t>
      </w:r>
      <w:r w:rsidR="006D023D" w:rsidRPr="006D023D">
        <w:rPr>
          <w:lang w:eastAsia="en-US"/>
        </w:rPr>
        <w:t>Απόδοση</w:t>
      </w:r>
      <w:r w:rsidR="006D023D" w:rsidRPr="001C41D3">
        <w:rPr>
          <w:lang w:eastAsia="en-US"/>
          <w:rPrChange w:id="951" w:author="ΜΗΤΣΕΑΣ ΗΛΙΑΣ" w:date="2025-12-16T10:41:00Z" w16du:dateUtc="2025-12-16T08:41:00Z">
            <w:rPr>
              <w:lang w:val="en-US" w:eastAsia="en-US"/>
            </w:rPr>
          </w:rPrChange>
        </w:rPr>
        <w:t xml:space="preserve"> </w:t>
      </w:r>
      <w:r w:rsidR="006D023D" w:rsidRPr="006D023D">
        <w:rPr>
          <w:lang w:eastAsia="en-US"/>
        </w:rPr>
        <w:t>Επένδυσης</w:t>
      </w:r>
      <w:r w:rsidR="006D023D" w:rsidRPr="001C41D3">
        <w:rPr>
          <w:lang w:eastAsia="en-US"/>
          <w:rPrChange w:id="952" w:author="ΜΗΤΣΕΑΣ ΗΛΙΑΣ" w:date="2025-12-16T10:41:00Z" w16du:dateUtc="2025-12-16T08:41:00Z">
            <w:rPr>
              <w:lang w:val="en-US" w:eastAsia="en-US"/>
            </w:rPr>
          </w:rPrChange>
        </w:rPr>
        <w:t xml:space="preserve"> </w:t>
      </w:r>
    </w:p>
    <w:p w14:paraId="13DFF4CC" w14:textId="77777777" w:rsidR="000B444F" w:rsidRPr="001C41D3" w:rsidRDefault="000B444F" w:rsidP="00EE3355">
      <w:pPr>
        <w:spacing w:before="120" w:after="120" w:line="360" w:lineRule="auto"/>
        <w:jc w:val="both"/>
        <w:rPr>
          <w:lang w:eastAsia="en-US"/>
          <w:rPrChange w:id="953" w:author="ΜΗΤΣΕΑΣ ΗΛΙΑΣ" w:date="2025-12-16T10:41:00Z" w16du:dateUtc="2025-12-16T08:41:00Z">
            <w:rPr>
              <w:lang w:val="en-US" w:eastAsia="en-US"/>
            </w:rPr>
          </w:rPrChange>
        </w:rPr>
      </w:pPr>
    </w:p>
    <w:p w14:paraId="11BEEDEF" w14:textId="77777777" w:rsidR="000B444F" w:rsidRPr="001C41D3" w:rsidRDefault="000B444F" w:rsidP="00EE3355">
      <w:pPr>
        <w:spacing w:before="120" w:after="120" w:line="360" w:lineRule="auto"/>
        <w:jc w:val="both"/>
        <w:rPr>
          <w:lang w:eastAsia="en-US"/>
          <w:rPrChange w:id="954" w:author="ΜΗΤΣΕΑΣ ΗΛΙΑΣ" w:date="2025-12-16T10:41:00Z" w16du:dateUtc="2025-12-16T08:41:00Z">
            <w:rPr>
              <w:lang w:val="en-US" w:eastAsia="en-US"/>
            </w:rPr>
          </w:rPrChange>
        </w:rPr>
        <w:sectPr w:rsidR="000B444F" w:rsidRPr="001C41D3" w:rsidSect="00523198">
          <w:headerReference w:type="default" r:id="rId13"/>
          <w:footerReference w:type="default" r:id="rId14"/>
          <w:pgSz w:w="11906" w:h="16838"/>
          <w:pgMar w:top="1440" w:right="1440" w:bottom="1440" w:left="1440" w:header="720" w:footer="720" w:gutter="284"/>
          <w:pgNumType w:fmt="lowerRoman"/>
          <w:cols w:space="708"/>
          <w:docGrid w:linePitch="360"/>
        </w:sectPr>
      </w:pPr>
    </w:p>
    <w:p w14:paraId="64BAA9A9" w14:textId="77777777" w:rsidR="006329AA" w:rsidRPr="004068D8" w:rsidRDefault="00695DDF" w:rsidP="0042567B">
      <w:pPr>
        <w:pStyle w:val="10"/>
        <w:spacing w:before="120" w:after="120" w:line="360" w:lineRule="auto"/>
        <w:jc w:val="both"/>
        <w:rPr>
          <w:rFonts w:ascii="Times New Roman" w:hAnsi="Times New Roman"/>
          <w:lang w:eastAsia="en-US"/>
        </w:rPr>
      </w:pPr>
      <w:bookmarkStart w:id="955" w:name="_Toc218850195"/>
      <w:r w:rsidRPr="004068D8">
        <w:rPr>
          <w:rFonts w:ascii="Times New Roman" w:hAnsi="Times New Roman"/>
          <w:lang w:eastAsia="en-US"/>
        </w:rPr>
        <w:lastRenderedPageBreak/>
        <w:t xml:space="preserve">1. </w:t>
      </w:r>
      <w:r w:rsidR="0042567B" w:rsidRPr="006501DB">
        <w:rPr>
          <w:rFonts w:ascii="Times New Roman" w:hAnsi="Times New Roman"/>
          <w:lang w:eastAsia="en-US"/>
        </w:rPr>
        <w:t>Εισαγωγή</w:t>
      </w:r>
      <w:bookmarkStart w:id="956" w:name="_Toc455674552"/>
      <w:bookmarkEnd w:id="955"/>
      <w:bookmarkEnd w:id="956"/>
    </w:p>
    <w:p w14:paraId="680BAF4E" w14:textId="5B5A9688" w:rsidR="008F638F" w:rsidRPr="006501DB" w:rsidRDefault="004068D8" w:rsidP="004068D8">
      <w:pPr>
        <w:pStyle w:val="20"/>
        <w:numPr>
          <w:ilvl w:val="0"/>
          <w:numId w:val="0"/>
        </w:numPr>
        <w:tabs>
          <w:tab w:val="left" w:pos="360"/>
        </w:tabs>
        <w:spacing w:before="120" w:after="120" w:line="360" w:lineRule="auto"/>
        <w:jc w:val="both"/>
        <w:rPr>
          <w:rFonts w:ascii="Times New Roman" w:hAnsi="Times New Roman"/>
          <w:i w:val="0"/>
          <w:lang w:val="el-GR"/>
        </w:rPr>
      </w:pPr>
      <w:bookmarkStart w:id="957" w:name="_Toc218850196"/>
      <w:r>
        <w:rPr>
          <w:rFonts w:ascii="Times New Roman" w:hAnsi="Times New Roman"/>
          <w:i w:val="0"/>
          <w:lang w:val="el-GR"/>
        </w:rPr>
        <w:t xml:space="preserve">1.1 </w:t>
      </w:r>
      <w:r w:rsidR="00F152D6" w:rsidRPr="006501DB">
        <w:rPr>
          <w:rFonts w:ascii="Times New Roman" w:hAnsi="Times New Roman"/>
          <w:i w:val="0"/>
          <w:lang w:val="el-GR"/>
        </w:rPr>
        <w:t xml:space="preserve">Ορισμός </w:t>
      </w:r>
      <w:ins w:id="958" w:author="ΜΗΤΣΕΑΣ ΗΛΙΑΣ" w:date="2025-12-05T11:51:00Z" w16du:dateUtc="2025-12-05T09:51:00Z">
        <w:r w:rsidR="00675BC7">
          <w:rPr>
            <w:rFonts w:ascii="Times New Roman" w:hAnsi="Times New Roman"/>
            <w:i w:val="0"/>
            <w:lang w:val="el-GR"/>
          </w:rPr>
          <w:t>κ</w:t>
        </w:r>
      </w:ins>
      <w:del w:id="959" w:author="ΜΗΤΣΕΑΣ ΗΛΙΑΣ" w:date="2025-12-05T11:51:00Z" w16du:dateUtc="2025-12-05T09:51:00Z">
        <w:r w:rsidR="00EC6CEC" w:rsidDel="00675BC7">
          <w:rPr>
            <w:rFonts w:ascii="Times New Roman" w:hAnsi="Times New Roman"/>
            <w:i w:val="0"/>
            <w:lang w:val="el-GR"/>
          </w:rPr>
          <w:delText>Κ</w:delText>
        </w:r>
      </w:del>
      <w:r w:rsidR="00F152D6" w:rsidRPr="006501DB">
        <w:rPr>
          <w:rFonts w:ascii="Times New Roman" w:hAnsi="Times New Roman"/>
          <w:i w:val="0"/>
          <w:lang w:val="el-GR"/>
        </w:rPr>
        <w:t>αι Περιγραφή Προβ</w:t>
      </w:r>
      <w:r w:rsidR="005614DC">
        <w:rPr>
          <w:rFonts w:ascii="Times New Roman" w:hAnsi="Times New Roman"/>
          <w:i w:val="0"/>
          <w:lang w:val="el-GR"/>
        </w:rPr>
        <w:t>λ</w:t>
      </w:r>
      <w:r w:rsidR="00F152D6" w:rsidRPr="006501DB">
        <w:rPr>
          <w:rFonts w:ascii="Times New Roman" w:hAnsi="Times New Roman"/>
          <w:i w:val="0"/>
          <w:lang w:val="el-GR"/>
        </w:rPr>
        <w:t>ήματος</w:t>
      </w:r>
      <w:bookmarkEnd w:id="957"/>
    </w:p>
    <w:p w14:paraId="2351274B" w14:textId="678ACCB7" w:rsidR="00614078" w:rsidRPr="00FD2625" w:rsidRDefault="00614078" w:rsidP="00614078">
      <w:pPr>
        <w:spacing w:before="120" w:after="120" w:line="360" w:lineRule="auto"/>
        <w:jc w:val="both"/>
        <w:rPr>
          <w:lang w:eastAsia="x-none"/>
        </w:rPr>
      </w:pPr>
      <w:r w:rsidRPr="00614078">
        <w:rPr>
          <w:lang w:eastAsia="x-none"/>
        </w:rPr>
        <w:t xml:space="preserve">Στη σημερινή εποχή, τα μέσα κοινωνικής δικτύωσης έχουν εξελιχθεί σε βασικούς πυλώνες της επικοινωνίας, της διαφήμισης και της επιχειρηματικότητας. Στο επίκεντρο αυτού του φαινομένου βρίσκονται οι </w:t>
      </w:r>
      <w:r w:rsidR="00DF3150">
        <w:rPr>
          <w:lang w:val="en-US" w:eastAsia="x-none"/>
        </w:rPr>
        <w:t>influencers</w:t>
      </w:r>
      <w:ins w:id="960" w:author="ΜΗΤΣΕΑΣ ΗΛΙΑΣ" w:date="2025-12-05T11:54:00Z" w16du:dateUtc="2025-12-05T09:54:00Z">
        <w:r w:rsidR="00192961">
          <w:rPr>
            <w:lang w:eastAsia="x-none"/>
          </w:rPr>
          <w:t xml:space="preserve">, </w:t>
        </w:r>
      </w:ins>
      <w:del w:id="961" w:author="ΜΗΤΣΕΑΣ ΗΛΙΑΣ" w:date="2025-12-05T11:54:00Z" w16du:dateUtc="2025-12-05T09:54:00Z">
        <w:r w:rsidR="00145559" w:rsidRPr="00417B80" w:rsidDel="00192961">
          <w:rPr>
            <w:lang w:eastAsia="x-none"/>
          </w:rPr>
          <w:delText xml:space="preserve"> </w:delText>
        </w:r>
        <w:r w:rsidRPr="00614078" w:rsidDel="00192961">
          <w:rPr>
            <w:lang w:eastAsia="x-none"/>
          </w:rPr>
          <w:delText xml:space="preserve">— </w:delText>
        </w:r>
      </w:del>
      <w:r w:rsidRPr="00614078">
        <w:rPr>
          <w:lang w:eastAsia="x-none"/>
        </w:rPr>
        <w:t xml:space="preserve">δημιουργοί περιεχομένου που ασκούν σημαντική επιρροή στις στάσεις και τις συμπεριφορές του κοινού τους. Η επιρροή αυτή, σε συνδυασμό με την ταχύτητα διάδοσης των πληροφοριών μέσω των ψηφιακών πλατφορμών, έχει οδηγήσει στη </w:t>
      </w:r>
      <w:ins w:id="962" w:author="ΜΗΤΣΕΑΣ ΗΛΙΑΣ" w:date="2025-12-05T11:55:00Z" w16du:dateUtc="2025-12-05T09:55:00Z">
        <w:r w:rsidR="00192961">
          <w:rPr>
            <w:lang w:eastAsia="x-none"/>
          </w:rPr>
          <w:t>διαμόρφωση</w:t>
        </w:r>
      </w:ins>
      <w:del w:id="963" w:author="ΜΗΤΣΕΑΣ ΗΛΙΑΣ" w:date="2025-12-05T11:55:00Z" w16du:dateUtc="2025-12-05T09:55:00Z">
        <w:r w:rsidRPr="00614078" w:rsidDel="00192961">
          <w:rPr>
            <w:lang w:eastAsia="x-none"/>
          </w:rPr>
          <w:delText>γέννηση</w:delText>
        </w:r>
      </w:del>
      <w:r w:rsidRPr="00614078">
        <w:rPr>
          <w:lang w:eastAsia="x-none"/>
        </w:rPr>
        <w:t xml:space="preserve"> μιας νέας μορφής ψηφιακής οικονομίας, γνωστής ως </w:t>
      </w:r>
      <w:ins w:id="964" w:author="ΜΗΤΣΕΑΣ ΗΛΙΑΣ" w:date="2025-12-16T10:05:00Z" w16du:dateUtc="2025-12-16T08:05:00Z">
        <w:r w:rsidR="00415708">
          <w:rPr>
            <w:lang w:val="en-US" w:eastAsia="x-none"/>
          </w:rPr>
          <w:t>C</w:t>
        </w:r>
      </w:ins>
      <w:del w:id="965" w:author="ΜΗΤΣΕΑΣ ΗΛΙΑΣ" w:date="2025-12-16T09:52:00Z" w16du:dateUtc="2025-12-16T07:52:00Z">
        <w:r w:rsidRPr="00614078" w:rsidDel="002278F0">
          <w:rPr>
            <w:lang w:val="en-US" w:eastAsia="x-none"/>
          </w:rPr>
          <w:delText>C</w:delText>
        </w:r>
      </w:del>
      <w:r w:rsidRPr="00614078">
        <w:rPr>
          <w:lang w:val="en-US" w:eastAsia="x-none"/>
        </w:rPr>
        <w:t>reator</w:t>
      </w:r>
      <w:r w:rsidRPr="00614078">
        <w:rPr>
          <w:lang w:eastAsia="x-none"/>
        </w:rPr>
        <w:t xml:space="preserve"> </w:t>
      </w:r>
      <w:ins w:id="966" w:author="ΜΗΤΣΕΑΣ ΗΛΙΑΣ" w:date="2025-12-16T10:05:00Z" w16du:dateUtc="2025-12-16T08:05:00Z">
        <w:r w:rsidR="00415708">
          <w:rPr>
            <w:lang w:val="en-US" w:eastAsia="x-none"/>
          </w:rPr>
          <w:t>E</w:t>
        </w:r>
      </w:ins>
      <w:del w:id="967" w:author="ΜΗΤΣΕΑΣ ΗΛΙΑΣ" w:date="2025-12-16T09:52:00Z" w16du:dateUtc="2025-12-16T07:52:00Z">
        <w:r w:rsidRPr="00614078" w:rsidDel="002278F0">
          <w:rPr>
            <w:lang w:val="en-US" w:eastAsia="x-none"/>
          </w:rPr>
          <w:delText>E</w:delText>
        </w:r>
      </w:del>
      <w:r w:rsidRPr="00614078">
        <w:rPr>
          <w:lang w:val="en-US" w:eastAsia="x-none"/>
        </w:rPr>
        <w:t>conomy</w:t>
      </w:r>
      <w:r w:rsidR="00417B80">
        <w:rPr>
          <w:lang w:eastAsia="x-none"/>
        </w:rPr>
        <w:t xml:space="preserve"> </w:t>
      </w:r>
      <w:ins w:id="968" w:author="ΜΗΤΣΕΑΣ ΗΛΙΑΣ" w:date="2025-12-05T11:53:00Z" w16du:dateUtc="2025-12-05T09:53:00Z">
        <w:r w:rsidR="00675BC7">
          <w:rPr>
            <w:lang w:eastAsia="x-none"/>
          </w:rPr>
          <w:t>(</w:t>
        </w:r>
      </w:ins>
      <w:del w:id="969" w:author="ΜΗΤΣΕΑΣ ΗΛΙΑΣ" w:date="2025-12-05T11:53:00Z" w16du:dateUtc="2025-12-05T09:53:00Z">
        <w:r w:rsidR="00417B80" w:rsidDel="00675BC7">
          <w:rPr>
            <w:lang w:eastAsia="x-none"/>
          </w:rPr>
          <w:delText xml:space="preserve">ή αλλίως η </w:delText>
        </w:r>
      </w:del>
      <w:ins w:id="970" w:author="ΜΗΤΣΕΑΣ ΗΛΙΑΣ" w:date="2025-12-05T11:53:00Z" w16du:dateUtc="2025-12-05T09:53:00Z">
        <w:r w:rsidR="00675BC7">
          <w:rPr>
            <w:lang w:eastAsia="x-none"/>
          </w:rPr>
          <w:t>ο</w:t>
        </w:r>
      </w:ins>
      <w:del w:id="971" w:author="ΜΗΤΣΕΑΣ ΗΛΙΑΣ" w:date="2025-12-05T11:53:00Z" w16du:dateUtc="2025-12-05T09:53:00Z">
        <w:r w:rsidR="00417B80" w:rsidDel="00675BC7">
          <w:rPr>
            <w:lang w:eastAsia="x-none"/>
          </w:rPr>
          <w:delText>Ο</w:delText>
        </w:r>
      </w:del>
      <w:r w:rsidR="00E612E4">
        <w:rPr>
          <w:lang w:eastAsia="x-none"/>
        </w:rPr>
        <w:t xml:space="preserve">ικονομία των </w:t>
      </w:r>
      <w:ins w:id="972" w:author="ΜΗΤΣΕΑΣ ΗΛΙΑΣ" w:date="2025-12-05T11:53:00Z" w16du:dateUtc="2025-12-05T09:53:00Z">
        <w:r w:rsidR="00675BC7">
          <w:rPr>
            <w:lang w:eastAsia="x-none"/>
          </w:rPr>
          <w:t>δ</w:t>
        </w:r>
      </w:ins>
      <w:del w:id="973" w:author="ΜΗΤΣΕΑΣ ΗΛΙΑΣ" w:date="2025-12-05T11:53:00Z" w16du:dateUtc="2025-12-05T09:53:00Z">
        <w:r w:rsidR="00417B80" w:rsidDel="00675BC7">
          <w:rPr>
            <w:lang w:eastAsia="x-none"/>
          </w:rPr>
          <w:delText>Δ</w:delText>
        </w:r>
      </w:del>
      <w:r w:rsidR="00E612E4">
        <w:rPr>
          <w:lang w:eastAsia="x-none"/>
        </w:rPr>
        <w:t>ημιουργών</w:t>
      </w:r>
      <w:r w:rsidR="00417B80">
        <w:rPr>
          <w:lang w:eastAsia="x-none"/>
        </w:rPr>
        <w:t xml:space="preserve"> </w:t>
      </w:r>
      <w:ins w:id="974" w:author="ΜΗΤΣΕΑΣ ΗΛΙΑΣ" w:date="2025-12-05T11:53:00Z" w16du:dateUtc="2025-12-05T09:53:00Z">
        <w:r w:rsidR="00675BC7">
          <w:rPr>
            <w:lang w:eastAsia="x-none"/>
          </w:rPr>
          <w:t>π</w:t>
        </w:r>
      </w:ins>
      <w:del w:id="975" w:author="ΜΗΤΣΕΑΣ ΗΛΙΑΣ" w:date="2025-12-05T11:53:00Z" w16du:dateUtc="2025-12-05T09:53:00Z">
        <w:r w:rsidR="00417B80" w:rsidDel="00675BC7">
          <w:rPr>
            <w:lang w:eastAsia="x-none"/>
          </w:rPr>
          <w:delText>Π</w:delText>
        </w:r>
      </w:del>
      <w:r w:rsidR="00417B80">
        <w:rPr>
          <w:lang w:eastAsia="x-none"/>
        </w:rPr>
        <w:t>εριεχομένου</w:t>
      </w:r>
      <w:ins w:id="976" w:author="ΜΗΤΣΕΑΣ ΗΛΙΑΣ" w:date="2025-12-05T11:53:00Z" w16du:dateUtc="2025-12-05T09:53:00Z">
        <w:r w:rsidR="00675BC7">
          <w:rPr>
            <w:lang w:eastAsia="x-none"/>
          </w:rPr>
          <w:t>)</w:t>
        </w:r>
      </w:ins>
      <w:r w:rsidRPr="00614078">
        <w:rPr>
          <w:lang w:eastAsia="x-none"/>
        </w:rPr>
        <w:t>.</w:t>
      </w:r>
    </w:p>
    <w:p w14:paraId="7B5D278F" w14:textId="065E387C" w:rsidR="00614078" w:rsidRPr="00FD2625" w:rsidRDefault="00614078" w:rsidP="00614078">
      <w:pPr>
        <w:spacing w:before="120" w:after="120" w:line="360" w:lineRule="auto"/>
        <w:jc w:val="both"/>
        <w:rPr>
          <w:lang w:eastAsia="x-none"/>
        </w:rPr>
      </w:pPr>
      <w:r w:rsidRPr="00614078">
        <w:rPr>
          <w:lang w:eastAsia="x-none"/>
        </w:rPr>
        <w:t>Ωστόσο,</w:t>
      </w:r>
      <w:r w:rsidR="001A28F5" w:rsidRPr="001A28F5">
        <w:rPr>
          <w:lang w:eastAsia="x-none"/>
        </w:rPr>
        <w:t xml:space="preserve"> </w:t>
      </w:r>
      <w:r w:rsidRPr="00614078">
        <w:rPr>
          <w:lang w:eastAsia="x-none"/>
        </w:rPr>
        <w:t xml:space="preserve">η συνεργασία μεταξύ επιχειρήσεων και </w:t>
      </w:r>
      <w:r w:rsidR="00DF3150">
        <w:rPr>
          <w:lang w:val="en-US" w:eastAsia="x-none"/>
        </w:rPr>
        <w:t>influencers</w:t>
      </w:r>
      <w:r w:rsidRPr="00614078">
        <w:rPr>
          <w:lang w:eastAsia="x-none"/>
        </w:rPr>
        <w:t xml:space="preserve"> δεν είναι πάντα αποτελεσματική</w:t>
      </w:r>
      <w:ins w:id="977" w:author="ΜΗΤΣΕΑΣ ΗΛΙΑΣ" w:date="2025-12-05T11:55:00Z" w16du:dateUtc="2025-12-05T09:55:00Z">
        <w:r w:rsidR="00192961">
          <w:rPr>
            <w:lang w:eastAsia="x-none"/>
          </w:rPr>
          <w:t>,</w:t>
        </w:r>
      </w:ins>
      <w:r w:rsidR="001A28F5" w:rsidRPr="001A28F5">
        <w:rPr>
          <w:lang w:eastAsia="x-none"/>
        </w:rPr>
        <w:t xml:space="preserve"> </w:t>
      </w:r>
      <w:r w:rsidR="001A28F5">
        <w:rPr>
          <w:lang w:eastAsia="x-none"/>
        </w:rPr>
        <w:t>καθώς</w:t>
      </w:r>
      <w:r w:rsidRPr="00614078">
        <w:rPr>
          <w:lang w:eastAsia="x-none"/>
        </w:rPr>
        <w:t xml:space="preserve"> </w:t>
      </w:r>
      <w:r w:rsidR="001A28F5">
        <w:rPr>
          <w:lang w:eastAsia="x-none"/>
        </w:rPr>
        <w:t>έ</w:t>
      </w:r>
      <w:r w:rsidRPr="00614078">
        <w:rPr>
          <w:lang w:eastAsia="x-none"/>
        </w:rPr>
        <w:t>να από τα σημαντικότερα προβλήματα που παρατηρούνται είναι η λανθασμένη επιλογή συνεργατών</w:t>
      </w:r>
      <w:ins w:id="978" w:author="ΜΗΤΣΕΑΣ ΗΛΙΑΣ" w:date="2025-12-05T11:56:00Z" w16du:dateUtc="2025-12-05T09:56:00Z">
        <w:r w:rsidR="00192961">
          <w:rPr>
            <w:lang w:eastAsia="x-none"/>
          </w:rPr>
          <w:t>. Η επιλογή</w:t>
        </w:r>
      </w:ins>
      <w:del w:id="979" w:author="ΜΗΤΣΕΑΣ ΗΛΙΑΣ" w:date="2025-12-05T11:56:00Z" w16du:dateUtc="2025-12-05T09:56:00Z">
        <w:r w:rsidRPr="00614078" w:rsidDel="00192961">
          <w:rPr>
            <w:lang w:eastAsia="x-none"/>
          </w:rPr>
          <w:delText xml:space="preserve">, </w:delText>
        </w:r>
      </w:del>
      <w:ins w:id="980" w:author="ΜΗΤΣΕΑΣ ΗΛΙΑΣ" w:date="2025-12-05T11:56:00Z" w16du:dateUtc="2025-12-05T09:56:00Z">
        <w:r w:rsidR="00192961">
          <w:rPr>
            <w:lang w:eastAsia="x-none"/>
          </w:rPr>
          <w:t xml:space="preserve"> αυτή</w:t>
        </w:r>
      </w:ins>
      <w:del w:id="981" w:author="ΜΗΤΣΕΑΣ ΗΛΙΑΣ" w:date="2025-12-05T11:56:00Z" w16du:dateUtc="2025-12-05T09:56:00Z">
        <w:r w:rsidRPr="00614078" w:rsidDel="00192961">
          <w:rPr>
            <w:lang w:eastAsia="x-none"/>
          </w:rPr>
          <w:delText>που</w:delText>
        </w:r>
      </w:del>
      <w:r w:rsidRPr="00614078">
        <w:rPr>
          <w:lang w:eastAsia="x-none"/>
        </w:rPr>
        <w:t xml:space="preserve"> βασίζεται κυρίως σε επιφανειακούς δείκτες, όπως ο αριθμός των ακολούθων, παραμερίζοντας κρίσιμα στοιχεία όπως η συνάφεια</w:t>
      </w:r>
      <w:r w:rsidR="001A28F5">
        <w:rPr>
          <w:lang w:eastAsia="x-none"/>
        </w:rPr>
        <w:t xml:space="preserve"> του θέματος</w:t>
      </w:r>
      <w:r w:rsidRPr="00614078">
        <w:rPr>
          <w:lang w:eastAsia="x-none"/>
        </w:rPr>
        <w:t>, η αυθεντικότητα και το συναίσθημα που προκαλείται στο κοινό. Αυτή η προσέγγιση συχνά οδηγεί σε αντιφατικά αποτελέσματα και χαμηλή απόδοση επένδυσης (</w:t>
      </w:r>
      <w:r w:rsidRPr="00614078">
        <w:rPr>
          <w:lang w:val="en-US" w:eastAsia="x-none"/>
        </w:rPr>
        <w:t>ROI</w:t>
      </w:r>
      <w:r w:rsidRPr="00614078">
        <w:rPr>
          <w:lang w:eastAsia="x-none"/>
        </w:rPr>
        <w:t xml:space="preserve">) στις καμπάνιες </w:t>
      </w:r>
      <w:r w:rsidRPr="00614078">
        <w:rPr>
          <w:lang w:val="en-US" w:eastAsia="x-none"/>
        </w:rPr>
        <w:t>influencer</w:t>
      </w:r>
      <w:r w:rsidRPr="00614078">
        <w:rPr>
          <w:lang w:eastAsia="x-none"/>
        </w:rPr>
        <w:t xml:space="preserve"> </w:t>
      </w:r>
      <w:r w:rsidRPr="00614078">
        <w:rPr>
          <w:lang w:val="en-US" w:eastAsia="x-none"/>
        </w:rPr>
        <w:t>marketing</w:t>
      </w:r>
      <w:r w:rsidRPr="00614078">
        <w:rPr>
          <w:lang w:eastAsia="x-none"/>
        </w:rPr>
        <w:t xml:space="preserve"> (</w:t>
      </w:r>
      <w:r w:rsidRPr="00614078">
        <w:rPr>
          <w:lang w:val="en-US" w:eastAsia="x-none"/>
        </w:rPr>
        <w:t>De</w:t>
      </w:r>
      <w:r w:rsidRPr="00614078">
        <w:rPr>
          <w:lang w:eastAsia="x-none"/>
        </w:rPr>
        <w:t xml:space="preserve"> </w:t>
      </w:r>
      <w:r w:rsidRPr="00614078">
        <w:rPr>
          <w:lang w:val="en-US" w:eastAsia="x-none"/>
        </w:rPr>
        <w:t>Veirman</w:t>
      </w:r>
      <w:r w:rsidRPr="00614078">
        <w:rPr>
          <w:lang w:eastAsia="x-none"/>
        </w:rPr>
        <w:t xml:space="preserve"> </w:t>
      </w:r>
      <w:r w:rsidRPr="00614078">
        <w:rPr>
          <w:lang w:val="en-US" w:eastAsia="x-none"/>
        </w:rPr>
        <w:t>et</w:t>
      </w:r>
      <w:r w:rsidRPr="00614078">
        <w:rPr>
          <w:lang w:eastAsia="x-none"/>
        </w:rPr>
        <w:t xml:space="preserve"> </w:t>
      </w:r>
      <w:r w:rsidRPr="00614078">
        <w:rPr>
          <w:lang w:val="en-US" w:eastAsia="x-none"/>
        </w:rPr>
        <w:t>al</w:t>
      </w:r>
      <w:r w:rsidRPr="00614078">
        <w:rPr>
          <w:lang w:eastAsia="x-none"/>
        </w:rPr>
        <w:t xml:space="preserve">., 2017; </w:t>
      </w:r>
      <w:r w:rsidRPr="00614078">
        <w:rPr>
          <w:lang w:val="en-US" w:eastAsia="x-none"/>
        </w:rPr>
        <w:t>Lou</w:t>
      </w:r>
      <w:r w:rsidRPr="00614078">
        <w:rPr>
          <w:lang w:eastAsia="x-none"/>
        </w:rPr>
        <w:t xml:space="preserve"> &amp; </w:t>
      </w:r>
      <w:r w:rsidRPr="00614078">
        <w:rPr>
          <w:lang w:val="en-US" w:eastAsia="x-none"/>
        </w:rPr>
        <w:t>Yuan</w:t>
      </w:r>
      <w:r w:rsidRPr="00614078">
        <w:rPr>
          <w:lang w:eastAsia="x-none"/>
        </w:rPr>
        <w:t>, 2019).</w:t>
      </w:r>
    </w:p>
    <w:p w14:paraId="3FC38572" w14:textId="50C6286A" w:rsidR="00614078" w:rsidRPr="00FD2625" w:rsidRDefault="00614078" w:rsidP="00614078">
      <w:pPr>
        <w:spacing w:before="120" w:after="120" w:line="360" w:lineRule="auto"/>
        <w:jc w:val="both"/>
        <w:rPr>
          <w:lang w:eastAsia="x-none"/>
        </w:rPr>
      </w:pPr>
      <w:r w:rsidRPr="00614078">
        <w:rPr>
          <w:lang w:eastAsia="x-none"/>
        </w:rPr>
        <w:t xml:space="preserve">Επιπλέον, τόσο οι επιχειρήσεις όσο και οι </w:t>
      </w:r>
      <w:r w:rsidR="00DF3150">
        <w:rPr>
          <w:lang w:val="en-US" w:eastAsia="x-none"/>
        </w:rPr>
        <w:t>influencers</w:t>
      </w:r>
      <w:r w:rsidRPr="00614078">
        <w:rPr>
          <w:lang w:eastAsia="x-none"/>
        </w:rPr>
        <w:t xml:space="preserve"> αντιμετωπίζουν δυσκολίες στην ποσοτική και ποιοτική μέτρηση του αντίκτυπου μιας συνεργασίας. Τα </w:t>
      </w:r>
      <w:r w:rsidR="00BD2B8A">
        <w:rPr>
          <w:lang w:val="en-US" w:eastAsia="x-none"/>
        </w:rPr>
        <w:t>l</w:t>
      </w:r>
      <w:r w:rsidRPr="00614078">
        <w:rPr>
          <w:lang w:val="en-US" w:eastAsia="x-none"/>
        </w:rPr>
        <w:t>ikes</w:t>
      </w:r>
      <w:r w:rsidRPr="00614078">
        <w:rPr>
          <w:lang w:eastAsia="x-none"/>
        </w:rPr>
        <w:t xml:space="preserve">, τα </w:t>
      </w:r>
      <w:ins w:id="982" w:author="ΜΗΤΣΕΑΣ ΗΛΙΑΣ" w:date="2025-12-16T10:05:00Z" w16du:dateUtc="2025-12-16T08:05:00Z">
        <w:r w:rsidR="00415708">
          <w:rPr>
            <w:lang w:val="en-US" w:eastAsia="x-none"/>
          </w:rPr>
          <w:t>S</w:t>
        </w:r>
      </w:ins>
      <w:del w:id="983" w:author="ΜΗΤΣΕΑΣ ΗΛΙΑΣ" w:date="2025-12-16T10:05:00Z" w16du:dateUtc="2025-12-16T08:05:00Z">
        <w:r w:rsidR="00BD2B8A" w:rsidDel="00415708">
          <w:rPr>
            <w:lang w:val="en-US" w:eastAsia="x-none"/>
          </w:rPr>
          <w:delText>s</w:delText>
        </w:r>
      </w:del>
      <w:r w:rsidRPr="00614078">
        <w:rPr>
          <w:lang w:val="en-US" w:eastAsia="x-none"/>
        </w:rPr>
        <w:t>hares</w:t>
      </w:r>
      <w:r w:rsidR="00417B80">
        <w:rPr>
          <w:lang w:eastAsia="x-none"/>
        </w:rPr>
        <w:t xml:space="preserve"> (</w:t>
      </w:r>
      <w:r w:rsidR="00EC74EC">
        <w:rPr>
          <w:lang w:eastAsia="x-none"/>
        </w:rPr>
        <w:t>διαμοιρασμός διαδικτυακού περιεχομένου</w:t>
      </w:r>
      <w:r w:rsidR="00417B80">
        <w:rPr>
          <w:lang w:eastAsia="x-none"/>
        </w:rPr>
        <w:t>)</w:t>
      </w:r>
      <w:r w:rsidRPr="00614078">
        <w:rPr>
          <w:lang w:eastAsia="x-none"/>
        </w:rPr>
        <w:t xml:space="preserve"> και οι προβολές</w:t>
      </w:r>
      <w:ins w:id="984" w:author="ΜΗΤΣΕΑΣ ΗΛΙΑΣ" w:date="2025-12-05T11:57:00Z" w16du:dateUtc="2025-12-05T09:57:00Z">
        <w:r w:rsidR="00192961">
          <w:rPr>
            <w:lang w:eastAsia="x-none"/>
          </w:rPr>
          <w:t xml:space="preserve"> (</w:t>
        </w:r>
        <w:r w:rsidR="00192961">
          <w:rPr>
            <w:lang w:val="en-US" w:eastAsia="x-none"/>
          </w:rPr>
          <w:t>views</w:t>
        </w:r>
        <w:r w:rsidR="00192961" w:rsidRPr="00192961">
          <w:rPr>
            <w:lang w:eastAsia="x-none"/>
            <w:rPrChange w:id="985" w:author="ΜΗΤΣΕΑΣ ΗΛΙΑΣ" w:date="2025-12-05T11:57:00Z" w16du:dateUtc="2025-12-05T09:57:00Z">
              <w:rPr>
                <w:lang w:val="en-US" w:eastAsia="x-none"/>
              </w:rPr>
            </w:rPrChange>
          </w:rPr>
          <w:t>)</w:t>
        </w:r>
      </w:ins>
      <w:r w:rsidRPr="00614078">
        <w:rPr>
          <w:lang w:eastAsia="x-none"/>
        </w:rPr>
        <w:t xml:space="preserve"> δεν επαρκούν για να αποτυπώσουν το πραγματικό συναίσθημα και την ψυχολογική απήχηση μιας καμπάνιας στο κοινό. Σύμφωνα με τους </w:t>
      </w:r>
      <w:r w:rsidRPr="00614078">
        <w:rPr>
          <w:lang w:val="en-US" w:eastAsia="x-none"/>
        </w:rPr>
        <w:t>Cambria</w:t>
      </w:r>
      <w:r w:rsidRPr="00614078">
        <w:rPr>
          <w:lang w:eastAsia="x-none"/>
        </w:rPr>
        <w:t xml:space="preserve"> </w:t>
      </w:r>
      <w:r w:rsidRPr="00614078">
        <w:rPr>
          <w:lang w:val="en-US" w:eastAsia="x-none"/>
        </w:rPr>
        <w:t>et</w:t>
      </w:r>
      <w:r w:rsidRPr="00614078">
        <w:rPr>
          <w:lang w:eastAsia="x-none"/>
        </w:rPr>
        <w:t xml:space="preserve"> </w:t>
      </w:r>
      <w:r w:rsidRPr="00614078">
        <w:rPr>
          <w:lang w:val="en-US" w:eastAsia="x-none"/>
        </w:rPr>
        <w:t>al</w:t>
      </w:r>
      <w:r w:rsidRPr="00614078">
        <w:rPr>
          <w:lang w:eastAsia="x-none"/>
        </w:rPr>
        <w:t xml:space="preserve">. (2013) και </w:t>
      </w:r>
      <w:r w:rsidRPr="00614078">
        <w:rPr>
          <w:lang w:val="en-US" w:eastAsia="x-none"/>
        </w:rPr>
        <w:t>Pang</w:t>
      </w:r>
      <w:r w:rsidRPr="00614078">
        <w:rPr>
          <w:lang w:eastAsia="x-none"/>
        </w:rPr>
        <w:t xml:space="preserve"> &amp; </w:t>
      </w:r>
      <w:r w:rsidRPr="00614078">
        <w:rPr>
          <w:lang w:val="en-US" w:eastAsia="x-none"/>
        </w:rPr>
        <w:t>Lee</w:t>
      </w:r>
      <w:r w:rsidRPr="00614078">
        <w:rPr>
          <w:lang w:eastAsia="x-none"/>
        </w:rPr>
        <w:t xml:space="preserve"> (2008), η ανάλυση συναισθήματος</w:t>
      </w:r>
      <w:del w:id="986" w:author="ΜΗΤΣΕΑΣ ΗΛΙΑΣ" w:date="2025-12-05T11:58:00Z" w16du:dateUtc="2025-12-05T09:58:00Z">
        <w:r w:rsidRPr="00614078" w:rsidDel="00192961">
          <w:rPr>
            <w:lang w:eastAsia="x-none"/>
          </w:rPr>
          <w:delText xml:space="preserve"> (</w:delText>
        </w:r>
      </w:del>
      <w:del w:id="987" w:author="ΜΗΤΣΕΑΣ ΗΛΙΑΣ" w:date="2025-12-05T11:57:00Z" w16du:dateUtc="2025-12-05T09:57:00Z">
        <w:r w:rsidRPr="00614078" w:rsidDel="00192961">
          <w:rPr>
            <w:lang w:val="en-US" w:eastAsia="x-none"/>
          </w:rPr>
          <w:delText>sentiment</w:delText>
        </w:r>
        <w:r w:rsidRPr="00614078" w:rsidDel="00192961">
          <w:rPr>
            <w:lang w:eastAsia="x-none"/>
          </w:rPr>
          <w:delText xml:space="preserve"> </w:delText>
        </w:r>
        <w:r w:rsidRPr="00614078" w:rsidDel="00192961">
          <w:rPr>
            <w:lang w:val="en-US" w:eastAsia="x-none"/>
          </w:rPr>
          <w:delText>analysis</w:delText>
        </w:r>
        <w:r w:rsidRPr="00614078" w:rsidDel="00192961">
          <w:rPr>
            <w:lang w:eastAsia="x-none"/>
          </w:rPr>
          <w:delText>)</w:delText>
        </w:r>
      </w:del>
      <w:r w:rsidRPr="00614078">
        <w:rPr>
          <w:lang w:eastAsia="x-none"/>
        </w:rPr>
        <w:t xml:space="preserve"> μπορεί να αποτελέσει ένα ισχυρό εργαλείο για την κατανόηση αυτών των παραμέτρων, αλλά σπάνια αξιοποιείται αποτελεσματικά από τις υπάρχουσες πλατφόρμες.</w:t>
      </w:r>
    </w:p>
    <w:p w14:paraId="4AE340DA" w14:textId="1F6747E9" w:rsidR="00614078" w:rsidRPr="00FD2625" w:rsidRDefault="00614078" w:rsidP="00614078">
      <w:pPr>
        <w:spacing w:before="120" w:after="120" w:line="360" w:lineRule="auto"/>
        <w:jc w:val="both"/>
        <w:rPr>
          <w:lang w:eastAsia="x-none"/>
        </w:rPr>
      </w:pPr>
      <w:r w:rsidRPr="00614078">
        <w:rPr>
          <w:lang w:eastAsia="x-none"/>
        </w:rPr>
        <w:t xml:space="preserve">Η παρούσα εργασία εστιάζει στην ανάπτυξη μίας διαφανούς </w:t>
      </w:r>
      <w:r w:rsidR="00BD2B8A">
        <w:rPr>
          <w:lang w:eastAsia="x-none"/>
        </w:rPr>
        <w:t>διαδικτυακής</w:t>
      </w:r>
      <w:r w:rsidRPr="00614078">
        <w:rPr>
          <w:lang w:eastAsia="x-none"/>
        </w:rPr>
        <w:t xml:space="preserve"> πλατφόρμας διασύνδεσης επιχειρήσεων και </w:t>
      </w:r>
      <w:r w:rsidR="00DF3150">
        <w:rPr>
          <w:lang w:val="en-US" w:eastAsia="x-none"/>
        </w:rPr>
        <w:t>influencers</w:t>
      </w:r>
      <w:r w:rsidRPr="00614078">
        <w:rPr>
          <w:lang w:eastAsia="x-none"/>
        </w:rPr>
        <w:t>, η οποία θα ενσωματώνει τεχνικές ανάλυσης συναισθήματος και σύνθετους δείκτες αξιολόγησης (</w:t>
      </w:r>
      <w:r w:rsidRPr="00614078">
        <w:rPr>
          <w:lang w:val="en-US" w:eastAsia="x-none"/>
        </w:rPr>
        <w:t>influencer</w:t>
      </w:r>
      <w:r w:rsidRPr="00614078">
        <w:rPr>
          <w:lang w:eastAsia="x-none"/>
        </w:rPr>
        <w:t xml:space="preserve"> </w:t>
      </w:r>
      <w:r w:rsidRPr="00614078">
        <w:rPr>
          <w:lang w:val="en-US" w:eastAsia="x-none"/>
        </w:rPr>
        <w:t>score</w:t>
      </w:r>
      <w:r w:rsidRPr="00614078">
        <w:rPr>
          <w:lang w:eastAsia="x-none"/>
        </w:rPr>
        <w:t>). Στόχος είναι η ορθολογική αντιστοίχιση μεταξύ των δύο πλευρών και η αξιολόγηση του πραγματικού αντίκτυπου κάθε συνεργασίας στη βάση ποιοτικών και ποσοτικών μετρήσεων.</w:t>
      </w:r>
    </w:p>
    <w:p w14:paraId="0B3BCE41" w14:textId="53DE7649" w:rsidR="00A16A89" w:rsidRPr="00FD2625" w:rsidRDefault="00614078" w:rsidP="00A16A89">
      <w:pPr>
        <w:spacing w:before="120" w:after="120" w:line="360" w:lineRule="auto"/>
        <w:jc w:val="both"/>
        <w:rPr>
          <w:lang w:eastAsia="x-none"/>
        </w:rPr>
      </w:pPr>
      <w:r w:rsidRPr="00614078">
        <w:rPr>
          <w:lang w:eastAsia="x-none"/>
        </w:rPr>
        <w:lastRenderedPageBreak/>
        <w:t xml:space="preserve">Η ανάλυση που ακολουθεί στο επόμενο κεφάλαιο θα εμβαθύνει στο θεωρητικό πλαίσιο του </w:t>
      </w:r>
      <w:r w:rsidRPr="00614078">
        <w:rPr>
          <w:lang w:val="en-US" w:eastAsia="x-none"/>
        </w:rPr>
        <w:t>influencer</w:t>
      </w:r>
      <w:r w:rsidRPr="00614078">
        <w:rPr>
          <w:lang w:eastAsia="x-none"/>
        </w:rPr>
        <w:t xml:space="preserve"> </w:t>
      </w:r>
      <w:r w:rsidRPr="00614078">
        <w:rPr>
          <w:lang w:val="en-US" w:eastAsia="x-none"/>
        </w:rPr>
        <w:t>marketing</w:t>
      </w:r>
      <w:r w:rsidRPr="00614078">
        <w:rPr>
          <w:lang w:eastAsia="x-none"/>
        </w:rPr>
        <w:t xml:space="preserve"> και τη θέση του μέσα στην ψηφιακή οικονομία. </w:t>
      </w:r>
      <w:ins w:id="988" w:author="ΜΗΤΣΕΑΣ ΗΛΙΑΣ" w:date="2025-12-05T11:58:00Z" w16du:dateUtc="2025-12-05T09:58:00Z">
        <w:r w:rsidR="00192961">
          <w:rPr>
            <w:lang w:eastAsia="x-none"/>
          </w:rPr>
          <w:t>Παρουσιάζονται οι</w:t>
        </w:r>
      </w:ins>
      <w:del w:id="989" w:author="ΜΗΤΣΕΑΣ ΗΛΙΑΣ" w:date="2025-12-05T11:58:00Z" w16du:dateUtc="2025-12-05T09:58:00Z">
        <w:r w:rsidRPr="00614078" w:rsidDel="00192961">
          <w:rPr>
            <w:lang w:eastAsia="x-none"/>
          </w:rPr>
          <w:delText>Θα παρουσιαστούν οι</w:delText>
        </w:r>
      </w:del>
      <w:r w:rsidRPr="00614078">
        <w:rPr>
          <w:lang w:eastAsia="x-none"/>
        </w:rPr>
        <w:t xml:space="preserve"> μηχανισμοί εμπιστοσύνης (</w:t>
      </w:r>
      <w:r w:rsidRPr="00614078">
        <w:rPr>
          <w:lang w:val="en-US" w:eastAsia="x-none"/>
        </w:rPr>
        <w:t>trust</w:t>
      </w:r>
      <w:r w:rsidRPr="00614078">
        <w:rPr>
          <w:lang w:eastAsia="x-none"/>
        </w:rPr>
        <w:t xml:space="preserve"> </w:t>
      </w:r>
      <w:r w:rsidRPr="00614078">
        <w:rPr>
          <w:lang w:val="en-US" w:eastAsia="x-none"/>
        </w:rPr>
        <w:t>mechanisms</w:t>
      </w:r>
      <w:r w:rsidRPr="00614078">
        <w:rPr>
          <w:lang w:eastAsia="x-none"/>
        </w:rPr>
        <w:t xml:space="preserve">) που καθιστούν αποτελεσματική την επιρροή, τα χαρακτηριστικά των </w:t>
      </w:r>
      <w:r w:rsidR="00DF3150">
        <w:rPr>
          <w:lang w:val="en-US" w:eastAsia="x-none"/>
        </w:rPr>
        <w:t>influencers</w:t>
      </w:r>
      <w:r w:rsidRPr="00614078">
        <w:rPr>
          <w:lang w:eastAsia="x-none"/>
        </w:rPr>
        <w:t xml:space="preserve"> ανάλογα με τον τομέα δραστηριότητας, καθώς και οι πρακτικές που ενισχύουν ή υπονομεύουν την αυθεντικότητα των συνεργασιών.</w:t>
      </w:r>
    </w:p>
    <w:p w14:paraId="10644C0A" w14:textId="372D2D35" w:rsidR="00057D86" w:rsidRPr="006501DB" w:rsidRDefault="00394235" w:rsidP="00394235">
      <w:pPr>
        <w:pStyle w:val="30"/>
        <w:numPr>
          <w:ilvl w:val="0"/>
          <w:numId w:val="0"/>
        </w:numPr>
        <w:spacing w:before="120" w:after="120" w:line="360" w:lineRule="auto"/>
        <w:jc w:val="both"/>
        <w:rPr>
          <w:rFonts w:ascii="Times New Roman" w:hAnsi="Times New Roman"/>
          <w:sz w:val="24"/>
          <w:szCs w:val="24"/>
          <w:lang w:val="el-GR"/>
        </w:rPr>
      </w:pPr>
      <w:bookmarkStart w:id="990" w:name="_Toc218850197"/>
      <w:r w:rsidRPr="006501DB">
        <w:rPr>
          <w:rFonts w:ascii="Times New Roman" w:hAnsi="Times New Roman"/>
          <w:sz w:val="24"/>
          <w:szCs w:val="24"/>
          <w:lang w:val="el-GR"/>
        </w:rPr>
        <w:t xml:space="preserve">1.1.1 </w:t>
      </w:r>
      <w:r w:rsidR="00E9696F" w:rsidRPr="006501DB">
        <w:rPr>
          <w:rFonts w:ascii="Times New Roman" w:hAnsi="Times New Roman"/>
          <w:sz w:val="24"/>
          <w:szCs w:val="24"/>
          <w:lang w:val="el-GR"/>
        </w:rPr>
        <w:t xml:space="preserve"> </w:t>
      </w:r>
      <w:r w:rsidR="0037126C" w:rsidRPr="006501DB">
        <w:rPr>
          <w:rFonts w:ascii="Times New Roman" w:hAnsi="Times New Roman"/>
          <w:sz w:val="24"/>
          <w:szCs w:val="24"/>
          <w:lang w:val="el-GR"/>
        </w:rPr>
        <w:t xml:space="preserve">Περιγραφή </w:t>
      </w:r>
      <w:ins w:id="991" w:author="ΜΗΤΣΕΑΣ ΗΛΙΑΣ" w:date="2025-12-05T11:59:00Z" w16du:dateUtc="2025-12-05T09:59:00Z">
        <w:r w:rsidR="001518B4">
          <w:rPr>
            <w:rFonts w:ascii="Times New Roman" w:hAnsi="Times New Roman"/>
            <w:sz w:val="24"/>
            <w:szCs w:val="24"/>
            <w:lang w:val="el-GR"/>
          </w:rPr>
          <w:t>τ</w:t>
        </w:r>
      </w:ins>
      <w:del w:id="992" w:author="ΜΗΤΣΕΑΣ ΗΛΙΑΣ" w:date="2025-12-05T11:59:00Z" w16du:dateUtc="2025-12-05T09:59:00Z">
        <w:r w:rsidR="005614DC" w:rsidDel="001518B4">
          <w:rPr>
            <w:rFonts w:ascii="Times New Roman" w:hAnsi="Times New Roman"/>
            <w:sz w:val="24"/>
            <w:szCs w:val="24"/>
            <w:lang w:val="el-GR"/>
          </w:rPr>
          <w:delText>Τ</w:delText>
        </w:r>
      </w:del>
      <w:r w:rsidR="0037126C" w:rsidRPr="006501DB">
        <w:rPr>
          <w:rFonts w:ascii="Times New Roman" w:hAnsi="Times New Roman"/>
          <w:sz w:val="24"/>
          <w:szCs w:val="24"/>
          <w:lang w:val="el-GR"/>
        </w:rPr>
        <w:t xml:space="preserve">ου </w:t>
      </w:r>
      <w:r w:rsidR="005614DC">
        <w:rPr>
          <w:rFonts w:ascii="Times New Roman" w:hAnsi="Times New Roman"/>
          <w:sz w:val="24"/>
          <w:szCs w:val="24"/>
          <w:lang w:val="el-GR"/>
        </w:rPr>
        <w:t>Π</w:t>
      </w:r>
      <w:r w:rsidR="00941C87" w:rsidRPr="006501DB">
        <w:rPr>
          <w:rFonts w:ascii="Times New Roman" w:hAnsi="Times New Roman"/>
          <w:sz w:val="24"/>
          <w:szCs w:val="24"/>
          <w:lang w:val="el-GR"/>
        </w:rPr>
        <w:t>ροβλήματος</w:t>
      </w:r>
      <w:r w:rsidR="0037126C" w:rsidRPr="006501DB">
        <w:rPr>
          <w:rFonts w:ascii="Times New Roman" w:hAnsi="Times New Roman"/>
          <w:sz w:val="24"/>
          <w:szCs w:val="24"/>
          <w:lang w:val="el-GR"/>
        </w:rPr>
        <w:t xml:space="preserve"> </w:t>
      </w:r>
      <w:ins w:id="993" w:author="ΜΗΤΣΕΑΣ ΗΛΙΑΣ" w:date="2025-12-05T11:59:00Z" w16du:dateUtc="2025-12-05T09:59:00Z">
        <w:r w:rsidR="001518B4">
          <w:rPr>
            <w:rFonts w:ascii="Times New Roman" w:hAnsi="Times New Roman"/>
            <w:sz w:val="24"/>
            <w:szCs w:val="24"/>
            <w:lang w:val="el-GR"/>
          </w:rPr>
          <w:t>γ</w:t>
        </w:r>
      </w:ins>
      <w:del w:id="994" w:author="ΜΗΤΣΕΑΣ ΗΛΙΑΣ" w:date="2025-12-05T11:59:00Z" w16du:dateUtc="2025-12-05T09:59:00Z">
        <w:r w:rsidR="005614DC" w:rsidDel="001518B4">
          <w:rPr>
            <w:rFonts w:ascii="Times New Roman" w:hAnsi="Times New Roman"/>
            <w:sz w:val="24"/>
            <w:szCs w:val="24"/>
            <w:lang w:val="el-GR"/>
          </w:rPr>
          <w:delText>Γ</w:delText>
        </w:r>
      </w:del>
      <w:r w:rsidR="0037126C" w:rsidRPr="006501DB">
        <w:rPr>
          <w:rFonts w:ascii="Times New Roman" w:hAnsi="Times New Roman"/>
          <w:sz w:val="24"/>
          <w:szCs w:val="24"/>
          <w:lang w:val="el-GR"/>
        </w:rPr>
        <w:t xml:space="preserve">ια </w:t>
      </w:r>
      <w:ins w:id="995" w:author="ΜΗΤΣΕΑΣ ΗΛΙΑΣ" w:date="2025-12-05T11:59:00Z" w16du:dateUtc="2025-12-05T09:59:00Z">
        <w:r w:rsidR="001518B4">
          <w:rPr>
            <w:rFonts w:ascii="Times New Roman" w:hAnsi="Times New Roman"/>
            <w:sz w:val="24"/>
            <w:szCs w:val="24"/>
            <w:lang w:val="el-GR"/>
          </w:rPr>
          <w:t>μ</w:t>
        </w:r>
      </w:ins>
      <w:del w:id="996" w:author="ΜΗΤΣΕΑΣ ΗΛΙΑΣ" w:date="2025-12-05T11:59:00Z" w16du:dateUtc="2025-12-05T09:59:00Z">
        <w:r w:rsidR="005614DC" w:rsidDel="001518B4">
          <w:rPr>
            <w:rFonts w:ascii="Times New Roman" w:hAnsi="Times New Roman"/>
            <w:sz w:val="24"/>
            <w:szCs w:val="24"/>
            <w:lang w:val="el-GR"/>
          </w:rPr>
          <w:delText>Μ</w:delText>
        </w:r>
      </w:del>
      <w:r w:rsidR="0037126C" w:rsidRPr="006501DB">
        <w:rPr>
          <w:rFonts w:ascii="Times New Roman" w:hAnsi="Times New Roman"/>
          <w:sz w:val="24"/>
          <w:szCs w:val="24"/>
          <w:lang w:val="el-GR"/>
        </w:rPr>
        <w:t xml:space="preserve">η </w:t>
      </w:r>
      <w:r w:rsidR="005614DC">
        <w:rPr>
          <w:rFonts w:ascii="Times New Roman" w:hAnsi="Times New Roman"/>
          <w:sz w:val="24"/>
          <w:szCs w:val="24"/>
          <w:lang w:val="el-GR"/>
        </w:rPr>
        <w:t>Ε</w:t>
      </w:r>
      <w:r w:rsidR="0037126C" w:rsidRPr="006501DB">
        <w:rPr>
          <w:rFonts w:ascii="Times New Roman" w:hAnsi="Times New Roman"/>
          <w:sz w:val="24"/>
          <w:szCs w:val="24"/>
          <w:lang w:val="el-GR"/>
        </w:rPr>
        <w:t>ιδικούς</w:t>
      </w:r>
      <w:bookmarkEnd w:id="990"/>
    </w:p>
    <w:p w14:paraId="72C5C67D" w14:textId="044814ED" w:rsidR="0037126C" w:rsidRPr="006501DB" w:rsidRDefault="003D0D28" w:rsidP="00B472E7">
      <w:pPr>
        <w:spacing w:before="120" w:after="120" w:line="360" w:lineRule="auto"/>
        <w:jc w:val="both"/>
        <w:rPr>
          <w:lang w:eastAsia="x-none"/>
        </w:rPr>
      </w:pPr>
      <w:r>
        <w:rPr>
          <w:lang w:eastAsia="x-none"/>
        </w:rPr>
        <w:t>Στην ενότητα αυτή παρατίθεται μια απλο</w:t>
      </w:r>
      <w:ins w:id="997" w:author="ΜΗΤΣΕΑΣ ΗΛΙΑΣ" w:date="2025-12-05T12:00:00Z" w16du:dateUtc="2025-12-05T10:00:00Z">
        <w:r w:rsidR="003B7818">
          <w:rPr>
            <w:lang w:eastAsia="x-none"/>
          </w:rPr>
          <w:t>υ</w:t>
        </w:r>
      </w:ins>
      <w:del w:id="998" w:author="ΜΗΤΣΕΑΣ ΗΛΙΑΣ" w:date="2025-12-05T12:00:00Z" w16du:dateUtc="2025-12-05T10:00:00Z">
        <w:r w:rsidDel="003B7818">
          <w:rPr>
            <w:lang w:eastAsia="x-none"/>
          </w:rPr>
          <w:delText>θ</w:delText>
        </w:r>
      </w:del>
      <w:r>
        <w:rPr>
          <w:lang w:eastAsia="x-none"/>
        </w:rPr>
        <w:t>στευμένη περιγραφή</w:t>
      </w:r>
      <w:r w:rsidR="0037126C" w:rsidRPr="006501DB">
        <w:rPr>
          <w:lang w:eastAsia="x-none"/>
        </w:rPr>
        <w:t xml:space="preserve"> του προβλήματός</w:t>
      </w:r>
      <w:ins w:id="999" w:author="ΜΗΤΣΕΑΣ ΗΛΙΑΣ" w:date="2025-12-05T12:01:00Z" w16du:dateUtc="2025-12-05T10:01:00Z">
        <w:r w:rsidR="003B7818">
          <w:rPr>
            <w:lang w:eastAsia="x-none"/>
          </w:rPr>
          <w:t>,</w:t>
        </w:r>
      </w:ins>
      <w:del w:id="1000" w:author="ΜΗΤΣΕΑΣ ΗΛΙΑΣ" w:date="2025-12-05T12:01:00Z" w16du:dateUtc="2025-12-05T10:01:00Z">
        <w:r w:rsidR="0037126C" w:rsidRPr="006501DB" w:rsidDel="003B7818">
          <w:rPr>
            <w:lang w:eastAsia="x-none"/>
          </w:rPr>
          <w:delText xml:space="preserve"> μας</w:delText>
        </w:r>
      </w:del>
      <w:r w:rsidR="0037126C" w:rsidRPr="006501DB">
        <w:rPr>
          <w:lang w:eastAsia="x-none"/>
        </w:rPr>
        <w:t xml:space="preserve"> </w:t>
      </w:r>
      <w:ins w:id="1001" w:author="ΜΗΤΣΕΑΣ ΗΛΙΑΣ" w:date="2025-12-05T12:01:00Z" w16du:dateUtc="2025-12-05T10:01:00Z">
        <w:r w:rsidR="003B7818">
          <w:rPr>
            <w:lang w:eastAsia="x-none"/>
          </w:rPr>
          <w:t xml:space="preserve">με στόχο να γίνει κατανοητό και </w:t>
        </w:r>
      </w:ins>
      <w:ins w:id="1002" w:author="ΜΗΤΣΕΑΣ ΗΛΙΑΣ" w:date="2025-12-16T10:34:00Z" w16du:dateUtc="2025-12-16T08:34:00Z">
        <w:r w:rsidR="00A51A91">
          <w:rPr>
            <w:lang w:eastAsia="x-none"/>
          </w:rPr>
          <w:t>από</w:t>
        </w:r>
      </w:ins>
      <w:del w:id="1003" w:author="ΜΗΤΣΕΑΣ ΗΛΙΑΣ" w:date="2025-12-05T12:01:00Z" w16du:dateUtc="2025-12-05T10:01:00Z">
        <w:r w:rsidR="0037126C" w:rsidRPr="006501DB" w:rsidDel="003B7818">
          <w:rPr>
            <w:lang w:eastAsia="x-none"/>
          </w:rPr>
          <w:delText>για</w:delText>
        </w:r>
      </w:del>
      <w:r w:rsidR="0037126C" w:rsidRPr="006501DB">
        <w:rPr>
          <w:lang w:eastAsia="x-none"/>
        </w:rPr>
        <w:t xml:space="preserve"> τα </w:t>
      </w:r>
      <w:r w:rsidR="00941C87" w:rsidRPr="006501DB">
        <w:rPr>
          <w:lang w:eastAsia="x-none"/>
        </w:rPr>
        <w:t>άτομα</w:t>
      </w:r>
      <w:r w:rsidR="0037126C" w:rsidRPr="006501DB">
        <w:rPr>
          <w:lang w:eastAsia="x-none"/>
        </w:rPr>
        <w:t xml:space="preserve"> που δεν ασχολούνται με το εν λόγω θέμα</w:t>
      </w:r>
      <w:ins w:id="1004" w:author="ΜΗΤΣΕΑΣ ΗΛΙΑΣ" w:date="2025-12-05T12:01:00Z" w16du:dateUtc="2025-12-05T10:01:00Z">
        <w:r w:rsidR="003B7818">
          <w:rPr>
            <w:lang w:eastAsia="x-none"/>
          </w:rPr>
          <w:t>,</w:t>
        </w:r>
      </w:ins>
      <w:r w:rsidR="0037126C" w:rsidRPr="006501DB">
        <w:rPr>
          <w:lang w:eastAsia="x-none"/>
        </w:rPr>
        <w:t xml:space="preserve"> </w:t>
      </w:r>
      <w:ins w:id="1005" w:author="ΜΗΤΣΕΑΣ ΗΛΙΑΣ" w:date="2025-12-05T12:01:00Z" w16du:dateUtc="2025-12-05T10:01:00Z">
        <w:r w:rsidR="003B7818">
          <w:rPr>
            <w:lang w:eastAsia="x-none"/>
          </w:rPr>
          <w:t xml:space="preserve">μέσω </w:t>
        </w:r>
      </w:ins>
      <w:ins w:id="1006" w:author="ΜΗΤΣΕΑΣ ΗΛΙΑΣ" w:date="2025-12-05T12:02:00Z" w16du:dateUtc="2025-12-05T10:02:00Z">
        <w:r w:rsidR="003B7818">
          <w:rPr>
            <w:lang w:eastAsia="x-none"/>
          </w:rPr>
          <w:t>ενός απλού παραδείγματος</w:t>
        </w:r>
      </w:ins>
      <w:del w:id="1007" w:author="ΜΗΤΣΕΑΣ ΗΛΙΑΣ" w:date="2025-12-05T12:01:00Z" w16du:dateUtc="2025-12-05T10:01:00Z">
        <w:r w:rsidR="0037126C" w:rsidRPr="006501DB" w:rsidDel="003B7818">
          <w:rPr>
            <w:lang w:eastAsia="x-none"/>
          </w:rPr>
          <w:delText xml:space="preserve">δίνοντας ένα απλό </w:delText>
        </w:r>
        <w:r w:rsidR="00941C87" w:rsidRPr="006501DB" w:rsidDel="003B7818">
          <w:rPr>
            <w:lang w:eastAsia="x-none"/>
          </w:rPr>
          <w:delText>παράδειγμα</w:delText>
        </w:r>
      </w:del>
      <w:r w:rsidR="0037126C" w:rsidRPr="006501DB">
        <w:rPr>
          <w:lang w:eastAsia="x-none"/>
        </w:rPr>
        <w:t>.</w:t>
      </w:r>
    </w:p>
    <w:p w14:paraId="285CA5B8" w14:textId="71AFAA15" w:rsidR="004379D3" w:rsidRPr="006501DB" w:rsidRDefault="0037126C" w:rsidP="00B472E7">
      <w:pPr>
        <w:spacing w:before="120" w:after="120" w:line="360" w:lineRule="auto"/>
        <w:jc w:val="both"/>
        <w:rPr>
          <w:lang w:eastAsia="x-none"/>
        </w:rPr>
      </w:pPr>
      <w:r w:rsidRPr="006501DB">
        <w:rPr>
          <w:lang w:eastAsia="x-none"/>
        </w:rPr>
        <w:t xml:space="preserve">Φανταστείτε ότι μία επιχείρηση η </w:t>
      </w:r>
      <w:del w:id="1008" w:author="ΜΗΤΣΕΑΣ ΗΛΙΑΣ" w:date="2025-12-05T12:02:00Z" w16du:dateUtc="2025-12-05T10:02:00Z">
        <w:r w:rsidRPr="006501DB" w:rsidDel="003B7818">
          <w:rPr>
            <w:lang w:eastAsia="x-none"/>
          </w:rPr>
          <w:delText>¨</w:delText>
        </w:r>
      </w:del>
      <w:ins w:id="1009" w:author="ΜΗΤΣΕΑΣ ΗΛΙΑΣ" w:date="2025-12-05T12:02:00Z" w16du:dateUtc="2025-12-05T10:02:00Z">
        <w:r w:rsidR="003B7818">
          <w:rPr>
            <w:lang w:eastAsia="x-none"/>
          </w:rPr>
          <w:t>Η</w:t>
        </w:r>
      </w:ins>
      <w:del w:id="1010" w:author="ΜΗΤΣΕΑΣ ΗΛΙΑΣ" w:date="2025-12-05T12:02:00Z" w16du:dateUtc="2025-12-05T10:02:00Z">
        <w:r w:rsidRPr="006501DB" w:rsidDel="003B7818">
          <w:rPr>
            <w:lang w:val="en-US" w:eastAsia="x-none"/>
          </w:rPr>
          <w:delText>h</w:delText>
        </w:r>
      </w:del>
      <w:r w:rsidRPr="006501DB">
        <w:rPr>
          <w:lang w:val="en-US" w:eastAsia="x-none"/>
        </w:rPr>
        <w:t>ealthy</w:t>
      </w:r>
      <w:r w:rsidRPr="006501DB">
        <w:rPr>
          <w:lang w:eastAsia="x-none"/>
        </w:rPr>
        <w:t xml:space="preserve"> </w:t>
      </w:r>
      <w:ins w:id="1011" w:author="ΜΗΤΣΕΑΣ ΗΛΙΑΣ" w:date="2025-12-05T12:02:00Z" w16du:dateUtc="2025-12-05T10:02:00Z">
        <w:r w:rsidR="003B7818">
          <w:rPr>
            <w:lang w:val="en-US" w:eastAsia="x-none"/>
          </w:rPr>
          <w:t>F</w:t>
        </w:r>
      </w:ins>
      <w:del w:id="1012" w:author="ΜΗΤΣΕΑΣ ΗΛΙΑΣ" w:date="2025-12-05T12:02:00Z" w16du:dateUtc="2025-12-05T10:02:00Z">
        <w:r w:rsidRPr="006501DB" w:rsidDel="003B7818">
          <w:rPr>
            <w:lang w:val="en-US" w:eastAsia="x-none"/>
          </w:rPr>
          <w:delText>f</w:delText>
        </w:r>
      </w:del>
      <w:r w:rsidRPr="006501DB">
        <w:rPr>
          <w:lang w:val="en-US" w:eastAsia="x-none"/>
        </w:rPr>
        <w:t>oods</w:t>
      </w:r>
      <w:ins w:id="1013" w:author="ΜΗΤΣΕΑΣ ΗΛΙΑΣ" w:date="2025-12-05T12:02:00Z" w16du:dateUtc="2025-12-05T10:02:00Z">
        <w:r w:rsidR="003B7818" w:rsidRPr="003B7818">
          <w:rPr>
            <w:lang w:eastAsia="x-none"/>
            <w:rPrChange w:id="1014" w:author="ΜΗΤΣΕΑΣ ΗΛΙΑΣ" w:date="2025-12-05T12:02:00Z" w16du:dateUtc="2025-12-05T10:02:00Z">
              <w:rPr>
                <w:lang w:val="en-US" w:eastAsia="x-none"/>
              </w:rPr>
            </w:rPrChange>
          </w:rPr>
          <w:t>,</w:t>
        </w:r>
      </w:ins>
      <w:del w:id="1015" w:author="ΜΗΤΣΕΑΣ ΗΛΙΑΣ" w:date="2025-12-05T12:02:00Z" w16du:dateUtc="2025-12-05T10:02:00Z">
        <w:r w:rsidRPr="006501DB" w:rsidDel="003B7818">
          <w:rPr>
            <w:lang w:eastAsia="x-none"/>
          </w:rPr>
          <w:delText>¨</w:delText>
        </w:r>
      </w:del>
      <w:r w:rsidR="004379D3" w:rsidRPr="006501DB">
        <w:rPr>
          <w:lang w:eastAsia="x-none"/>
        </w:rPr>
        <w:t xml:space="preserve"> η οποία παράγει υγιεινές τροφές</w:t>
      </w:r>
      <w:ins w:id="1016" w:author="ΜΗΤΣΕΑΣ ΗΛΙΑΣ" w:date="2025-12-05T12:02:00Z" w16du:dateUtc="2025-12-05T10:02:00Z">
        <w:r w:rsidR="003B7818" w:rsidRPr="003B7818">
          <w:rPr>
            <w:lang w:eastAsia="x-none"/>
            <w:rPrChange w:id="1017" w:author="ΜΗΤΣΕΑΣ ΗΛΙΑΣ" w:date="2025-12-05T12:02:00Z" w16du:dateUtc="2025-12-05T10:02:00Z">
              <w:rPr>
                <w:lang w:val="en-US" w:eastAsia="x-none"/>
              </w:rPr>
            </w:rPrChange>
          </w:rPr>
          <w:t>,</w:t>
        </w:r>
      </w:ins>
      <w:r w:rsidR="004379D3" w:rsidRPr="006501DB">
        <w:rPr>
          <w:lang w:eastAsia="x-none"/>
        </w:rPr>
        <w:t xml:space="preserve"> </w:t>
      </w:r>
      <w:ins w:id="1018" w:author="ΜΗΤΣΕΑΣ ΗΛΙΑΣ" w:date="2025-12-05T12:02:00Z" w16du:dateUtc="2025-12-05T10:02:00Z">
        <w:r w:rsidR="003B7818">
          <w:rPr>
            <w:lang w:eastAsia="x-none"/>
          </w:rPr>
          <w:t>επιθυμεί</w:t>
        </w:r>
      </w:ins>
      <w:del w:id="1019" w:author="ΜΗΤΣΕΑΣ ΗΛΙΑΣ" w:date="2025-12-05T12:02:00Z" w16du:dateUtc="2025-12-05T10:02:00Z">
        <w:r w:rsidR="004379D3" w:rsidRPr="006501DB" w:rsidDel="003B7818">
          <w:rPr>
            <w:lang w:eastAsia="x-none"/>
          </w:rPr>
          <w:delText>θέλει</w:delText>
        </w:r>
      </w:del>
      <w:r w:rsidR="004379D3" w:rsidRPr="006501DB">
        <w:rPr>
          <w:lang w:eastAsia="x-none"/>
        </w:rPr>
        <w:t xml:space="preserve"> να προωθήσει τα </w:t>
      </w:r>
      <w:r w:rsidR="00941C87" w:rsidRPr="006501DB">
        <w:rPr>
          <w:lang w:eastAsia="x-none"/>
        </w:rPr>
        <w:t>προϊόντα</w:t>
      </w:r>
      <w:r w:rsidR="004379D3" w:rsidRPr="006501DB">
        <w:rPr>
          <w:lang w:eastAsia="x-none"/>
        </w:rPr>
        <w:t xml:space="preserve"> της μέσω μιας συνεργασίας με ένα</w:t>
      </w:r>
      <w:ins w:id="1020" w:author="ΜΗΤΣΕΑΣ ΗΛΙΑΣ" w:date="2025-12-05T12:02:00Z" w16du:dateUtc="2025-12-05T10:02:00Z">
        <w:r w:rsidR="003B7818">
          <w:rPr>
            <w:lang w:eastAsia="x-none"/>
          </w:rPr>
          <w:t>ν</w:t>
        </w:r>
      </w:ins>
      <w:r w:rsidR="004379D3" w:rsidRPr="006501DB">
        <w:rPr>
          <w:lang w:eastAsia="x-none"/>
        </w:rPr>
        <w:t xml:space="preserve"> </w:t>
      </w:r>
      <w:r w:rsidR="004379D3" w:rsidRPr="006501DB">
        <w:rPr>
          <w:lang w:val="en-US" w:eastAsia="x-none"/>
        </w:rPr>
        <w:t>influencer</w:t>
      </w:r>
      <w:r w:rsidR="004379D3" w:rsidRPr="006501DB">
        <w:rPr>
          <w:lang w:eastAsia="x-none"/>
        </w:rPr>
        <w:t xml:space="preserve">.  Επιλέγει έναν </w:t>
      </w:r>
      <w:r w:rsidR="003B5AD5">
        <w:rPr>
          <w:lang w:val="en-US" w:eastAsia="x-none"/>
        </w:rPr>
        <w:t>influencer</w:t>
      </w:r>
      <w:r w:rsidR="004379D3" w:rsidRPr="006501DB">
        <w:rPr>
          <w:lang w:eastAsia="x-none"/>
        </w:rPr>
        <w:t xml:space="preserve"> βάσ</w:t>
      </w:r>
      <w:r w:rsidR="003B5AD5">
        <w:rPr>
          <w:lang w:eastAsia="x-none"/>
        </w:rPr>
        <w:t>ει</w:t>
      </w:r>
      <w:r w:rsidR="004379D3" w:rsidRPr="006501DB">
        <w:rPr>
          <w:lang w:eastAsia="x-none"/>
        </w:rPr>
        <w:t xml:space="preserve"> του </w:t>
      </w:r>
      <w:r w:rsidR="00941C87" w:rsidRPr="006501DB">
        <w:rPr>
          <w:lang w:eastAsia="x-none"/>
        </w:rPr>
        <w:t>αριθμού</w:t>
      </w:r>
      <w:r w:rsidR="004379D3" w:rsidRPr="006501DB">
        <w:rPr>
          <w:lang w:eastAsia="x-none"/>
        </w:rPr>
        <w:t xml:space="preserve"> των ακολούθων του</w:t>
      </w:r>
      <w:ins w:id="1021" w:author="ΜΗΤΣΕΑΣ ΗΛΙΑΣ" w:date="2025-12-05T12:03:00Z" w16du:dateUtc="2025-12-05T10:03:00Z">
        <w:r w:rsidR="003B7818">
          <w:rPr>
            <w:lang w:eastAsia="x-none"/>
          </w:rPr>
          <w:t>,</w:t>
        </w:r>
      </w:ins>
      <w:r w:rsidR="004379D3" w:rsidRPr="006501DB">
        <w:rPr>
          <w:lang w:eastAsia="x-none"/>
        </w:rPr>
        <w:t xml:space="preserve"> καθώς και του περιεχομένου που παράγει το </w:t>
      </w:r>
      <w:r w:rsidR="00941C87" w:rsidRPr="006501DB">
        <w:rPr>
          <w:lang w:eastAsia="x-none"/>
        </w:rPr>
        <w:t>οποίο</w:t>
      </w:r>
      <w:r w:rsidR="004379D3" w:rsidRPr="006501DB">
        <w:rPr>
          <w:lang w:eastAsia="x-none"/>
        </w:rPr>
        <w:t xml:space="preserve"> προωθεί τον </w:t>
      </w:r>
      <w:r w:rsidR="00941C87" w:rsidRPr="006501DB">
        <w:rPr>
          <w:lang w:eastAsia="x-none"/>
        </w:rPr>
        <w:t>υγιεινό</w:t>
      </w:r>
      <w:r w:rsidR="004379D3" w:rsidRPr="006501DB">
        <w:rPr>
          <w:lang w:eastAsia="x-none"/>
        </w:rPr>
        <w:t xml:space="preserve"> τρόπο ζωής. </w:t>
      </w:r>
      <w:del w:id="1022" w:author="ΜΗΤΣΕΑΣ ΗΛΙΑΣ" w:date="2025-12-16T10:34:00Z" w16du:dateUtc="2025-12-16T08:34:00Z">
        <w:r w:rsidR="003B5AD5" w:rsidDel="00A51A91">
          <w:rPr>
            <w:lang w:eastAsia="x-none"/>
          </w:rPr>
          <w:delText>Αμοίβει</w:delText>
        </w:r>
      </w:del>
      <w:ins w:id="1023" w:author="ΜΗΤΣΕΑΣ ΗΛΙΑΣ" w:date="2025-12-16T10:34:00Z" w16du:dateUtc="2025-12-16T08:34:00Z">
        <w:r w:rsidR="00A51A91">
          <w:rPr>
            <w:lang w:eastAsia="x-none"/>
          </w:rPr>
          <w:t>Αμείβει</w:t>
        </w:r>
      </w:ins>
      <w:r w:rsidR="003B5AD5" w:rsidRPr="006501DB">
        <w:rPr>
          <w:lang w:eastAsia="x-none"/>
        </w:rPr>
        <w:t xml:space="preserve"> </w:t>
      </w:r>
      <w:r w:rsidR="004379D3" w:rsidRPr="006501DB">
        <w:rPr>
          <w:lang w:eastAsia="x-none"/>
        </w:rPr>
        <w:t>τ</w:t>
      </w:r>
      <w:r w:rsidR="009B1CBE" w:rsidRPr="006501DB">
        <w:rPr>
          <w:lang w:eastAsia="x-none"/>
        </w:rPr>
        <w:t>ο</w:t>
      </w:r>
      <w:r w:rsidR="004379D3" w:rsidRPr="006501DB">
        <w:rPr>
          <w:lang w:eastAsia="x-none"/>
        </w:rPr>
        <w:t xml:space="preserve">ν </w:t>
      </w:r>
      <w:r w:rsidR="003B5AD5">
        <w:rPr>
          <w:lang w:val="en-US" w:eastAsia="x-none"/>
        </w:rPr>
        <w:t>influencer</w:t>
      </w:r>
      <w:r w:rsidR="004379D3" w:rsidRPr="006501DB">
        <w:rPr>
          <w:lang w:eastAsia="x-none"/>
        </w:rPr>
        <w:t xml:space="preserve"> για μια </w:t>
      </w:r>
      <w:r w:rsidR="00941C87" w:rsidRPr="006501DB">
        <w:rPr>
          <w:lang w:eastAsia="x-none"/>
        </w:rPr>
        <w:t>σειρά</w:t>
      </w:r>
      <w:r w:rsidR="004379D3" w:rsidRPr="006501DB">
        <w:rPr>
          <w:lang w:eastAsia="x-none"/>
        </w:rPr>
        <w:t xml:space="preserve"> ενεργειών, όπως δημοσιεύσεις στα </w:t>
      </w:r>
      <w:r w:rsidR="003B5AD5" w:rsidRPr="003D0D28">
        <w:rPr>
          <w:lang w:eastAsia="x-none"/>
        </w:rPr>
        <w:t>κοινωνικά δίκτυα</w:t>
      </w:r>
      <w:r w:rsidR="004379D3" w:rsidRPr="006501DB">
        <w:rPr>
          <w:lang w:eastAsia="x-none"/>
        </w:rPr>
        <w:t xml:space="preserve"> με τα </w:t>
      </w:r>
      <w:r w:rsidR="00941C87" w:rsidRPr="006501DB">
        <w:rPr>
          <w:lang w:eastAsia="x-none"/>
        </w:rPr>
        <w:t>προϊόντα</w:t>
      </w:r>
      <w:r w:rsidR="004379D3" w:rsidRPr="006501DB">
        <w:rPr>
          <w:lang w:eastAsia="x-none"/>
        </w:rPr>
        <w:t xml:space="preserve"> της και </w:t>
      </w:r>
      <w:ins w:id="1024" w:author="ΜΗΤΣΕΑΣ ΗΛΙΑΣ" w:date="2025-12-05T12:03:00Z" w16du:dateUtc="2025-12-05T10:03:00Z">
        <w:r w:rsidR="003B7818">
          <w:rPr>
            <w:lang w:eastAsia="x-none"/>
          </w:rPr>
          <w:t>αξιολογεί</w:t>
        </w:r>
      </w:ins>
      <w:del w:id="1025" w:author="ΜΗΤΣΕΑΣ ΗΛΙΑΣ" w:date="2025-12-05T12:03:00Z" w16du:dateUtc="2025-12-05T10:03:00Z">
        <w:r w:rsidR="004379D3" w:rsidRPr="006501DB" w:rsidDel="003B7818">
          <w:rPr>
            <w:lang w:eastAsia="x-none"/>
          </w:rPr>
          <w:delText>μετρά</w:delText>
        </w:r>
      </w:del>
      <w:r w:rsidR="004379D3" w:rsidRPr="006501DB">
        <w:rPr>
          <w:lang w:eastAsia="x-none"/>
        </w:rPr>
        <w:t xml:space="preserve"> την επιτυχία της καμπάνιας με βάση τα </w:t>
      </w:r>
      <w:r w:rsidR="003D0D28">
        <w:rPr>
          <w:lang w:val="en-US" w:eastAsia="x-none"/>
        </w:rPr>
        <w:t>l</w:t>
      </w:r>
      <w:r w:rsidR="004379D3" w:rsidRPr="006501DB">
        <w:rPr>
          <w:lang w:val="en-US" w:eastAsia="x-none"/>
        </w:rPr>
        <w:t>ikes</w:t>
      </w:r>
      <w:r w:rsidR="004379D3" w:rsidRPr="006501DB">
        <w:rPr>
          <w:lang w:eastAsia="x-none"/>
        </w:rPr>
        <w:t>, τα σχόλια</w:t>
      </w:r>
      <w:ins w:id="1026" w:author="ΜΗΤΣΕΑΣ ΗΛΙΑΣ" w:date="2025-12-05T12:03:00Z" w16du:dateUtc="2025-12-05T10:03:00Z">
        <w:r w:rsidR="003B7818">
          <w:rPr>
            <w:lang w:eastAsia="x-none"/>
          </w:rPr>
          <w:t xml:space="preserve"> (</w:t>
        </w:r>
      </w:ins>
      <w:ins w:id="1027" w:author="ΜΗΤΣΕΑΣ ΗΛΙΑΣ" w:date="2025-12-05T12:04:00Z" w16du:dateUtc="2025-12-05T10:04:00Z">
        <w:r w:rsidR="003B7818">
          <w:rPr>
            <w:lang w:val="en-US" w:eastAsia="x-none"/>
          </w:rPr>
          <w:t>comments</w:t>
        </w:r>
        <w:r w:rsidR="003B7818" w:rsidRPr="003B7818">
          <w:rPr>
            <w:lang w:eastAsia="x-none"/>
            <w:rPrChange w:id="1028" w:author="ΜΗΤΣΕΑΣ ΗΛΙΑΣ" w:date="2025-12-05T12:04:00Z" w16du:dateUtc="2025-12-05T10:04:00Z">
              <w:rPr>
                <w:lang w:val="en-US" w:eastAsia="x-none"/>
              </w:rPr>
            </w:rPrChange>
          </w:rPr>
          <w:t>)</w:t>
        </w:r>
      </w:ins>
      <w:r w:rsidR="004379D3" w:rsidRPr="006501DB">
        <w:rPr>
          <w:lang w:eastAsia="x-none"/>
        </w:rPr>
        <w:t xml:space="preserve"> και τις προβολές των δημοσιεύσεων. Κύριο πρόβλημα σε αυτή την </w:t>
      </w:r>
      <w:r w:rsidR="00B63CF9">
        <w:rPr>
          <w:lang w:eastAsia="x-none"/>
        </w:rPr>
        <w:t xml:space="preserve">προσέγγιση </w:t>
      </w:r>
      <w:r w:rsidR="004379D3" w:rsidRPr="006501DB">
        <w:rPr>
          <w:lang w:eastAsia="x-none"/>
        </w:rPr>
        <w:t>είναι ότι δεν υπάρχει ξεκάθαρ</w:t>
      </w:r>
      <w:r w:rsidR="003D0D28">
        <w:rPr>
          <w:lang w:eastAsia="x-none"/>
        </w:rPr>
        <w:t xml:space="preserve">η ανατροφοδότηση </w:t>
      </w:r>
      <w:del w:id="1029" w:author="ΜΗΤΣΕΑΣ ΗΛΙΑΣ" w:date="2025-12-16T10:34:00Z" w16du:dateUtc="2025-12-16T08:34:00Z">
        <w:r w:rsidR="003D0D28" w:rsidDel="00A51A91">
          <w:rPr>
            <w:lang w:eastAsia="x-none"/>
          </w:rPr>
          <w:delText>σχετικα</w:delText>
        </w:r>
      </w:del>
      <w:ins w:id="1030" w:author="ΜΗΤΣΕΑΣ ΗΛΙΑΣ" w:date="2025-12-16T10:34:00Z" w16du:dateUtc="2025-12-16T08:34:00Z">
        <w:r w:rsidR="00A51A91">
          <w:rPr>
            <w:lang w:eastAsia="x-none"/>
          </w:rPr>
          <w:t>σχετικά</w:t>
        </w:r>
      </w:ins>
      <w:r w:rsidR="003D0D28">
        <w:rPr>
          <w:lang w:eastAsia="x-none"/>
        </w:rPr>
        <w:t xml:space="preserve"> με</w:t>
      </w:r>
      <w:r w:rsidR="004379D3" w:rsidRPr="006501DB">
        <w:rPr>
          <w:lang w:eastAsia="x-none"/>
        </w:rPr>
        <w:t xml:space="preserve"> το τρόπο με το</w:t>
      </w:r>
      <w:r w:rsidR="003D0D28">
        <w:rPr>
          <w:lang w:eastAsia="x-none"/>
        </w:rPr>
        <w:t>ν</w:t>
      </w:r>
      <w:r w:rsidR="004379D3" w:rsidRPr="006501DB">
        <w:rPr>
          <w:lang w:eastAsia="x-none"/>
        </w:rPr>
        <w:t xml:space="preserve"> </w:t>
      </w:r>
      <w:r w:rsidR="00941C87" w:rsidRPr="006501DB">
        <w:rPr>
          <w:lang w:eastAsia="x-none"/>
        </w:rPr>
        <w:t>οποίο</w:t>
      </w:r>
      <w:r w:rsidR="004379D3" w:rsidRPr="006501DB">
        <w:rPr>
          <w:lang w:eastAsia="x-none"/>
        </w:rPr>
        <w:t xml:space="preserve"> το κοινό δέχτηκε αυτή τη συνεργασία, δηλαδή αν το </w:t>
      </w:r>
      <w:r w:rsidR="00941C87" w:rsidRPr="006501DB">
        <w:rPr>
          <w:lang w:eastAsia="x-none"/>
        </w:rPr>
        <w:t>είδε</w:t>
      </w:r>
      <w:r w:rsidR="004379D3" w:rsidRPr="006501DB">
        <w:rPr>
          <w:lang w:eastAsia="x-none"/>
        </w:rPr>
        <w:t xml:space="preserve"> σαν μια απλ</w:t>
      </w:r>
      <w:r w:rsidR="003D0D28">
        <w:rPr>
          <w:lang w:eastAsia="x-none"/>
        </w:rPr>
        <w:t>ή</w:t>
      </w:r>
      <w:r w:rsidR="004379D3" w:rsidRPr="006501DB">
        <w:rPr>
          <w:lang w:eastAsia="x-none"/>
        </w:rPr>
        <w:t xml:space="preserve"> ¨</w:t>
      </w:r>
      <w:r w:rsidR="00941C87" w:rsidRPr="006501DB">
        <w:rPr>
          <w:lang w:eastAsia="x-none"/>
        </w:rPr>
        <w:t>εμπορική</w:t>
      </w:r>
      <w:r w:rsidR="004379D3" w:rsidRPr="006501DB">
        <w:rPr>
          <w:lang w:eastAsia="x-none"/>
        </w:rPr>
        <w:t>¨ συνεργασία ή σαν μια αυθεντική συνεργασία και</w:t>
      </w:r>
      <w:ins w:id="1031" w:author="ΜΗΤΣΕΑΣ ΗΛΙΑΣ" w:date="2025-12-05T12:04:00Z" w16du:dateUtc="2025-12-05T10:04:00Z">
        <w:r w:rsidR="003B7818" w:rsidRPr="003B7818">
          <w:rPr>
            <w:lang w:eastAsia="x-none"/>
            <w:rPrChange w:id="1032" w:author="ΜΗΤΣΕΑΣ ΗΛΙΑΣ" w:date="2025-12-05T12:04:00Z" w16du:dateUtc="2025-12-05T10:04:00Z">
              <w:rPr>
                <w:lang w:val="en-US" w:eastAsia="x-none"/>
              </w:rPr>
            </w:rPrChange>
          </w:rPr>
          <w:t xml:space="preserve"> </w:t>
        </w:r>
        <w:r w:rsidR="003B7818">
          <w:rPr>
            <w:lang w:eastAsia="x-none"/>
          </w:rPr>
          <w:t>αν</w:t>
        </w:r>
      </w:ins>
      <w:r w:rsidR="004379D3" w:rsidRPr="006501DB">
        <w:rPr>
          <w:lang w:eastAsia="x-none"/>
        </w:rPr>
        <w:t xml:space="preserve"> το</w:t>
      </w:r>
      <w:ins w:id="1033" w:author="ΜΗΤΣΕΑΣ ΗΛΙΑΣ" w:date="2025-12-05T12:04:00Z" w16du:dateUtc="2025-12-05T10:04:00Z">
        <w:r w:rsidR="003B7818">
          <w:rPr>
            <w:lang w:eastAsia="x-none"/>
          </w:rPr>
          <w:t xml:space="preserve"> τελικό</w:t>
        </w:r>
      </w:ins>
      <w:r w:rsidR="004379D3" w:rsidRPr="006501DB">
        <w:rPr>
          <w:lang w:eastAsia="x-none"/>
        </w:rPr>
        <w:t xml:space="preserve"> αντίκτυπο που </w:t>
      </w:r>
      <w:del w:id="1034" w:author="ΜΗΤΣΕΑΣ ΗΛΙΑΣ" w:date="2025-12-16T10:34:00Z" w16du:dateUtc="2025-12-16T08:34:00Z">
        <w:r w:rsidR="00941C87" w:rsidRPr="006501DB" w:rsidDel="00A51A91">
          <w:rPr>
            <w:lang w:eastAsia="x-none"/>
          </w:rPr>
          <w:delText>αφήσε</w:delText>
        </w:r>
      </w:del>
      <w:ins w:id="1035" w:author="ΜΗΤΣΕΑΣ ΗΛΙΑΣ" w:date="2025-12-16T10:34:00Z" w16du:dateUtc="2025-12-16T08:34:00Z">
        <w:r w:rsidR="00A51A91" w:rsidRPr="006501DB">
          <w:rPr>
            <w:lang w:eastAsia="x-none"/>
          </w:rPr>
          <w:t>άφησε</w:t>
        </w:r>
      </w:ins>
      <w:r w:rsidR="004379D3" w:rsidRPr="006501DB">
        <w:rPr>
          <w:lang w:eastAsia="x-none"/>
        </w:rPr>
        <w:t xml:space="preserve"> ήταν</w:t>
      </w:r>
      <w:del w:id="1036" w:author="ΜΗΤΣΕΑΣ ΗΛΙΑΣ" w:date="2025-12-05T12:04:00Z" w16du:dateUtc="2025-12-05T10:04:00Z">
        <w:r w:rsidR="004379D3" w:rsidRPr="006501DB" w:rsidDel="003B7818">
          <w:rPr>
            <w:lang w:eastAsia="x-none"/>
          </w:rPr>
          <w:delText xml:space="preserve"> </w:delText>
        </w:r>
        <w:r w:rsidR="00941C87" w:rsidRPr="006501DB" w:rsidDel="003B7818">
          <w:rPr>
            <w:lang w:eastAsia="x-none"/>
          </w:rPr>
          <w:delText>τελικά</w:delText>
        </w:r>
      </w:del>
      <w:r w:rsidR="004379D3" w:rsidRPr="006501DB">
        <w:rPr>
          <w:lang w:eastAsia="x-none"/>
        </w:rPr>
        <w:t xml:space="preserve"> θετικό ή αρνητικό;</w:t>
      </w:r>
    </w:p>
    <w:p w14:paraId="054E4483" w14:textId="70ABB48A" w:rsidR="0037126C" w:rsidRPr="006501DB" w:rsidRDefault="009641F1" w:rsidP="00B472E7">
      <w:pPr>
        <w:spacing w:before="120" w:after="120" w:line="360" w:lineRule="auto"/>
        <w:jc w:val="both"/>
        <w:rPr>
          <w:lang w:eastAsia="x-none"/>
        </w:rPr>
      </w:pPr>
      <w:ins w:id="1037" w:author="ΜΗΤΣΕΑΣ ΗΛΙΑΣ" w:date="2025-12-05T12:04:00Z" w16du:dateUtc="2025-12-05T10:04:00Z">
        <w:r>
          <w:rPr>
            <w:lang w:eastAsia="x-none"/>
          </w:rPr>
          <w:t>Εάν</w:t>
        </w:r>
      </w:ins>
      <w:del w:id="1038" w:author="ΜΗΤΣΕΑΣ ΗΛΙΑΣ" w:date="2025-12-05T12:04:00Z" w16du:dateUtc="2025-12-05T10:04:00Z">
        <w:r w:rsidR="004379D3" w:rsidRPr="006501DB" w:rsidDel="009641F1">
          <w:rPr>
            <w:lang w:eastAsia="x-none"/>
          </w:rPr>
          <w:delText>Αν</w:delText>
        </w:r>
      </w:del>
      <w:r w:rsidR="004379D3" w:rsidRPr="006501DB">
        <w:rPr>
          <w:lang w:eastAsia="x-none"/>
        </w:rPr>
        <w:t xml:space="preserve"> η πλατφόρμα </w:t>
      </w:r>
      <w:ins w:id="1039" w:author="ΜΗΤΣΕΑΣ ΗΛΙΑΣ" w:date="2025-12-05T12:04:00Z" w16du:dateUtc="2025-12-05T10:04:00Z">
        <w:r>
          <w:rPr>
            <w:lang w:eastAsia="x-none"/>
          </w:rPr>
          <w:t>λάμβανε</w:t>
        </w:r>
      </w:ins>
      <w:del w:id="1040" w:author="ΜΗΤΣΕΑΣ ΗΛΙΑΣ" w:date="2025-12-05T12:04:00Z" w16du:dateUtc="2025-12-05T10:04:00Z">
        <w:r w:rsidR="00E2159F" w:rsidDel="009641F1">
          <w:rPr>
            <w:lang w:eastAsia="x-none"/>
          </w:rPr>
          <w:delText>είχε λάβει</w:delText>
        </w:r>
      </w:del>
      <w:r w:rsidR="004379D3" w:rsidRPr="006501DB">
        <w:rPr>
          <w:lang w:eastAsia="x-none"/>
        </w:rPr>
        <w:t xml:space="preserve"> υπόψιν της και </w:t>
      </w:r>
      <w:r w:rsidR="0067334F" w:rsidRPr="006501DB">
        <w:rPr>
          <w:lang w:eastAsia="x-none"/>
        </w:rPr>
        <w:t xml:space="preserve">την ανάλυση του συναισθήματος τότε θα </w:t>
      </w:r>
      <w:ins w:id="1041" w:author="ΜΗΤΣΕΑΣ ΗΛΙΑΣ" w:date="2025-12-05T12:05:00Z" w16du:dateUtc="2025-12-05T10:05:00Z">
        <w:r>
          <w:rPr>
            <w:lang w:eastAsia="x-none"/>
          </w:rPr>
          <w:t>ήταν εφικτός ο πιο αποτελεσματικός</w:t>
        </w:r>
      </w:ins>
      <w:del w:id="1042" w:author="ΜΗΤΣΕΑΣ ΗΛΙΑΣ" w:date="2025-12-05T12:05:00Z" w16du:dateUtc="2025-12-05T10:05:00Z">
        <w:r w:rsidR="0067334F" w:rsidRPr="006501DB" w:rsidDel="009641F1">
          <w:rPr>
            <w:lang w:eastAsia="x-none"/>
          </w:rPr>
          <w:delText>μπορούσε να επιτευχθεί ο</w:delText>
        </w:r>
      </w:del>
      <w:r w:rsidR="0067334F" w:rsidRPr="006501DB">
        <w:rPr>
          <w:lang w:eastAsia="x-none"/>
        </w:rPr>
        <w:t xml:space="preserve"> εντοπισμός κατάλληλων </w:t>
      </w:r>
      <w:r w:rsidR="00DF3150">
        <w:rPr>
          <w:lang w:val="en-US" w:eastAsia="x-none"/>
        </w:rPr>
        <w:t>influencers</w:t>
      </w:r>
      <w:r w:rsidR="00E2159F">
        <w:rPr>
          <w:lang w:eastAsia="x-none"/>
        </w:rPr>
        <w:t>,</w:t>
      </w:r>
      <w:r w:rsidR="00145559" w:rsidRPr="00E2159F">
        <w:rPr>
          <w:lang w:eastAsia="x-none"/>
        </w:rPr>
        <w:t xml:space="preserve"> </w:t>
      </w:r>
      <w:r w:rsidR="0067334F" w:rsidRPr="006501DB">
        <w:rPr>
          <w:lang w:eastAsia="x-none"/>
        </w:rPr>
        <w:t xml:space="preserve">των οποίο το </w:t>
      </w:r>
      <w:r w:rsidR="00941C87" w:rsidRPr="006501DB">
        <w:rPr>
          <w:lang w:eastAsia="x-none"/>
        </w:rPr>
        <w:t>κοινό</w:t>
      </w:r>
      <w:r w:rsidR="0067334F" w:rsidRPr="006501DB">
        <w:rPr>
          <w:lang w:eastAsia="x-none"/>
        </w:rPr>
        <w:t xml:space="preserve"> θα είχε μεγαλύτερες πιθανότητες να </w:t>
      </w:r>
      <w:r w:rsidR="00941C87" w:rsidRPr="006501DB">
        <w:rPr>
          <w:lang w:eastAsia="x-none"/>
        </w:rPr>
        <w:t>αντιδρά</w:t>
      </w:r>
      <w:r w:rsidR="0067334F" w:rsidRPr="006501DB">
        <w:rPr>
          <w:lang w:eastAsia="x-none"/>
        </w:rPr>
        <w:t xml:space="preserve"> θετικά σε τέτοιου είδους δημοσιεύσεις. </w:t>
      </w:r>
      <w:ins w:id="1043" w:author="ΜΗΤΣΕΑΣ ΗΛΙΑΣ" w:date="2025-12-05T12:06:00Z" w16du:dateUtc="2025-12-05T10:06:00Z">
        <w:r>
          <w:rPr>
            <w:lang w:eastAsia="x-none"/>
          </w:rPr>
          <w:t>Επιπλέον</w:t>
        </w:r>
      </w:ins>
      <w:del w:id="1044" w:author="ΜΗΤΣΕΑΣ ΗΛΙΑΣ" w:date="2025-12-05T12:06:00Z" w16du:dateUtc="2025-12-05T10:06:00Z">
        <w:r w:rsidR="0067334F" w:rsidRPr="006501DB" w:rsidDel="009641F1">
          <w:rPr>
            <w:lang w:eastAsia="x-none"/>
          </w:rPr>
          <w:delText>Ε</w:delText>
        </w:r>
      </w:del>
      <w:del w:id="1045" w:author="ΜΗΤΣΕΑΣ ΗΛΙΑΣ" w:date="2025-12-05T12:05:00Z" w16du:dateUtc="2025-12-05T10:05:00Z">
        <w:r w:rsidR="0067334F" w:rsidRPr="006501DB" w:rsidDel="009641F1">
          <w:rPr>
            <w:lang w:eastAsia="x-none"/>
          </w:rPr>
          <w:delText>πίσης</w:delText>
        </w:r>
      </w:del>
      <w:r w:rsidR="0067334F" w:rsidRPr="006501DB">
        <w:rPr>
          <w:lang w:eastAsia="x-none"/>
        </w:rPr>
        <w:t xml:space="preserve"> θα </w:t>
      </w:r>
      <w:r w:rsidR="00941C87" w:rsidRPr="006501DB">
        <w:rPr>
          <w:lang w:eastAsia="x-none"/>
        </w:rPr>
        <w:t>μπορούσε</w:t>
      </w:r>
      <w:r w:rsidR="0067334F" w:rsidRPr="006501DB">
        <w:rPr>
          <w:lang w:eastAsia="x-none"/>
        </w:rPr>
        <w:t xml:space="preserve"> να </w:t>
      </w:r>
      <w:r w:rsidR="00941C87" w:rsidRPr="006501DB">
        <w:rPr>
          <w:lang w:eastAsia="x-none"/>
        </w:rPr>
        <w:t>παρακολουθεί</w:t>
      </w:r>
      <w:r w:rsidR="0067334F" w:rsidRPr="006501DB">
        <w:rPr>
          <w:lang w:eastAsia="x-none"/>
        </w:rPr>
        <w:t xml:space="preserve"> </w:t>
      </w:r>
      <w:r w:rsidR="00941C87" w:rsidRPr="006501DB">
        <w:rPr>
          <w:lang w:eastAsia="x-none"/>
        </w:rPr>
        <w:t>άμεσα</w:t>
      </w:r>
      <w:r w:rsidR="0067334F" w:rsidRPr="006501DB">
        <w:rPr>
          <w:lang w:eastAsia="x-none"/>
        </w:rPr>
        <w:t xml:space="preserve"> την αλληλεπίδραση του </w:t>
      </w:r>
      <w:r w:rsidR="00941C87" w:rsidRPr="006501DB">
        <w:rPr>
          <w:lang w:eastAsia="x-none"/>
        </w:rPr>
        <w:t>κοινού</w:t>
      </w:r>
      <w:r w:rsidR="0067334F" w:rsidRPr="006501DB">
        <w:rPr>
          <w:lang w:eastAsia="x-none"/>
        </w:rPr>
        <w:t xml:space="preserve"> με το </w:t>
      </w:r>
      <w:del w:id="1046" w:author="ΜΗΤΣΕΑΣ ΗΛΙΑΣ" w:date="2025-12-16T10:34:00Z" w16du:dateUtc="2025-12-16T08:34:00Z">
        <w:r w:rsidR="00941C87" w:rsidRPr="006501DB" w:rsidDel="00A51A91">
          <w:rPr>
            <w:lang w:eastAsia="x-none"/>
          </w:rPr>
          <w:delText>περιεχομένο</w:delText>
        </w:r>
      </w:del>
      <w:ins w:id="1047" w:author="ΜΗΤΣΕΑΣ ΗΛΙΑΣ" w:date="2025-12-16T10:34:00Z" w16du:dateUtc="2025-12-16T08:34:00Z">
        <w:r w:rsidR="00A51A91" w:rsidRPr="006501DB">
          <w:rPr>
            <w:lang w:eastAsia="x-none"/>
          </w:rPr>
          <w:t>περιεχόμενο</w:t>
        </w:r>
      </w:ins>
      <w:del w:id="1048" w:author="ΜΗΤΣΕΑΣ ΗΛΙΑΣ" w:date="2025-12-05T12:06:00Z" w16du:dateUtc="2025-12-05T10:06:00Z">
        <w:r w:rsidR="00941C87" w:rsidRPr="006501DB" w:rsidDel="009641F1">
          <w:rPr>
            <w:lang w:eastAsia="x-none"/>
          </w:rPr>
          <w:delText>υ</w:delText>
        </w:r>
      </w:del>
      <w:r w:rsidR="0067334F" w:rsidRPr="006501DB">
        <w:rPr>
          <w:lang w:eastAsia="x-none"/>
        </w:rPr>
        <w:t xml:space="preserve"> που παράγει ο εκάστοτε </w:t>
      </w:r>
      <w:r w:rsidR="003B5AD5">
        <w:rPr>
          <w:lang w:val="en-US" w:eastAsia="x-none"/>
        </w:rPr>
        <w:t>influencer</w:t>
      </w:r>
      <w:r w:rsidR="0067334F" w:rsidRPr="006501DB">
        <w:rPr>
          <w:lang w:eastAsia="x-none"/>
        </w:rPr>
        <w:t xml:space="preserve"> και να </w:t>
      </w:r>
      <w:r w:rsidR="00941C87" w:rsidRPr="006501DB">
        <w:rPr>
          <w:lang w:eastAsia="x-none"/>
        </w:rPr>
        <w:t>ποσοτικοποιήσει</w:t>
      </w:r>
      <w:r w:rsidR="0067334F" w:rsidRPr="006501DB">
        <w:rPr>
          <w:lang w:eastAsia="x-none"/>
        </w:rPr>
        <w:t xml:space="preserve"> </w:t>
      </w:r>
      <w:r w:rsidR="00B63CF9">
        <w:rPr>
          <w:lang w:eastAsia="x-none"/>
        </w:rPr>
        <w:t xml:space="preserve">κατά </w:t>
      </w:r>
      <w:r w:rsidR="00941C87" w:rsidRPr="006501DB">
        <w:rPr>
          <w:lang w:eastAsia="x-none"/>
        </w:rPr>
        <w:t>ποσό</w:t>
      </w:r>
      <w:r w:rsidR="0067334F" w:rsidRPr="006501DB">
        <w:rPr>
          <w:lang w:eastAsia="x-none"/>
        </w:rPr>
        <w:t xml:space="preserve"> το κοινό </w:t>
      </w:r>
      <w:r w:rsidR="00941C87" w:rsidRPr="006501DB">
        <w:rPr>
          <w:lang w:eastAsia="x-none"/>
        </w:rPr>
        <w:t>ταυτίζεται</w:t>
      </w:r>
      <w:r w:rsidR="0067334F" w:rsidRPr="006501DB">
        <w:rPr>
          <w:lang w:eastAsia="x-none"/>
        </w:rPr>
        <w:t xml:space="preserve"> με αυτή τη προώθηση</w:t>
      </w:r>
      <w:ins w:id="1049" w:author="ΜΗΤΣΕΑΣ ΗΛΙΑΣ" w:date="2025-12-05T12:06:00Z" w16du:dateUtc="2025-12-05T10:06:00Z">
        <w:r>
          <w:rPr>
            <w:lang w:eastAsia="x-none"/>
          </w:rPr>
          <w:t>,</w:t>
        </w:r>
      </w:ins>
      <w:r w:rsidR="0067334F" w:rsidRPr="006501DB">
        <w:rPr>
          <w:lang w:eastAsia="x-none"/>
        </w:rPr>
        <w:t xml:space="preserve"> </w:t>
      </w:r>
      <w:ins w:id="1050" w:author="ΜΗΤΣΕΑΣ ΗΛΙΑΣ" w:date="2025-12-05T12:06:00Z" w16du:dateUtc="2025-12-05T10:06:00Z">
        <w:r>
          <w:rPr>
            <w:lang w:eastAsia="x-none"/>
          </w:rPr>
          <w:t>εξάγοντας</w:t>
        </w:r>
      </w:ins>
      <w:del w:id="1051" w:author="ΜΗΤΣΕΑΣ ΗΛΙΑΣ" w:date="2025-12-05T12:06:00Z" w16du:dateUtc="2025-12-05T10:06:00Z">
        <w:r w:rsidR="00941C87" w:rsidRPr="006501DB" w:rsidDel="009641F1">
          <w:rPr>
            <w:lang w:eastAsia="x-none"/>
          </w:rPr>
          <w:delText>βγάζοντας</w:delText>
        </w:r>
      </w:del>
      <w:r w:rsidR="0067334F" w:rsidRPr="006501DB">
        <w:rPr>
          <w:lang w:eastAsia="x-none"/>
        </w:rPr>
        <w:t xml:space="preserve"> συμπέρασμα </w:t>
      </w:r>
      <w:ins w:id="1052" w:author="ΜΗΤΣΕΑΣ ΗΛΙΑΣ" w:date="2025-12-16T10:34:00Z" w16du:dateUtc="2025-12-16T08:34:00Z">
        <w:r w:rsidR="007C6293">
          <w:rPr>
            <w:lang w:eastAsia="x-none"/>
          </w:rPr>
          <w:t>σχετικά</w:t>
        </w:r>
      </w:ins>
      <w:ins w:id="1053" w:author="ΜΗΤΣΕΑΣ ΗΛΙΑΣ" w:date="2025-12-05T12:07:00Z" w16du:dateUtc="2025-12-05T10:07:00Z">
        <w:r>
          <w:rPr>
            <w:lang w:eastAsia="x-none"/>
          </w:rPr>
          <w:t xml:space="preserve"> με</w:t>
        </w:r>
      </w:ins>
      <w:del w:id="1054" w:author="ΜΗΤΣΕΑΣ ΗΛΙΑΣ" w:date="2025-12-05T12:06:00Z" w16du:dateUtc="2025-12-05T10:06:00Z">
        <w:r w:rsidR="0067334F" w:rsidRPr="006501DB" w:rsidDel="009641F1">
          <w:rPr>
            <w:lang w:eastAsia="x-none"/>
          </w:rPr>
          <w:delText>για</w:delText>
        </w:r>
      </w:del>
      <w:r w:rsidR="0067334F" w:rsidRPr="006501DB">
        <w:rPr>
          <w:lang w:eastAsia="x-none"/>
        </w:rPr>
        <w:t xml:space="preserve"> την αυθεντικότητα της καμπάνιας.</w:t>
      </w:r>
      <w:r w:rsidR="004379D3" w:rsidRPr="006501DB">
        <w:rPr>
          <w:lang w:eastAsia="x-none"/>
        </w:rPr>
        <w:t xml:space="preserve"> </w:t>
      </w:r>
    </w:p>
    <w:p w14:paraId="26A6FFB4" w14:textId="3E423EC8" w:rsidR="00FC4CCA" w:rsidDel="009641F1" w:rsidRDefault="003F5FB3" w:rsidP="00B472E7">
      <w:pPr>
        <w:spacing w:before="120" w:after="120" w:line="360" w:lineRule="auto"/>
        <w:jc w:val="both"/>
        <w:rPr>
          <w:del w:id="1055" w:author="ΜΗΤΣΕΑΣ ΗΛΙΑΣ" w:date="2025-12-05T12:09:00Z" w16du:dateUtc="2025-12-05T10:09:00Z"/>
        </w:rPr>
      </w:pPr>
      <w:r w:rsidRPr="006501DB">
        <w:t xml:space="preserve">Από τη μεριά του </w:t>
      </w:r>
      <w:r w:rsidR="003B5AD5">
        <w:rPr>
          <w:lang w:val="en-US"/>
        </w:rPr>
        <w:t>influencer</w:t>
      </w:r>
      <w:ins w:id="1056" w:author="ΜΗΤΣΕΑΣ ΗΛΙΑΣ" w:date="2025-12-05T12:07:00Z" w16du:dateUtc="2025-12-05T10:07:00Z">
        <w:r w:rsidR="009641F1">
          <w:t>,</w:t>
        </w:r>
      </w:ins>
      <w:r w:rsidRPr="006501DB">
        <w:t xml:space="preserve"> </w:t>
      </w:r>
      <w:del w:id="1057" w:author="ΜΗΤΣΕΑΣ ΗΛΙΑΣ" w:date="2025-12-05T12:07:00Z" w16du:dateUtc="2025-12-05T10:07:00Z">
        <w:r w:rsidRPr="006501DB" w:rsidDel="009641F1">
          <w:delText xml:space="preserve">τώρα </w:delText>
        </w:r>
      </w:del>
      <w:r w:rsidRPr="006501DB">
        <w:t xml:space="preserve">το </w:t>
      </w:r>
      <w:r w:rsidR="00941C87" w:rsidRPr="006501DB">
        <w:t>πρόβλημα</w:t>
      </w:r>
      <w:r w:rsidRPr="006501DB">
        <w:t xml:space="preserve"> προφανώς είναι εξίσου σημαντικό καθώς ένας </w:t>
      </w:r>
      <w:r w:rsidR="003B5AD5">
        <w:rPr>
          <w:lang w:val="en-US"/>
        </w:rPr>
        <w:t>influencer</w:t>
      </w:r>
      <w:r w:rsidRPr="006501DB">
        <w:t xml:space="preserve"> που ασχολείται π</w:t>
      </w:r>
      <w:ins w:id="1058" w:author="ΜΗΤΣΕΑΣ ΗΛΙΑΣ" w:date="2025-12-05T12:07:00Z" w16du:dateUtc="2025-12-05T10:07:00Z">
        <w:r w:rsidR="009641F1">
          <w:t>.</w:t>
        </w:r>
      </w:ins>
      <w:r w:rsidRPr="006501DB">
        <w:t>χ</w:t>
      </w:r>
      <w:ins w:id="1059" w:author="ΜΗΤΣΕΑΣ ΗΛΙΑΣ" w:date="2025-12-05T12:07:00Z" w16du:dateUtc="2025-12-05T10:07:00Z">
        <w:r w:rsidR="009641F1">
          <w:t>.</w:t>
        </w:r>
      </w:ins>
      <w:r w:rsidRPr="006501DB">
        <w:t xml:space="preserve"> με την υγιεινή </w:t>
      </w:r>
      <w:r w:rsidR="00941C87" w:rsidRPr="006501DB">
        <w:t>διατροφή</w:t>
      </w:r>
      <w:r w:rsidRPr="006501DB">
        <w:t xml:space="preserve"> </w:t>
      </w:r>
      <w:ins w:id="1060" w:author="ΜΗΤΣΕΑΣ ΗΛΙΑΣ" w:date="2025-12-05T12:07:00Z" w16du:dateUtc="2025-12-05T10:07:00Z">
        <w:r w:rsidR="009641F1">
          <w:t>οφείλει</w:t>
        </w:r>
      </w:ins>
      <w:del w:id="1061" w:author="ΜΗΤΣΕΑΣ ΗΛΙΑΣ" w:date="2025-12-05T12:07:00Z" w16du:dateUtc="2025-12-05T10:07:00Z">
        <w:r w:rsidRPr="006501DB" w:rsidDel="009641F1">
          <w:delText>θα πρέπει</w:delText>
        </w:r>
      </w:del>
      <w:r w:rsidRPr="006501DB">
        <w:t xml:space="preserve"> να συνεργάζεται με εταιρείες </w:t>
      </w:r>
      <w:ins w:id="1062" w:author="ΜΗΤΣΕΑΣ ΗΛΙΑΣ" w:date="2025-12-05T12:08:00Z" w16du:dateUtc="2025-12-05T10:08:00Z">
        <w:r w:rsidR="009641F1">
          <w:t>που ε</w:t>
        </w:r>
      </w:ins>
      <w:ins w:id="1063" w:author="ΜΗΤΣΕΑΣ ΗΛΙΑΣ" w:date="2025-12-05T12:08:00Z">
        <w:r w:rsidR="009641F1" w:rsidRPr="009641F1">
          <w:t>υθυγραμμίζονται</w:t>
        </w:r>
      </w:ins>
      <w:del w:id="1064" w:author="ΜΗΤΣΕΑΣ ΗΛΙΑΣ" w:date="2025-12-05T12:08:00Z" w16du:dateUtc="2025-12-05T10:08:00Z">
        <w:r w:rsidRPr="006501DB" w:rsidDel="009641F1">
          <w:delText>οι οπο</w:delText>
        </w:r>
      </w:del>
      <w:del w:id="1065" w:author="ΜΗΤΣΕΑΣ ΗΛΙΑΣ" w:date="2025-12-05T12:07:00Z" w16du:dateUtc="2025-12-05T10:07:00Z">
        <w:r w:rsidRPr="006501DB" w:rsidDel="009641F1">
          <w:delText>ίες πρεσβεύουν</w:delText>
        </w:r>
      </w:del>
      <w:r w:rsidRPr="006501DB">
        <w:t xml:space="preserve"> τις αξίες του</w:t>
      </w:r>
      <w:ins w:id="1066" w:author="ΜΗΤΣΕΑΣ ΗΛΙΑΣ" w:date="2025-12-05T12:08:00Z" w16du:dateUtc="2025-12-05T10:08:00Z">
        <w:r w:rsidR="009641F1">
          <w:t>,</w:t>
        </w:r>
      </w:ins>
      <w:r w:rsidRPr="006501DB">
        <w:t xml:space="preserve"> προκειμένου να κερδίζει και να διατηρεί την εμπιστοσύνη του </w:t>
      </w:r>
      <w:r w:rsidR="00941C87" w:rsidRPr="006501DB">
        <w:t>κοινού</w:t>
      </w:r>
      <w:r w:rsidRPr="006501DB">
        <w:t xml:space="preserve"> του. </w:t>
      </w:r>
      <w:ins w:id="1067" w:author="ΜΗΤΣΕΑΣ ΗΛΙΑΣ" w:date="2025-12-16T10:57:00Z" w16du:dateUtc="2025-12-16T08:57:00Z">
        <w:r w:rsidR="00DE5111">
          <w:t>Είναι</w:t>
        </w:r>
      </w:ins>
      <w:del w:id="1068" w:author="ΜΗΤΣΕΑΣ ΗΛΙΑΣ" w:date="2025-12-16T10:57:00Z" w16du:dateUtc="2025-12-16T08:57:00Z">
        <w:r w:rsidRPr="006501DB" w:rsidDel="00DE5111">
          <w:delText xml:space="preserve">Θα </w:delText>
        </w:r>
        <w:r w:rsidR="00941C87" w:rsidRPr="006501DB" w:rsidDel="00DE5111">
          <w:delText>ήταν</w:delText>
        </w:r>
      </w:del>
      <w:r w:rsidRPr="006501DB">
        <w:t xml:space="preserve"> </w:t>
      </w:r>
      <w:r w:rsidR="00941C87" w:rsidRPr="006501DB">
        <w:t>αδόκιμο</w:t>
      </w:r>
      <w:r w:rsidRPr="006501DB">
        <w:t xml:space="preserve"> και </w:t>
      </w:r>
      <w:r w:rsidR="00941C87" w:rsidRPr="006501DB">
        <w:t>επιτηδευμένο</w:t>
      </w:r>
      <w:ins w:id="1069" w:author="ΜΗΤΣΕΑΣ ΗΛΙΑΣ" w:date="2025-12-05T12:08:00Z" w16du:dateUtc="2025-12-05T10:08:00Z">
        <w:r w:rsidR="009641F1">
          <w:t>, για</w:t>
        </w:r>
      </w:ins>
      <w:r w:rsidRPr="006501DB">
        <w:t xml:space="preserve"> </w:t>
      </w:r>
      <w:del w:id="1070" w:author="ΜΗΤΣΕΑΣ ΗΛΙΑΣ" w:date="2025-12-16T10:34:00Z" w16du:dateUtc="2025-12-16T08:34:00Z">
        <w:r w:rsidR="00941C87" w:rsidRPr="006501DB" w:rsidDel="007C6293">
          <w:delText>παραδείγμα</w:delText>
        </w:r>
      </w:del>
      <w:ins w:id="1071" w:author="ΜΗΤΣΕΑΣ ΗΛΙΑΣ" w:date="2025-12-16T10:34:00Z" w16du:dateUtc="2025-12-16T08:34:00Z">
        <w:r w:rsidR="007C6293" w:rsidRPr="006501DB">
          <w:t>παράδειγμα</w:t>
        </w:r>
      </w:ins>
      <w:del w:id="1072" w:author="ΜΗΤΣΕΑΣ ΗΛΙΑΣ" w:date="2025-12-05T12:08:00Z" w16du:dateUtc="2025-12-05T10:08:00Z">
        <w:r w:rsidR="00941C87" w:rsidRPr="006501DB" w:rsidDel="009641F1">
          <w:delText>τος</w:delText>
        </w:r>
      </w:del>
      <w:ins w:id="1073" w:author="ΜΗΤΣΕΑΣ ΗΛΙΑΣ" w:date="2025-12-05T12:08:00Z" w16du:dateUtc="2025-12-05T10:08:00Z">
        <w:r w:rsidR="009641F1">
          <w:t>,</w:t>
        </w:r>
      </w:ins>
      <w:del w:id="1074" w:author="ΜΗΤΣΕΑΣ ΗΛΙΑΣ" w:date="2025-12-05T12:08:00Z" w16du:dateUtc="2025-12-05T10:08:00Z">
        <w:r w:rsidRPr="006501DB" w:rsidDel="009641F1">
          <w:delText xml:space="preserve"> χάρη</w:delText>
        </w:r>
      </w:del>
      <w:r w:rsidRPr="006501DB">
        <w:t xml:space="preserve"> </w:t>
      </w:r>
      <w:ins w:id="1075" w:author="ΜΗΤΣΕΑΣ ΗΛΙΑΣ" w:date="2025-12-05T12:09:00Z">
        <w:r w:rsidR="009641F1" w:rsidRPr="009641F1">
          <w:t xml:space="preserve">ένας </w:t>
        </w:r>
        <w:r w:rsidR="009641F1" w:rsidRPr="009641F1">
          <w:lastRenderedPageBreak/>
          <w:t>influencer που προωθεί τον υγιεινό τρόπο ζωής να διαφημίζει μια σειρά προϊόντων πλούσιων σε ζάχαρη.</w:t>
        </w:r>
      </w:ins>
      <w:ins w:id="1076" w:author="ΜΗΤΣΕΑΣ ΗΛΙΑΣ" w:date="2025-12-05T12:09:00Z" w16du:dateUtc="2025-12-05T10:09:00Z">
        <w:r w:rsidR="009641F1">
          <w:t xml:space="preserve"> </w:t>
        </w:r>
      </w:ins>
      <w:del w:id="1077" w:author="ΜΗΤΣΕΑΣ ΗΛΙΑΣ" w:date="2025-12-05T12:09:00Z" w16du:dateUtc="2025-12-05T10:09:00Z">
        <w:r w:rsidRPr="006501DB" w:rsidDel="009641F1">
          <w:delText xml:space="preserve">να </w:delText>
        </w:r>
        <w:r w:rsidR="00941C87" w:rsidRPr="006501DB" w:rsidDel="009641F1">
          <w:delText>προωθούσε</w:delText>
        </w:r>
        <w:r w:rsidRPr="006501DB" w:rsidDel="009641F1">
          <w:delText xml:space="preserve"> μια </w:delText>
        </w:r>
        <w:r w:rsidR="00941C87" w:rsidRPr="006501DB" w:rsidDel="009641F1">
          <w:delText>σειρά</w:delText>
        </w:r>
        <w:r w:rsidRPr="006501DB" w:rsidDel="009641F1">
          <w:delText xml:space="preserve"> </w:delText>
        </w:r>
        <w:r w:rsidR="00941C87" w:rsidRPr="006501DB" w:rsidDel="009641F1">
          <w:delText>γλυκών</w:delText>
        </w:r>
        <w:r w:rsidRPr="006501DB" w:rsidDel="009641F1">
          <w:delText xml:space="preserve"> τροφίμων </w:delText>
        </w:r>
        <w:r w:rsidR="00941C87" w:rsidRPr="006501DB" w:rsidDel="009641F1">
          <w:delText>ένας</w:delText>
        </w:r>
        <w:r w:rsidRPr="006501DB" w:rsidDel="009641F1">
          <w:delText xml:space="preserve"> </w:delText>
        </w:r>
        <w:r w:rsidR="003B5AD5" w:rsidDel="009641F1">
          <w:rPr>
            <w:lang w:val="en-US"/>
          </w:rPr>
          <w:delText>influencer</w:delText>
        </w:r>
        <w:r w:rsidRPr="006501DB" w:rsidDel="009641F1">
          <w:delText xml:space="preserve"> </w:delText>
        </w:r>
        <w:r w:rsidRPr="006501DB" w:rsidDel="009641F1">
          <w:rPr>
            <w:lang w:val="en-US"/>
          </w:rPr>
          <w:delText>o</w:delText>
        </w:r>
        <w:r w:rsidRPr="006501DB" w:rsidDel="009641F1">
          <w:delText xml:space="preserve"> </w:delText>
        </w:r>
        <w:r w:rsidR="00941C87" w:rsidRPr="006501DB" w:rsidDel="009641F1">
          <w:delText>οποίος</w:delText>
        </w:r>
        <w:r w:rsidRPr="006501DB" w:rsidDel="009641F1">
          <w:delText xml:space="preserve"> </w:delText>
        </w:r>
        <w:r w:rsidR="00941C87" w:rsidRPr="006501DB" w:rsidDel="009641F1">
          <w:delText>ασχολείται</w:delText>
        </w:r>
        <w:r w:rsidRPr="006501DB" w:rsidDel="009641F1">
          <w:delText xml:space="preserve"> με τον </w:delText>
        </w:r>
        <w:r w:rsidR="00941C87" w:rsidRPr="006501DB" w:rsidDel="009641F1">
          <w:delText>υγιεινό</w:delText>
        </w:r>
        <w:r w:rsidRPr="006501DB" w:rsidDel="009641F1">
          <w:delText xml:space="preserve"> τρόπο ζωής.</w:delText>
        </w:r>
      </w:del>
    </w:p>
    <w:p w14:paraId="20F069F9" w14:textId="77777777" w:rsidR="009641F1" w:rsidRPr="006501DB" w:rsidRDefault="009641F1" w:rsidP="00B472E7">
      <w:pPr>
        <w:spacing w:before="120" w:after="120" w:line="360" w:lineRule="auto"/>
        <w:jc w:val="both"/>
        <w:rPr>
          <w:ins w:id="1078" w:author="ΜΗΤΣΕΑΣ ΗΛΙΑΣ" w:date="2025-12-05T12:09:00Z" w16du:dateUtc="2025-12-05T10:09:00Z"/>
        </w:rPr>
      </w:pPr>
    </w:p>
    <w:p w14:paraId="6FAC5303" w14:textId="0ED2A0DB" w:rsidR="003F5FB3" w:rsidRPr="006501DB" w:rsidRDefault="003F5FB3" w:rsidP="00B472E7">
      <w:pPr>
        <w:spacing w:before="120" w:after="120" w:line="360" w:lineRule="auto"/>
        <w:jc w:val="both"/>
      </w:pPr>
      <w:r w:rsidRPr="006501DB">
        <w:t xml:space="preserve">Η απουσία μιας πλατφόρμας που να λαμβάνει υπόψιν αυτούς τους παράγοντες δημιουργεί ένα κενό στην αγορά του </w:t>
      </w:r>
      <w:r w:rsidR="003B5AD5">
        <w:rPr>
          <w:lang w:val="en-US"/>
        </w:rPr>
        <w:t>influencer</w:t>
      </w:r>
      <w:r w:rsidRPr="006501DB">
        <w:t xml:space="preserve"> </w:t>
      </w:r>
      <w:r w:rsidRPr="006501DB">
        <w:rPr>
          <w:lang w:val="en-US"/>
        </w:rPr>
        <w:t>marketing</w:t>
      </w:r>
      <w:r w:rsidRPr="006501DB">
        <w:t>, περιορίζοντας τόσο την αποτελεσματικότητα των επιχειρήσεων</w:t>
      </w:r>
      <w:ins w:id="1079" w:author="ΜΗΤΣΕΑΣ ΗΛΙΑΣ" w:date="2025-12-05T12:09:00Z" w16du:dateUtc="2025-12-05T10:09:00Z">
        <w:r w:rsidR="00BA1436">
          <w:t>,</w:t>
        </w:r>
      </w:ins>
      <w:r w:rsidRPr="006501DB">
        <w:t xml:space="preserve"> όσο και την αυθεντικότητα των </w:t>
      </w:r>
      <w:r w:rsidR="00DF3150">
        <w:rPr>
          <w:lang w:val="en-US"/>
        </w:rPr>
        <w:t>influencers</w:t>
      </w:r>
      <w:r w:rsidRPr="006501DB">
        <w:t>.</w:t>
      </w:r>
    </w:p>
    <w:p w14:paraId="40F983E4" w14:textId="6558C9D6" w:rsidR="003F5FB3" w:rsidRPr="006501DB" w:rsidRDefault="00941C87" w:rsidP="00B472E7">
      <w:pPr>
        <w:spacing w:before="120" w:after="120" w:line="360" w:lineRule="auto"/>
        <w:jc w:val="both"/>
      </w:pPr>
      <w:r w:rsidRPr="006501DB">
        <w:t>Υπό</w:t>
      </w:r>
      <w:r w:rsidR="003F5FB3" w:rsidRPr="006501DB">
        <w:t xml:space="preserve"> αυτό το </w:t>
      </w:r>
      <w:r w:rsidRPr="006501DB">
        <w:t>πρίσμα</w:t>
      </w:r>
      <w:r w:rsidR="003F5FB3" w:rsidRPr="006501DB">
        <w:t xml:space="preserve">, η παρούσα εργασία </w:t>
      </w:r>
      <w:ins w:id="1080" w:author="ΜΗΤΣΕΑΣ ΗΛΙΑΣ" w:date="2025-12-05T12:10:00Z" w16du:dateUtc="2025-12-05T10:10:00Z">
        <w:r w:rsidR="00FD28C1">
          <w:t>επικεντρώνεται</w:t>
        </w:r>
      </w:ins>
      <w:del w:id="1081" w:author="ΜΗΤΣΕΑΣ ΗΛΙΑΣ" w:date="2025-12-05T12:10:00Z" w16du:dateUtc="2025-12-05T10:10:00Z">
        <w:r w:rsidR="003F5FB3" w:rsidRPr="006501DB" w:rsidDel="00FD28C1">
          <w:delText xml:space="preserve">θα </w:delText>
        </w:r>
        <w:r w:rsidRPr="006501DB" w:rsidDel="00FD28C1">
          <w:delText>επ</w:delText>
        </w:r>
      </w:del>
      <w:del w:id="1082" w:author="ΜΗΤΣΕΑΣ ΗΛΙΑΣ" w:date="2025-12-05T12:09:00Z" w16du:dateUtc="2025-12-05T10:09:00Z">
        <w:r w:rsidRPr="006501DB" w:rsidDel="00FD28C1">
          <w:delText>ικεντρωθεί</w:delText>
        </w:r>
      </w:del>
      <w:r w:rsidR="003F5FB3" w:rsidRPr="006501DB">
        <w:t xml:space="preserve"> στο μέτρο του εφικτού στην ανάπτυξη μιας καινοτόμου </w:t>
      </w:r>
      <w:r w:rsidR="00E2159F">
        <w:t>διαδικτυακής</w:t>
      </w:r>
      <w:r w:rsidR="003F5FB3" w:rsidRPr="006501DB">
        <w:t xml:space="preserve"> πλατφόρμας που θα γεφυρώσει αυτό το κενό. </w:t>
      </w:r>
      <w:ins w:id="1083" w:author="ΜΗΤΣΕΑΣ ΗΛΙΑΣ" w:date="2025-12-05T12:10:00Z" w16du:dateUtc="2025-12-05T10:10:00Z">
        <w:r w:rsidR="00FD28C1">
          <w:t>Η πλατφόρμα θα αξιοποιεί</w:t>
        </w:r>
      </w:ins>
      <w:del w:id="1084" w:author="ΜΗΤΣΕΑΣ ΗΛΙΑΣ" w:date="2025-12-05T12:10:00Z" w16du:dateUtc="2025-12-05T10:10:00Z">
        <w:r w:rsidR="003F5FB3" w:rsidRPr="006501DB" w:rsidDel="00FD28C1">
          <w:delText>Θα χρησιμοποιήσουμε</w:delText>
        </w:r>
      </w:del>
      <w:r w:rsidR="003F5FB3" w:rsidRPr="006501DB">
        <w:t xml:space="preserve"> προηγμένες τεχνικές ανάλυσης συναισθήματος για την αποτελεσματικότερη διασύνδεση επιχειρήσεων και </w:t>
      </w:r>
      <w:r w:rsidR="00DF3150">
        <w:rPr>
          <w:lang w:val="en-US"/>
        </w:rPr>
        <w:t>influencers</w:t>
      </w:r>
      <w:r w:rsidR="003F5FB3" w:rsidRPr="006501DB">
        <w:t xml:space="preserve"> και την αξιολόγηση του πραγματικού αντίκτυπου των συνεργασιών τους.</w:t>
      </w:r>
    </w:p>
    <w:p w14:paraId="3F458796" w14:textId="77777777" w:rsidR="003F5FB3" w:rsidRPr="006501DB" w:rsidRDefault="00A16A89" w:rsidP="00FA4EA5">
      <w:pPr>
        <w:spacing w:before="120" w:after="120" w:line="360" w:lineRule="auto"/>
        <w:jc w:val="both"/>
      </w:pPr>
      <w:r w:rsidRPr="006501DB">
        <w:t>Το παραπάνω παράδειγμα αποτυπώνει τη δυσκολία στην επιλογή συνεργάτη με βάση ουσιαστικά, και όχι επιφανειακά, κριτήρια. Αυτή η ανάγκη αποτελεί το επίκεντρο της προτεινόμενης πλατφόρμας</w:t>
      </w:r>
    </w:p>
    <w:p w14:paraId="696F6373" w14:textId="77777777" w:rsidR="0046116B" w:rsidRPr="006501DB" w:rsidRDefault="00056454" w:rsidP="00394235">
      <w:pPr>
        <w:pStyle w:val="30"/>
        <w:numPr>
          <w:ilvl w:val="0"/>
          <w:numId w:val="0"/>
        </w:numPr>
        <w:spacing w:before="120" w:after="120" w:line="360" w:lineRule="auto"/>
        <w:jc w:val="both"/>
        <w:rPr>
          <w:rFonts w:ascii="Times New Roman" w:hAnsi="Times New Roman"/>
          <w:sz w:val="24"/>
          <w:szCs w:val="24"/>
          <w:lang w:val="el-GR"/>
        </w:rPr>
      </w:pPr>
      <w:del w:id="1085" w:author="ΜΗΤΣΕΑΣ ΗΛΙΑΣ" w:date="2025-12-05T12:11:00Z" w16du:dateUtc="2025-12-05T10:11:00Z">
        <w:r w:rsidRPr="006501DB" w:rsidDel="00FD28C1">
          <w:rPr>
            <w:rFonts w:ascii="Times New Roman" w:hAnsi="Times New Roman"/>
            <w:sz w:val="24"/>
            <w:szCs w:val="24"/>
            <w:lang w:val="el-GR"/>
          </w:rPr>
          <w:delText xml:space="preserve"> </w:delText>
        </w:r>
      </w:del>
      <w:bookmarkStart w:id="1086" w:name="_Toc218850198"/>
      <w:r w:rsidR="00394235" w:rsidRPr="006501DB">
        <w:rPr>
          <w:rFonts w:ascii="Times New Roman" w:hAnsi="Times New Roman"/>
          <w:sz w:val="24"/>
          <w:szCs w:val="24"/>
          <w:lang w:val="el-GR"/>
        </w:rPr>
        <w:t xml:space="preserve">1.1.2 </w:t>
      </w:r>
      <w:r w:rsidR="00D959A8" w:rsidRPr="006501DB">
        <w:rPr>
          <w:rFonts w:ascii="Times New Roman" w:hAnsi="Times New Roman"/>
          <w:sz w:val="24"/>
          <w:szCs w:val="24"/>
          <w:lang w:val="el-GR"/>
        </w:rPr>
        <w:t xml:space="preserve">Σημαντικότητα </w:t>
      </w:r>
      <w:r w:rsidR="005614DC">
        <w:rPr>
          <w:rFonts w:ascii="Times New Roman" w:hAnsi="Times New Roman"/>
          <w:sz w:val="24"/>
          <w:szCs w:val="24"/>
          <w:lang w:val="el-GR"/>
        </w:rPr>
        <w:t>Ε</w:t>
      </w:r>
      <w:r w:rsidR="00D959A8" w:rsidRPr="006501DB">
        <w:rPr>
          <w:rFonts w:ascii="Times New Roman" w:hAnsi="Times New Roman"/>
          <w:sz w:val="24"/>
          <w:szCs w:val="24"/>
          <w:lang w:val="el-GR"/>
        </w:rPr>
        <w:t xml:space="preserve">πίλυσης </w:t>
      </w:r>
      <w:r w:rsidR="005614DC">
        <w:rPr>
          <w:rFonts w:ascii="Times New Roman" w:hAnsi="Times New Roman"/>
          <w:sz w:val="24"/>
          <w:szCs w:val="24"/>
          <w:lang w:val="el-GR"/>
        </w:rPr>
        <w:t>Π</w:t>
      </w:r>
      <w:r w:rsidR="00941C87" w:rsidRPr="006501DB">
        <w:rPr>
          <w:rFonts w:ascii="Times New Roman" w:hAnsi="Times New Roman"/>
          <w:sz w:val="24"/>
          <w:szCs w:val="24"/>
          <w:lang w:val="el-GR"/>
        </w:rPr>
        <w:t>ροβλήματος</w:t>
      </w:r>
      <w:bookmarkEnd w:id="1086"/>
    </w:p>
    <w:p w14:paraId="71472A6F" w14:textId="46C0EAB2" w:rsidR="006329AA" w:rsidRPr="006501DB" w:rsidRDefault="00D959A8" w:rsidP="001632B6">
      <w:pPr>
        <w:spacing w:before="120" w:after="120" w:line="360" w:lineRule="auto"/>
        <w:jc w:val="both"/>
      </w:pPr>
      <w:r w:rsidRPr="006501DB">
        <w:t xml:space="preserve">Η επίλυση του </w:t>
      </w:r>
      <w:r w:rsidR="00941C87" w:rsidRPr="006501DB">
        <w:t>προβλήματος</w:t>
      </w:r>
      <w:r w:rsidRPr="006501DB">
        <w:t xml:space="preserve"> είναι </w:t>
      </w:r>
      <w:r w:rsidR="00941C87" w:rsidRPr="006501DB">
        <w:t>πολυσήμαντη</w:t>
      </w:r>
      <w:r w:rsidRPr="006501DB">
        <w:t xml:space="preserve"> καθώς επηρεάζει την επιχειρηματική αξία, την εμπιστοσύνη του </w:t>
      </w:r>
      <w:r w:rsidR="00941C87" w:rsidRPr="006501DB">
        <w:t>κοινού</w:t>
      </w:r>
      <w:r w:rsidRPr="006501DB">
        <w:t xml:space="preserve"> απέναντι στις επιχειρήσεις και τα </w:t>
      </w:r>
      <w:r w:rsidR="00941C87" w:rsidRPr="006501DB">
        <w:t>προϊόντα</w:t>
      </w:r>
      <w:r w:rsidRPr="006501DB">
        <w:t xml:space="preserve"> τους, </w:t>
      </w:r>
      <w:r w:rsidR="003B5AD5">
        <w:t xml:space="preserve">την </w:t>
      </w:r>
      <w:r w:rsidRPr="006501DB">
        <w:t xml:space="preserve">αντίληψη τους για τους </w:t>
      </w:r>
      <w:r w:rsidR="00DF3150">
        <w:rPr>
          <w:lang w:val="en-US"/>
        </w:rPr>
        <w:t>influencers</w:t>
      </w:r>
      <w:r w:rsidR="00145559" w:rsidRPr="00787523">
        <w:t xml:space="preserve"> </w:t>
      </w:r>
      <w:r w:rsidRPr="006501DB">
        <w:t xml:space="preserve">και τέλος τη </w:t>
      </w:r>
      <w:r w:rsidR="00941C87" w:rsidRPr="006501DB">
        <w:t>δημιουργία</w:t>
      </w:r>
      <w:r w:rsidRPr="006501DB">
        <w:t xml:space="preserve"> </w:t>
      </w:r>
      <w:r w:rsidR="003B5AD5">
        <w:t xml:space="preserve">μιας αξιόπιστης μετρικής που να μπορεί να καταγράφει </w:t>
      </w:r>
      <w:r w:rsidRPr="006501DB">
        <w:t xml:space="preserve">τη μέτρηση του αντικτύπου που έχουν </w:t>
      </w:r>
      <w:r w:rsidR="00941C87" w:rsidRPr="006501DB">
        <w:t>αυτού</w:t>
      </w:r>
      <w:r w:rsidRPr="006501DB">
        <w:t xml:space="preserve"> του τύπου οι προωθητικές </w:t>
      </w:r>
      <w:r w:rsidR="00941C87" w:rsidRPr="006501DB">
        <w:t>ενέργειες</w:t>
      </w:r>
      <w:r w:rsidRPr="006501DB">
        <w:t xml:space="preserve"> </w:t>
      </w:r>
      <w:r w:rsidR="00941C87" w:rsidRPr="006501DB">
        <w:t>μέσω</w:t>
      </w:r>
      <w:r w:rsidRPr="006501DB">
        <w:t xml:space="preserve"> των δικτύων κοινωνικής δικτύωσης.</w:t>
      </w:r>
    </w:p>
    <w:p w14:paraId="5233E799" w14:textId="77777777" w:rsidR="00D959A8" w:rsidRPr="006501DB" w:rsidRDefault="00D959A8" w:rsidP="005A3E3B">
      <w:pPr>
        <w:pStyle w:val="ae"/>
        <w:numPr>
          <w:ilvl w:val="0"/>
          <w:numId w:val="18"/>
        </w:numPr>
        <w:spacing w:before="120" w:after="120" w:line="360" w:lineRule="auto"/>
        <w:jc w:val="both"/>
        <w:rPr>
          <w:sz w:val="24"/>
          <w:szCs w:val="24"/>
        </w:rPr>
      </w:pPr>
      <w:r w:rsidRPr="006501DB">
        <w:rPr>
          <w:sz w:val="24"/>
          <w:szCs w:val="24"/>
        </w:rPr>
        <w:t>Επιχειρησιακή αξία</w:t>
      </w:r>
    </w:p>
    <w:p w14:paraId="2C48BB6A" w14:textId="21E42259" w:rsidR="005A3E3B" w:rsidRPr="001A28F5" w:rsidRDefault="00D959A8" w:rsidP="001A28F5">
      <w:pPr>
        <w:pStyle w:val="ae"/>
        <w:spacing w:before="120" w:after="120" w:line="360" w:lineRule="auto"/>
        <w:jc w:val="both"/>
        <w:rPr>
          <w:sz w:val="24"/>
          <w:szCs w:val="24"/>
        </w:rPr>
      </w:pPr>
      <w:r w:rsidRPr="006501DB">
        <w:rPr>
          <w:sz w:val="24"/>
          <w:szCs w:val="24"/>
        </w:rPr>
        <w:t xml:space="preserve">Η λανθασμένη χρήση </w:t>
      </w:r>
      <w:r w:rsidR="00941C87" w:rsidRPr="006501DB">
        <w:rPr>
          <w:sz w:val="24"/>
          <w:szCs w:val="24"/>
        </w:rPr>
        <w:t>κριτήριων</w:t>
      </w:r>
      <w:r w:rsidRPr="006501DB">
        <w:rPr>
          <w:sz w:val="24"/>
          <w:szCs w:val="24"/>
        </w:rPr>
        <w:t xml:space="preserve"> για την </w:t>
      </w:r>
      <w:r w:rsidR="00941C87" w:rsidRPr="006501DB">
        <w:rPr>
          <w:sz w:val="24"/>
          <w:szCs w:val="24"/>
        </w:rPr>
        <w:t>επιλογή</w:t>
      </w:r>
      <w:r w:rsidRPr="006501DB">
        <w:rPr>
          <w:sz w:val="24"/>
          <w:szCs w:val="24"/>
        </w:rPr>
        <w:t xml:space="preserve"> ενός </w:t>
      </w:r>
      <w:r w:rsidR="003B5AD5">
        <w:rPr>
          <w:sz w:val="24"/>
          <w:szCs w:val="24"/>
          <w:lang w:val="en-US"/>
        </w:rPr>
        <w:t>influencer</w:t>
      </w:r>
      <w:r w:rsidRPr="006501DB">
        <w:rPr>
          <w:sz w:val="24"/>
          <w:szCs w:val="24"/>
        </w:rPr>
        <w:t xml:space="preserve"> οδηγεί πολλές φορές σε κακή χρήση του </w:t>
      </w:r>
      <w:r w:rsidR="00941C87" w:rsidRPr="006501DB">
        <w:rPr>
          <w:sz w:val="24"/>
          <w:szCs w:val="24"/>
        </w:rPr>
        <w:t>προϋπολογισμού</w:t>
      </w:r>
      <w:r w:rsidRPr="006501DB">
        <w:rPr>
          <w:sz w:val="24"/>
          <w:szCs w:val="24"/>
        </w:rPr>
        <w:t xml:space="preserve"> μιας επιχείρησης, </w:t>
      </w:r>
      <w:r w:rsidR="003B5AD5">
        <w:rPr>
          <w:sz w:val="24"/>
          <w:szCs w:val="24"/>
        </w:rPr>
        <w:t xml:space="preserve">αφού η καμπάνια δεν </w:t>
      </w:r>
      <w:ins w:id="1087" w:author="ΜΗΤΣΕΑΣ ΗΛΙΑΣ" w:date="2025-12-05T12:14:00Z" w16du:dateUtc="2025-12-05T10:14:00Z">
        <w:r w:rsidR="00796BB7">
          <w:rPr>
            <w:sz w:val="24"/>
            <w:szCs w:val="24"/>
          </w:rPr>
          <w:t>επιφέρει</w:t>
        </w:r>
      </w:ins>
      <w:del w:id="1088" w:author="ΜΗΤΣΕΑΣ ΗΛΙΑΣ" w:date="2025-12-05T12:14:00Z" w16du:dateUtc="2025-12-05T10:14:00Z">
        <w:r w:rsidR="003B5AD5" w:rsidDel="00796BB7">
          <w:rPr>
            <w:sz w:val="24"/>
            <w:szCs w:val="24"/>
          </w:rPr>
          <w:delText>έχει</w:delText>
        </w:r>
      </w:del>
      <w:r w:rsidR="003B5AD5">
        <w:rPr>
          <w:sz w:val="24"/>
          <w:szCs w:val="24"/>
        </w:rPr>
        <w:t xml:space="preserve"> την </w:t>
      </w:r>
      <w:r w:rsidR="00941C87" w:rsidRPr="006501DB">
        <w:rPr>
          <w:sz w:val="24"/>
          <w:szCs w:val="24"/>
        </w:rPr>
        <w:t>προσδοκώμενη</w:t>
      </w:r>
      <w:r w:rsidRPr="006501DB">
        <w:rPr>
          <w:sz w:val="24"/>
          <w:szCs w:val="24"/>
        </w:rPr>
        <w:t xml:space="preserve"> </w:t>
      </w:r>
      <w:r w:rsidR="002F6EE8" w:rsidRPr="006501DB">
        <w:rPr>
          <w:sz w:val="24"/>
          <w:szCs w:val="24"/>
        </w:rPr>
        <w:t xml:space="preserve">απόδοση. Η </w:t>
      </w:r>
      <w:ins w:id="1089" w:author="ΜΗΤΣΕΑΣ ΗΛΙΑΣ" w:date="2025-12-05T12:14:00Z" w16du:dateUtc="2025-12-05T10:14:00Z">
        <w:r w:rsidR="00796BB7">
          <w:rPr>
            <w:sz w:val="24"/>
            <w:szCs w:val="24"/>
          </w:rPr>
          <w:t>ορθή</w:t>
        </w:r>
      </w:ins>
      <w:del w:id="1090" w:author="ΜΗΤΣΕΑΣ ΗΛΙΑΣ" w:date="2025-12-05T12:14:00Z" w16du:dateUtc="2025-12-05T10:14:00Z">
        <w:r w:rsidR="002F6EE8" w:rsidRPr="006501DB" w:rsidDel="00796BB7">
          <w:rPr>
            <w:sz w:val="24"/>
            <w:szCs w:val="24"/>
          </w:rPr>
          <w:delText>σωστή</w:delText>
        </w:r>
      </w:del>
      <w:r w:rsidR="002F6EE8" w:rsidRPr="006501DB">
        <w:rPr>
          <w:sz w:val="24"/>
          <w:szCs w:val="24"/>
        </w:rPr>
        <w:t xml:space="preserve"> επιλογή συναισθηματικών και μη </w:t>
      </w:r>
      <w:r w:rsidR="003B5AD5">
        <w:rPr>
          <w:sz w:val="24"/>
          <w:szCs w:val="24"/>
        </w:rPr>
        <w:t>κριτηρίων</w:t>
      </w:r>
      <w:r w:rsidR="002F6EE8" w:rsidRPr="006501DB">
        <w:rPr>
          <w:sz w:val="24"/>
          <w:szCs w:val="24"/>
        </w:rPr>
        <w:t>, βάση μελετών</w:t>
      </w:r>
      <w:ins w:id="1091" w:author="ΜΗΤΣΕΑΣ ΗΛΙΑΣ" w:date="2025-12-05T12:14:00Z" w16du:dateUtc="2025-12-05T10:14:00Z">
        <w:r w:rsidR="00796BB7">
          <w:rPr>
            <w:sz w:val="24"/>
            <w:szCs w:val="24"/>
          </w:rPr>
          <w:t>,</w:t>
        </w:r>
      </w:ins>
      <w:r w:rsidR="002F6EE8" w:rsidRPr="006501DB">
        <w:rPr>
          <w:sz w:val="24"/>
          <w:szCs w:val="24"/>
        </w:rPr>
        <w:t xml:space="preserve"> μπορεί να οδηγήσει σε </w:t>
      </w:r>
      <w:r w:rsidR="003B5AD5">
        <w:rPr>
          <w:sz w:val="24"/>
          <w:szCs w:val="24"/>
        </w:rPr>
        <w:t xml:space="preserve">βελτιωμένα </w:t>
      </w:r>
      <w:r w:rsidR="00941C87" w:rsidRPr="006501DB">
        <w:rPr>
          <w:sz w:val="24"/>
          <w:szCs w:val="24"/>
        </w:rPr>
        <w:t>αποτελέσματα</w:t>
      </w:r>
      <w:r w:rsidR="002F6EE8" w:rsidRPr="006501DB">
        <w:rPr>
          <w:sz w:val="24"/>
          <w:szCs w:val="24"/>
        </w:rPr>
        <w:t xml:space="preserve"> μια</w:t>
      </w:r>
      <w:r w:rsidR="003B5AD5">
        <w:rPr>
          <w:sz w:val="24"/>
          <w:szCs w:val="24"/>
        </w:rPr>
        <w:t>ς</w:t>
      </w:r>
      <w:r w:rsidR="002F6EE8" w:rsidRPr="006501DB">
        <w:rPr>
          <w:sz w:val="24"/>
          <w:szCs w:val="24"/>
        </w:rPr>
        <w:t xml:space="preserve"> </w:t>
      </w:r>
      <w:r w:rsidR="00941C87" w:rsidRPr="006501DB">
        <w:rPr>
          <w:sz w:val="24"/>
          <w:szCs w:val="24"/>
        </w:rPr>
        <w:t>καμπάνιας</w:t>
      </w:r>
      <w:r w:rsidR="002F6EE8" w:rsidRPr="006501DB">
        <w:rPr>
          <w:sz w:val="24"/>
          <w:szCs w:val="24"/>
        </w:rPr>
        <w:t xml:space="preserve">, με την </w:t>
      </w:r>
      <w:r w:rsidR="00941C87" w:rsidRPr="006501DB">
        <w:rPr>
          <w:sz w:val="24"/>
          <w:szCs w:val="24"/>
        </w:rPr>
        <w:t>αύξηση</w:t>
      </w:r>
      <w:r w:rsidR="002F6EE8" w:rsidRPr="006501DB">
        <w:rPr>
          <w:sz w:val="24"/>
          <w:szCs w:val="24"/>
        </w:rPr>
        <w:t xml:space="preserve"> δεικτών όπως ο </w:t>
      </w:r>
      <w:r w:rsidR="002F6EE8" w:rsidRPr="006501DB">
        <w:rPr>
          <w:sz w:val="24"/>
          <w:szCs w:val="24"/>
          <w:lang w:val="en-US"/>
        </w:rPr>
        <w:t>ROI</w:t>
      </w:r>
      <w:r w:rsidR="002F6EE8" w:rsidRPr="006501DB">
        <w:rPr>
          <w:sz w:val="24"/>
          <w:szCs w:val="24"/>
        </w:rPr>
        <w:t xml:space="preserve"> και ο </w:t>
      </w:r>
      <w:r w:rsidR="002F6EE8" w:rsidRPr="006501DB">
        <w:rPr>
          <w:sz w:val="24"/>
          <w:szCs w:val="24"/>
          <w:lang w:val="en-US"/>
        </w:rPr>
        <w:t>CAC</w:t>
      </w:r>
      <w:r w:rsidR="002F6EE8" w:rsidRPr="006501DB">
        <w:rPr>
          <w:sz w:val="24"/>
          <w:szCs w:val="24"/>
        </w:rPr>
        <w:t xml:space="preserve"> (</w:t>
      </w:r>
      <w:r w:rsidR="002F6EE8" w:rsidRPr="006501DB">
        <w:rPr>
          <w:sz w:val="24"/>
          <w:szCs w:val="24"/>
          <w:lang w:val="en-US"/>
        </w:rPr>
        <w:t>De</w:t>
      </w:r>
      <w:r w:rsidR="002F6EE8" w:rsidRPr="006501DB">
        <w:rPr>
          <w:sz w:val="24"/>
          <w:szCs w:val="24"/>
        </w:rPr>
        <w:t xml:space="preserve"> </w:t>
      </w:r>
      <w:r w:rsidR="002F6EE8" w:rsidRPr="006501DB">
        <w:rPr>
          <w:sz w:val="24"/>
          <w:szCs w:val="24"/>
          <w:lang w:val="en-US"/>
        </w:rPr>
        <w:t>Veirman</w:t>
      </w:r>
      <w:r w:rsidR="002F6EE8" w:rsidRPr="006501DB">
        <w:rPr>
          <w:sz w:val="24"/>
          <w:szCs w:val="24"/>
        </w:rPr>
        <w:t xml:space="preserve"> </w:t>
      </w:r>
      <w:r w:rsidR="002F6EE8" w:rsidRPr="006501DB">
        <w:rPr>
          <w:sz w:val="24"/>
          <w:szCs w:val="24"/>
          <w:lang w:val="en-US"/>
        </w:rPr>
        <w:t>et</w:t>
      </w:r>
      <w:r w:rsidR="002F6EE8" w:rsidRPr="006501DB">
        <w:rPr>
          <w:sz w:val="24"/>
          <w:szCs w:val="24"/>
        </w:rPr>
        <w:t xml:space="preserve"> </w:t>
      </w:r>
      <w:r w:rsidR="002F6EE8" w:rsidRPr="006501DB">
        <w:rPr>
          <w:sz w:val="24"/>
          <w:szCs w:val="24"/>
          <w:lang w:val="en-US"/>
        </w:rPr>
        <w:t>al</w:t>
      </w:r>
      <w:r w:rsidR="002F6EE8" w:rsidRPr="006501DB">
        <w:rPr>
          <w:sz w:val="24"/>
          <w:szCs w:val="24"/>
        </w:rPr>
        <w:t xml:space="preserve">., 2017; </w:t>
      </w:r>
      <w:r w:rsidR="002F6EE8" w:rsidRPr="006501DB">
        <w:rPr>
          <w:sz w:val="24"/>
          <w:szCs w:val="24"/>
          <w:lang w:val="en-US"/>
        </w:rPr>
        <w:t>Lou</w:t>
      </w:r>
      <w:r w:rsidR="002F6EE8" w:rsidRPr="006501DB">
        <w:rPr>
          <w:sz w:val="24"/>
          <w:szCs w:val="24"/>
        </w:rPr>
        <w:t xml:space="preserve"> &amp; </w:t>
      </w:r>
      <w:r w:rsidR="002F6EE8" w:rsidRPr="006501DB">
        <w:rPr>
          <w:sz w:val="24"/>
          <w:szCs w:val="24"/>
          <w:lang w:val="en-US"/>
        </w:rPr>
        <w:t>Yuan</w:t>
      </w:r>
      <w:r w:rsidR="002F6EE8" w:rsidRPr="006501DB">
        <w:rPr>
          <w:sz w:val="24"/>
          <w:szCs w:val="24"/>
        </w:rPr>
        <w:t xml:space="preserve">, 2019; </w:t>
      </w:r>
      <w:r w:rsidR="002F6EE8" w:rsidRPr="006501DB">
        <w:rPr>
          <w:sz w:val="24"/>
          <w:szCs w:val="24"/>
          <w:lang w:val="en-US"/>
        </w:rPr>
        <w:t>Journal</w:t>
      </w:r>
      <w:r w:rsidR="002F6EE8" w:rsidRPr="006501DB">
        <w:rPr>
          <w:sz w:val="24"/>
          <w:szCs w:val="24"/>
        </w:rPr>
        <w:t xml:space="preserve"> </w:t>
      </w:r>
      <w:r w:rsidR="002F6EE8" w:rsidRPr="006501DB">
        <w:rPr>
          <w:sz w:val="24"/>
          <w:szCs w:val="24"/>
          <w:lang w:val="en-US"/>
        </w:rPr>
        <w:t>of</w:t>
      </w:r>
      <w:r w:rsidR="002F6EE8" w:rsidRPr="006501DB">
        <w:rPr>
          <w:sz w:val="24"/>
          <w:szCs w:val="24"/>
        </w:rPr>
        <w:t xml:space="preserve"> </w:t>
      </w:r>
      <w:r w:rsidR="002F6EE8" w:rsidRPr="006501DB">
        <w:rPr>
          <w:sz w:val="24"/>
          <w:szCs w:val="24"/>
          <w:lang w:val="en-US"/>
        </w:rPr>
        <w:t>Retailing</w:t>
      </w:r>
      <w:r w:rsidR="002F6EE8" w:rsidRPr="006501DB">
        <w:rPr>
          <w:sz w:val="24"/>
          <w:szCs w:val="24"/>
        </w:rPr>
        <w:t xml:space="preserve"> </w:t>
      </w:r>
      <w:r w:rsidR="002F6EE8" w:rsidRPr="006501DB">
        <w:rPr>
          <w:sz w:val="24"/>
          <w:szCs w:val="24"/>
          <w:lang w:val="en-US"/>
        </w:rPr>
        <w:t>and</w:t>
      </w:r>
      <w:r w:rsidR="002F6EE8" w:rsidRPr="006501DB">
        <w:rPr>
          <w:sz w:val="24"/>
          <w:szCs w:val="24"/>
        </w:rPr>
        <w:t xml:space="preserve"> </w:t>
      </w:r>
      <w:r w:rsidR="002F6EE8" w:rsidRPr="006501DB">
        <w:rPr>
          <w:sz w:val="24"/>
          <w:szCs w:val="24"/>
          <w:lang w:val="en-US"/>
        </w:rPr>
        <w:t>Consumer</w:t>
      </w:r>
      <w:r w:rsidR="002F6EE8" w:rsidRPr="006501DB">
        <w:rPr>
          <w:sz w:val="24"/>
          <w:szCs w:val="24"/>
        </w:rPr>
        <w:t xml:space="preserve"> </w:t>
      </w:r>
      <w:r w:rsidR="002F6EE8" w:rsidRPr="006501DB">
        <w:rPr>
          <w:sz w:val="24"/>
          <w:szCs w:val="24"/>
          <w:lang w:val="en-US"/>
        </w:rPr>
        <w:t>Services</w:t>
      </w:r>
      <w:r w:rsidR="002F6EE8" w:rsidRPr="006501DB">
        <w:rPr>
          <w:sz w:val="24"/>
          <w:szCs w:val="24"/>
        </w:rPr>
        <w:t>, 2019).</w:t>
      </w:r>
    </w:p>
    <w:p w14:paraId="7D4A9B62" w14:textId="77777777" w:rsidR="00D17BEE" w:rsidRPr="006501DB" w:rsidRDefault="00D17BEE" w:rsidP="005A3E3B">
      <w:pPr>
        <w:pStyle w:val="ae"/>
        <w:numPr>
          <w:ilvl w:val="0"/>
          <w:numId w:val="18"/>
        </w:numPr>
        <w:spacing w:before="120" w:after="120" w:line="360" w:lineRule="auto"/>
        <w:jc w:val="both"/>
        <w:rPr>
          <w:sz w:val="24"/>
          <w:szCs w:val="24"/>
          <w:lang w:val="en-US"/>
        </w:rPr>
      </w:pPr>
      <w:r w:rsidRPr="006501DB">
        <w:rPr>
          <w:sz w:val="24"/>
          <w:szCs w:val="24"/>
        </w:rPr>
        <w:t>Πραγματική μέτρηση αποτελεσματικότητας</w:t>
      </w:r>
    </w:p>
    <w:p w14:paraId="3238028D" w14:textId="0C5E8338" w:rsidR="005A3E3B" w:rsidRPr="001A28F5" w:rsidRDefault="00D17BEE" w:rsidP="001A28F5">
      <w:pPr>
        <w:pStyle w:val="ae"/>
        <w:spacing w:before="120" w:after="120" w:line="360" w:lineRule="auto"/>
        <w:jc w:val="both"/>
        <w:rPr>
          <w:sz w:val="24"/>
          <w:szCs w:val="24"/>
        </w:rPr>
      </w:pPr>
      <w:r w:rsidRPr="006501DB">
        <w:rPr>
          <w:sz w:val="24"/>
          <w:szCs w:val="24"/>
        </w:rPr>
        <w:t>Η μέτρηση των προβολών και των</w:t>
      </w:r>
      <w:del w:id="1092" w:author="ΜΗΤΣΕΑΣ ΗΛΙΑΣ" w:date="2025-12-05T12:14:00Z" w16du:dateUtc="2025-12-05T10:14:00Z">
        <w:r w:rsidRPr="006501DB" w:rsidDel="00796BB7">
          <w:rPr>
            <w:sz w:val="24"/>
            <w:szCs w:val="24"/>
          </w:rPr>
          <w:delText xml:space="preserve"> των</w:delText>
        </w:r>
      </w:del>
      <w:r w:rsidRPr="006501DB">
        <w:rPr>
          <w:sz w:val="24"/>
          <w:szCs w:val="24"/>
        </w:rPr>
        <w:t xml:space="preserve"> </w:t>
      </w:r>
      <w:ins w:id="1093" w:author="ΜΗΤΣΕΑΣ ΗΛΙΑΣ" w:date="2025-12-04T10:27:00Z" w16du:dateUtc="2025-12-04T08:27:00Z">
        <w:r w:rsidR="00E2159F">
          <w:rPr>
            <w:sz w:val="24"/>
            <w:szCs w:val="24"/>
            <w:lang w:val="en-US"/>
          </w:rPr>
          <w:t>l</w:t>
        </w:r>
      </w:ins>
      <w:r w:rsidRPr="006501DB">
        <w:rPr>
          <w:sz w:val="24"/>
          <w:szCs w:val="24"/>
          <w:lang w:val="en-US"/>
        </w:rPr>
        <w:t>ikes</w:t>
      </w:r>
      <w:r w:rsidRPr="006501DB">
        <w:rPr>
          <w:sz w:val="24"/>
          <w:szCs w:val="24"/>
        </w:rPr>
        <w:t xml:space="preserve"> δεν είναι ικανοποιητικά κριτήρια για να μας </w:t>
      </w:r>
      <w:ins w:id="1094" w:author="ΜΗΤΣΕΑΣ ΗΛΙΑΣ" w:date="2025-12-05T12:14:00Z" w16du:dateUtc="2025-12-05T10:14:00Z">
        <w:r w:rsidR="00796BB7">
          <w:rPr>
            <w:sz w:val="24"/>
            <w:szCs w:val="24"/>
          </w:rPr>
          <w:t>προσφέρουν</w:t>
        </w:r>
      </w:ins>
      <w:del w:id="1095" w:author="ΜΗΤΣΕΑΣ ΗΛΙΑΣ" w:date="2025-12-05T12:14:00Z" w16du:dateUtc="2025-12-05T10:14:00Z">
        <w:r w:rsidRPr="006501DB" w:rsidDel="00796BB7">
          <w:rPr>
            <w:sz w:val="24"/>
            <w:szCs w:val="24"/>
          </w:rPr>
          <w:delText>δώσουν</w:delText>
        </w:r>
      </w:del>
      <w:r w:rsidRPr="006501DB">
        <w:rPr>
          <w:sz w:val="24"/>
          <w:szCs w:val="24"/>
        </w:rPr>
        <w:t xml:space="preserve"> μια ξεκάθαρη αίσθηση του συναισθήματος που άφησε μια προωθητική </w:t>
      </w:r>
      <w:r w:rsidR="00941C87" w:rsidRPr="006501DB">
        <w:rPr>
          <w:sz w:val="24"/>
          <w:szCs w:val="24"/>
        </w:rPr>
        <w:t>ενέργεια</w:t>
      </w:r>
      <w:r w:rsidRPr="006501DB">
        <w:rPr>
          <w:sz w:val="24"/>
          <w:szCs w:val="24"/>
        </w:rPr>
        <w:t xml:space="preserve"> </w:t>
      </w:r>
      <w:r w:rsidR="00941C87" w:rsidRPr="006501DB">
        <w:rPr>
          <w:sz w:val="24"/>
          <w:szCs w:val="24"/>
        </w:rPr>
        <w:t>αυτού</w:t>
      </w:r>
      <w:r w:rsidRPr="006501DB">
        <w:rPr>
          <w:sz w:val="24"/>
          <w:szCs w:val="24"/>
        </w:rPr>
        <w:t xml:space="preserve"> του τύπου. Η ανάλυση του συναισθήματος </w:t>
      </w:r>
      <w:r w:rsidR="003B5AD5" w:rsidRPr="006501DB">
        <w:rPr>
          <w:sz w:val="24"/>
          <w:szCs w:val="24"/>
        </w:rPr>
        <w:t>του κοινού</w:t>
      </w:r>
      <w:r w:rsidR="003B5AD5">
        <w:rPr>
          <w:sz w:val="24"/>
          <w:szCs w:val="24"/>
        </w:rPr>
        <w:t>,</w:t>
      </w:r>
      <w:r w:rsidR="003B5AD5" w:rsidRPr="006501DB">
        <w:rPr>
          <w:sz w:val="24"/>
          <w:szCs w:val="24"/>
        </w:rPr>
        <w:t xml:space="preserve"> </w:t>
      </w:r>
      <w:r w:rsidRPr="006501DB">
        <w:rPr>
          <w:sz w:val="24"/>
          <w:szCs w:val="24"/>
        </w:rPr>
        <w:t>με έξυπνους τρόπους</w:t>
      </w:r>
      <w:ins w:id="1096" w:author="FITSILIS PANAGIOTIS" w:date="2025-12-03T15:15:00Z" w16du:dateUtc="2025-12-03T13:15:00Z">
        <w:r w:rsidR="003B5AD5">
          <w:rPr>
            <w:sz w:val="24"/>
            <w:szCs w:val="24"/>
          </w:rPr>
          <w:t>,</w:t>
        </w:r>
      </w:ins>
      <w:r w:rsidRPr="006501DB">
        <w:rPr>
          <w:sz w:val="24"/>
          <w:szCs w:val="24"/>
        </w:rPr>
        <w:t xml:space="preserve"> </w:t>
      </w:r>
      <w:r w:rsidR="00941C87" w:rsidRPr="006501DB">
        <w:rPr>
          <w:sz w:val="24"/>
          <w:szCs w:val="24"/>
        </w:rPr>
        <w:t>μπορεί</w:t>
      </w:r>
      <w:r w:rsidRPr="006501DB">
        <w:rPr>
          <w:sz w:val="24"/>
          <w:szCs w:val="24"/>
        </w:rPr>
        <w:t xml:space="preserve"> να προσθέσει αξιοπιστία  στη μέτρηση της αποτελεσματικότητας </w:t>
      </w:r>
      <w:r w:rsidRPr="006501DB">
        <w:rPr>
          <w:sz w:val="24"/>
          <w:szCs w:val="24"/>
        </w:rPr>
        <w:lastRenderedPageBreak/>
        <w:t xml:space="preserve">και να δημιουργήσει σχέσεις εμπιστοσύνης μεταξύ των </w:t>
      </w:r>
      <w:r w:rsidR="00941C87" w:rsidRPr="006501DB">
        <w:rPr>
          <w:sz w:val="24"/>
          <w:szCs w:val="24"/>
        </w:rPr>
        <w:t>ενδιαφερομένων</w:t>
      </w:r>
      <w:r w:rsidRPr="006501DB">
        <w:rPr>
          <w:sz w:val="24"/>
          <w:szCs w:val="24"/>
        </w:rPr>
        <w:t xml:space="preserve"> μελών (2013; Pang &amp; Lee, 2008).</w:t>
      </w:r>
    </w:p>
    <w:p w14:paraId="29C6B01E" w14:textId="77777777" w:rsidR="00CD11BD" w:rsidRPr="006501DB" w:rsidRDefault="00CD11BD" w:rsidP="005A3E3B">
      <w:pPr>
        <w:pStyle w:val="ae"/>
        <w:numPr>
          <w:ilvl w:val="0"/>
          <w:numId w:val="18"/>
        </w:numPr>
        <w:spacing w:before="120" w:after="120" w:line="360" w:lineRule="auto"/>
        <w:jc w:val="both"/>
        <w:rPr>
          <w:sz w:val="24"/>
          <w:szCs w:val="24"/>
        </w:rPr>
      </w:pPr>
      <w:r w:rsidRPr="006501DB">
        <w:rPr>
          <w:sz w:val="24"/>
          <w:szCs w:val="24"/>
        </w:rPr>
        <w:t>Αυθεντικότητα και εμπιστοσύνη</w:t>
      </w:r>
    </w:p>
    <w:p w14:paraId="465F4105" w14:textId="021EF773" w:rsidR="00CD11BD" w:rsidRPr="006501DB" w:rsidRDefault="00CD11BD" w:rsidP="005A3E3B">
      <w:pPr>
        <w:pStyle w:val="ae"/>
        <w:spacing w:before="120" w:after="120" w:line="360" w:lineRule="auto"/>
        <w:jc w:val="both"/>
        <w:rPr>
          <w:sz w:val="24"/>
          <w:szCs w:val="24"/>
        </w:rPr>
      </w:pPr>
      <w:r w:rsidRPr="006501DB">
        <w:rPr>
          <w:sz w:val="24"/>
          <w:szCs w:val="24"/>
        </w:rPr>
        <w:t xml:space="preserve">Η </w:t>
      </w:r>
      <w:r w:rsidR="00941C87" w:rsidRPr="006501DB">
        <w:rPr>
          <w:sz w:val="24"/>
          <w:szCs w:val="24"/>
        </w:rPr>
        <w:t>ταύτιση</w:t>
      </w:r>
      <w:r w:rsidRPr="006501DB">
        <w:rPr>
          <w:sz w:val="24"/>
          <w:szCs w:val="24"/>
        </w:rPr>
        <w:t xml:space="preserve"> μιας </w:t>
      </w:r>
      <w:r w:rsidR="00787523">
        <w:rPr>
          <w:sz w:val="24"/>
          <w:szCs w:val="24"/>
        </w:rPr>
        <w:t>επωνυμίας</w:t>
      </w:r>
      <w:r w:rsidRPr="006501DB">
        <w:rPr>
          <w:sz w:val="24"/>
          <w:szCs w:val="24"/>
        </w:rPr>
        <w:t xml:space="preserve"> με έναν </w:t>
      </w:r>
      <w:r w:rsidRPr="006501DB">
        <w:rPr>
          <w:sz w:val="24"/>
          <w:szCs w:val="24"/>
          <w:lang w:val="en-US"/>
        </w:rPr>
        <w:t>influencer</w:t>
      </w:r>
      <w:r w:rsidRPr="006501DB">
        <w:rPr>
          <w:sz w:val="24"/>
          <w:szCs w:val="24"/>
        </w:rPr>
        <w:t xml:space="preserve"> και η </w:t>
      </w:r>
      <w:r w:rsidR="00941C87" w:rsidRPr="006501DB">
        <w:rPr>
          <w:sz w:val="24"/>
          <w:szCs w:val="24"/>
        </w:rPr>
        <w:t>αξιοπιστία</w:t>
      </w:r>
      <w:r w:rsidRPr="006501DB">
        <w:rPr>
          <w:sz w:val="24"/>
          <w:szCs w:val="24"/>
        </w:rPr>
        <w:t xml:space="preserve"> του περιεχομένου</w:t>
      </w:r>
      <w:ins w:id="1097" w:author="ΜΗΤΣΕΑΣ ΗΛΙΑΣ" w:date="2025-12-05T12:15:00Z" w16du:dateUtc="2025-12-05T10:15:00Z">
        <w:r w:rsidR="00796BB7">
          <w:rPr>
            <w:sz w:val="24"/>
            <w:szCs w:val="24"/>
          </w:rPr>
          <w:t>,</w:t>
        </w:r>
      </w:ins>
      <w:r w:rsidRPr="006501DB">
        <w:rPr>
          <w:sz w:val="24"/>
          <w:szCs w:val="24"/>
        </w:rPr>
        <w:t xml:space="preserve"> προσδιορίζουν σε μεγάλο βαθμό την αποδοχή από το κοινό. Η συνεχής </w:t>
      </w:r>
      <w:r w:rsidR="00941C87" w:rsidRPr="006501DB">
        <w:rPr>
          <w:sz w:val="24"/>
          <w:szCs w:val="24"/>
        </w:rPr>
        <w:t>παρακολούθηση</w:t>
      </w:r>
      <w:r w:rsidRPr="006501DB">
        <w:rPr>
          <w:sz w:val="24"/>
          <w:szCs w:val="24"/>
        </w:rPr>
        <w:t xml:space="preserve"> του συναισθήματος </w:t>
      </w:r>
      <w:r w:rsidR="003B5AD5">
        <w:rPr>
          <w:sz w:val="24"/>
          <w:szCs w:val="24"/>
        </w:rPr>
        <w:t xml:space="preserve">του κοινού </w:t>
      </w:r>
      <w:r w:rsidRPr="006501DB">
        <w:rPr>
          <w:sz w:val="24"/>
          <w:szCs w:val="24"/>
        </w:rPr>
        <w:t xml:space="preserve">μειώνει την </w:t>
      </w:r>
      <w:r w:rsidR="009B1CBE" w:rsidRPr="006501DB">
        <w:rPr>
          <w:sz w:val="24"/>
          <w:szCs w:val="24"/>
        </w:rPr>
        <w:t>αίσθηση</w:t>
      </w:r>
      <w:r w:rsidRPr="006501DB">
        <w:rPr>
          <w:sz w:val="24"/>
          <w:szCs w:val="24"/>
        </w:rPr>
        <w:t xml:space="preserve"> </w:t>
      </w:r>
      <w:r w:rsidR="00941C87" w:rsidRPr="006501DB">
        <w:rPr>
          <w:sz w:val="24"/>
          <w:szCs w:val="24"/>
        </w:rPr>
        <w:t>περί</w:t>
      </w:r>
      <w:r w:rsidRPr="006501DB">
        <w:rPr>
          <w:sz w:val="24"/>
          <w:szCs w:val="24"/>
        </w:rPr>
        <w:t xml:space="preserve"> εμπορευματοποίησης του περιεχομένου και </w:t>
      </w:r>
      <w:r w:rsidR="00941C87" w:rsidRPr="006501DB">
        <w:rPr>
          <w:sz w:val="24"/>
          <w:szCs w:val="24"/>
        </w:rPr>
        <w:t>δημιουργεί</w:t>
      </w:r>
      <w:r w:rsidRPr="006501DB">
        <w:rPr>
          <w:sz w:val="24"/>
          <w:szCs w:val="24"/>
        </w:rPr>
        <w:t xml:space="preserve"> δυνατότερες σχέσεις εμπιστοσύνης</w:t>
      </w:r>
      <w:r w:rsidR="00AA54B1" w:rsidRPr="006501DB">
        <w:rPr>
          <w:sz w:val="24"/>
          <w:szCs w:val="24"/>
        </w:rPr>
        <w:t xml:space="preserve"> (Schouten et al., 2020; Lou &amp; Yuan, 2019)</w:t>
      </w:r>
      <w:r w:rsidRPr="006501DB">
        <w:rPr>
          <w:sz w:val="24"/>
          <w:szCs w:val="24"/>
        </w:rPr>
        <w:t>.</w:t>
      </w:r>
    </w:p>
    <w:p w14:paraId="4F4E39A7" w14:textId="77777777" w:rsidR="002C21C6" w:rsidRPr="006501DB" w:rsidRDefault="002C21C6" w:rsidP="005A3E3B">
      <w:pPr>
        <w:pStyle w:val="ae"/>
        <w:spacing w:before="120" w:after="120" w:line="360" w:lineRule="auto"/>
        <w:jc w:val="both"/>
        <w:rPr>
          <w:sz w:val="24"/>
          <w:szCs w:val="24"/>
        </w:rPr>
      </w:pPr>
    </w:p>
    <w:p w14:paraId="213D54DF" w14:textId="77777777" w:rsidR="00BC70A4" w:rsidRDefault="002F4981">
      <w:pPr>
        <w:pStyle w:val="ae"/>
        <w:keepNext/>
        <w:spacing w:before="120" w:after="120" w:line="360" w:lineRule="auto"/>
        <w:jc w:val="center"/>
        <w:rPr>
          <w:ins w:id="1098" w:author="ΜΗΤΣΕΑΣ ΗΛΙΑΣ" w:date="2026-01-07T14:31:00Z" w16du:dateUtc="2026-01-07T12:31:00Z"/>
        </w:rPr>
        <w:pPrChange w:id="1099" w:author="ΜΗΤΣΕΑΣ ΗΛΙΑΣ" w:date="2026-01-07T14:31:00Z" w16du:dateUtc="2026-01-07T12:31:00Z">
          <w:pPr>
            <w:pStyle w:val="ae"/>
            <w:spacing w:before="120" w:after="120" w:line="360" w:lineRule="auto"/>
            <w:jc w:val="center"/>
          </w:pPr>
        </w:pPrChange>
      </w:pPr>
      <w:r w:rsidRPr="006501DB">
        <w:rPr>
          <w:noProof/>
        </w:rPr>
        <w:drawing>
          <wp:inline distT="0" distB="0" distL="0" distR="0" wp14:anchorId="6F390C0C" wp14:editId="7A901D78">
            <wp:extent cx="3124200" cy="1500989"/>
            <wp:effectExtent l="0" t="0" r="0" b="4445"/>
            <wp:docPr id="1943802188" name="Εικόν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151709" cy="1514205"/>
                    </a:xfrm>
                    <a:prstGeom prst="rect">
                      <a:avLst/>
                    </a:prstGeom>
                    <a:noFill/>
                    <a:ln>
                      <a:noFill/>
                    </a:ln>
                  </pic:spPr>
                </pic:pic>
              </a:graphicData>
            </a:graphic>
          </wp:inline>
        </w:drawing>
      </w:r>
    </w:p>
    <w:p w14:paraId="7D5E0D1B" w14:textId="433D57F2" w:rsidR="00E924AC" w:rsidRPr="009F0927" w:rsidDel="009F0927" w:rsidRDefault="00BC70A4" w:rsidP="009A2AA5">
      <w:pPr>
        <w:pStyle w:val="a3"/>
        <w:jc w:val="center"/>
        <w:rPr>
          <w:del w:id="1100" w:author="ΜΗΤΣΕΑΣ ΗΛΙΑΣ" w:date="2026-01-07T14:31:00Z" w16du:dateUtc="2026-01-07T12:31:00Z"/>
        </w:rPr>
        <w:pPrChange w:id="1101" w:author="ΜΗΤΣΕΑΣ ΗΛΙΑΣ" w:date="2026-01-07T14:31:00Z" w16du:dateUtc="2026-01-07T12:31:00Z">
          <w:pPr>
            <w:pStyle w:val="ae"/>
            <w:spacing w:before="120" w:after="120" w:line="360" w:lineRule="auto"/>
            <w:jc w:val="center"/>
          </w:pPr>
        </w:pPrChange>
      </w:pPr>
      <w:bookmarkStart w:id="1102" w:name="_Toc218850239"/>
      <w:ins w:id="1103" w:author="ΜΗΤΣΕΑΣ ΗΛΙΑΣ" w:date="2026-01-07T14:31:00Z" w16du:dateUtc="2026-01-07T12:31:00Z">
        <w:r w:rsidRPr="009F0927">
          <w:t xml:space="preserve">Εικόνα </w:t>
        </w:r>
        <w:r w:rsidRPr="009F0927">
          <w:rPr>
            <w:b w:val="0"/>
            <w:bCs w:val="0"/>
          </w:rPr>
          <w:fldChar w:fldCharType="begin"/>
        </w:r>
        <w:r w:rsidRPr="009F0927">
          <w:instrText xml:space="preserve"> SEQ Figure \* ARABIC </w:instrText>
        </w:r>
      </w:ins>
      <w:r w:rsidRPr="009F0927">
        <w:rPr>
          <w:b w:val="0"/>
          <w:bCs w:val="0"/>
        </w:rPr>
        <w:fldChar w:fldCharType="separate"/>
      </w:r>
      <w:ins w:id="1104" w:author="ΜΗΤΣΕΑΣ ΗΛΙΑΣ" w:date="2026-01-08T13:10:00Z" w16du:dateUtc="2026-01-08T11:10:00Z">
        <w:r w:rsidR="000A6F0A">
          <w:rPr>
            <w:noProof/>
          </w:rPr>
          <w:t>1</w:t>
        </w:r>
      </w:ins>
      <w:ins w:id="1105" w:author="ΜΗΤΣΕΑΣ ΗΛΙΑΣ" w:date="2026-01-07T14:31:00Z" w16du:dateUtc="2026-01-07T12:31:00Z">
        <w:r w:rsidRPr="009F0927">
          <w:rPr>
            <w:b w:val="0"/>
            <w:bCs w:val="0"/>
          </w:rPr>
          <w:fldChar w:fldCharType="end"/>
        </w:r>
        <w:r w:rsidRPr="009F0927">
          <w:t xml:space="preserve"> Παράγοντες ταύτισης και α</w:t>
        </w:r>
        <w:commentRangeStart w:id="1106"/>
        <w:r w:rsidRPr="009F0927">
          <w:t>ξιοπιστίας</w:t>
        </w:r>
        <w:commentRangeEnd w:id="1106"/>
        <w:r w:rsidRPr="009F0927">
          <w:rPr>
            <w:rStyle w:val="af0"/>
            <w:sz w:val="20"/>
            <w:szCs w:val="20"/>
          </w:rPr>
          <w:commentReference w:id="1106"/>
        </w:r>
      </w:ins>
      <w:bookmarkEnd w:id="1102"/>
    </w:p>
    <w:p w14:paraId="6DCC14FD" w14:textId="7CFAF247" w:rsidR="00C55303" w:rsidRPr="00EF490C" w:rsidRDefault="00E924AC" w:rsidP="009A2AA5">
      <w:pPr>
        <w:pStyle w:val="a3"/>
        <w:jc w:val="center"/>
        <w:rPr>
          <w:ins w:id="1107" w:author="ΜΗΤΣΕΑΣ ΗΛΙΑΣ" w:date="2025-12-15T10:12:00Z" w16du:dateUtc="2025-12-15T08:12:00Z"/>
          <w:b w:val="0"/>
          <w:bCs w:val="0"/>
          <w:rPrChange w:id="1108" w:author="ΜΗΤΣΕΑΣ ΗΛΙΑΣ" w:date="2025-12-15T11:48:00Z" w16du:dateUtc="2025-12-15T09:48:00Z">
            <w:rPr>
              <w:ins w:id="1109" w:author="ΜΗΤΣΕΑΣ ΗΛΙΑΣ" w:date="2025-12-15T10:12:00Z" w16du:dateUtc="2025-12-15T08:12:00Z"/>
              <w:b/>
              <w:bCs/>
              <w:sz w:val="20"/>
              <w:szCs w:val="20"/>
              <w:lang w:val="en-US"/>
            </w:rPr>
          </w:rPrChange>
        </w:rPr>
        <w:pPrChange w:id="1110" w:author="ΜΗΤΣΕΑΣ ΗΛΙΑΣ" w:date="2026-01-07T14:31:00Z" w16du:dateUtc="2026-01-07T12:31:00Z">
          <w:pPr>
            <w:spacing w:before="120" w:after="240"/>
            <w:jc w:val="center"/>
          </w:pPr>
        </w:pPrChange>
      </w:pPr>
      <w:bookmarkStart w:id="1111" w:name="_Ref455756875"/>
      <w:bookmarkStart w:id="1112" w:name="_Toc456614288"/>
      <w:del w:id="1113" w:author="ΜΗΤΣΕΑΣ ΗΛΙΑΣ" w:date="2026-01-07T14:31:00Z" w16du:dateUtc="2026-01-07T12:31:00Z">
        <w:r w:rsidRPr="00814093" w:rsidDel="009F0927">
          <w:delText xml:space="preserve">Εικόνα </w:delText>
        </w:r>
        <w:r w:rsidRPr="00814093" w:rsidDel="009F0927">
          <w:fldChar w:fldCharType="begin"/>
        </w:r>
        <w:r w:rsidRPr="00814093" w:rsidDel="009F0927">
          <w:delInstrText xml:space="preserve"> SEQ Εικόνα \* ARABIC \s 1 </w:delInstrText>
        </w:r>
        <w:r w:rsidRPr="00814093" w:rsidDel="009F0927">
          <w:fldChar w:fldCharType="separate"/>
        </w:r>
        <w:r w:rsidDel="009F0927">
          <w:rPr>
            <w:noProof/>
          </w:rPr>
          <w:delText>1</w:delText>
        </w:r>
        <w:r w:rsidRPr="00814093" w:rsidDel="009F0927">
          <w:rPr>
            <w:noProof/>
          </w:rPr>
          <w:fldChar w:fldCharType="end"/>
        </w:r>
        <w:bookmarkEnd w:id="1111"/>
        <w:r w:rsidRPr="00814093" w:rsidDel="009F0927">
          <w:delText xml:space="preserve"> </w:delText>
        </w:r>
        <w:bookmarkEnd w:id="1112"/>
        <w:r w:rsidDel="00BC70A4">
          <w:delText xml:space="preserve">Παράγοντες </w:delText>
        </w:r>
      </w:del>
      <w:del w:id="1114" w:author="ΜΗΤΣΕΑΣ ΗΛΙΑΣ" w:date="2025-12-16T09:30:00Z" w16du:dateUtc="2025-12-16T07:30:00Z">
        <w:r w:rsidDel="006C515D">
          <w:delText>Τ</w:delText>
        </w:r>
      </w:del>
      <w:del w:id="1115" w:author="ΜΗΤΣΕΑΣ ΗΛΙΑΣ" w:date="2026-01-07T14:31:00Z" w16du:dateUtc="2026-01-07T12:31:00Z">
        <w:r w:rsidDel="00BC70A4">
          <w:delText xml:space="preserve">αύτισης και </w:delText>
        </w:r>
      </w:del>
      <w:commentRangeStart w:id="1116"/>
      <w:del w:id="1117" w:author="ΜΗΤΣΕΑΣ ΗΛΙΑΣ" w:date="2025-12-16T09:30:00Z" w16du:dateUtc="2025-12-16T07:30:00Z">
        <w:r w:rsidDel="006C515D">
          <w:delText>Α</w:delText>
        </w:r>
      </w:del>
      <w:del w:id="1118" w:author="ΜΗΤΣΕΑΣ ΗΛΙΑΣ" w:date="2026-01-07T14:31:00Z" w16du:dateUtc="2026-01-07T12:31:00Z">
        <w:r w:rsidDel="00BC70A4">
          <w:delText>ξιοπιστίας</w:delText>
        </w:r>
        <w:commentRangeEnd w:id="1116"/>
        <w:r w:rsidR="00B63CF9" w:rsidDel="00BC70A4">
          <w:rPr>
            <w:rStyle w:val="af0"/>
          </w:rPr>
          <w:commentReference w:id="1116"/>
        </w:r>
      </w:del>
    </w:p>
    <w:p w14:paraId="5B2E7C15" w14:textId="55424C12" w:rsidR="00105151" w:rsidRPr="00105151" w:rsidRDefault="00105151" w:rsidP="009A2AA5">
      <w:pPr>
        <w:jc w:val="center"/>
        <w:rPr>
          <w:b/>
          <w:bCs/>
          <w:sz w:val="20"/>
          <w:szCs w:val="20"/>
        </w:rPr>
      </w:pPr>
      <w:ins w:id="1119" w:author="ΜΗΤΣΕΑΣ ΗΛΙΑΣ" w:date="2025-12-15T10:12:00Z" w16du:dateUtc="2025-12-15T08:12:00Z">
        <w:r w:rsidRPr="00105151">
          <w:rPr>
            <w:b/>
            <w:bCs/>
            <w:sz w:val="20"/>
            <w:szCs w:val="20"/>
          </w:rPr>
          <w:t xml:space="preserve">Πηγή </w:t>
        </w:r>
        <w:r w:rsidRPr="006C515D">
          <w:rPr>
            <w:b/>
            <w:bCs/>
            <w:sz w:val="20"/>
            <w:szCs w:val="20"/>
            <w:rPrChange w:id="1120" w:author="ΜΗΤΣΕΑΣ ΗΛΙΑΣ" w:date="2025-12-16T09:30:00Z" w16du:dateUtc="2025-12-16T07:30:00Z">
              <w:rPr/>
            </w:rPrChange>
          </w:rPr>
          <w:t>Schouten et al., 2020</w:t>
        </w:r>
      </w:ins>
    </w:p>
    <w:p w14:paraId="494E2C9D" w14:textId="614D72DE" w:rsidR="00CD11BD" w:rsidRPr="006501DB" w:rsidRDefault="00CD11BD" w:rsidP="005A3E3B">
      <w:pPr>
        <w:pStyle w:val="ae"/>
        <w:numPr>
          <w:ilvl w:val="0"/>
          <w:numId w:val="18"/>
        </w:numPr>
        <w:spacing w:before="120" w:after="120" w:line="360" w:lineRule="auto"/>
        <w:jc w:val="both"/>
        <w:rPr>
          <w:sz w:val="24"/>
          <w:szCs w:val="24"/>
        </w:rPr>
      </w:pPr>
      <w:r w:rsidRPr="006501DB">
        <w:rPr>
          <w:sz w:val="24"/>
          <w:szCs w:val="24"/>
        </w:rPr>
        <w:t xml:space="preserve">Ασφάλεια </w:t>
      </w:r>
      <w:r w:rsidR="00787523">
        <w:rPr>
          <w:sz w:val="24"/>
          <w:szCs w:val="24"/>
        </w:rPr>
        <w:t>της επωνυμίας</w:t>
      </w:r>
      <w:r w:rsidRPr="006501DB">
        <w:rPr>
          <w:sz w:val="24"/>
          <w:szCs w:val="24"/>
        </w:rPr>
        <w:t xml:space="preserve"> και </w:t>
      </w:r>
      <w:r w:rsidR="00941C87" w:rsidRPr="006501DB">
        <w:rPr>
          <w:sz w:val="24"/>
          <w:szCs w:val="24"/>
        </w:rPr>
        <w:t>διαχείριση</w:t>
      </w:r>
      <w:r w:rsidRPr="006501DB">
        <w:rPr>
          <w:sz w:val="24"/>
          <w:szCs w:val="24"/>
        </w:rPr>
        <w:t xml:space="preserve"> κινδύνου</w:t>
      </w:r>
    </w:p>
    <w:p w14:paraId="571262DE" w14:textId="77777777" w:rsidR="005A3E3B" w:rsidRPr="00C07B77" w:rsidRDefault="00CD11BD" w:rsidP="00C55303">
      <w:pPr>
        <w:spacing w:before="120" w:after="120" w:line="360" w:lineRule="auto"/>
        <w:ind w:left="720"/>
        <w:jc w:val="both"/>
      </w:pPr>
      <w:r w:rsidRPr="006501DB">
        <w:t xml:space="preserve">Η έγκαιρη ανίχνευση αρνητικών αντιδράσεων στο περιεχόμενο της καμπάνιας </w:t>
      </w:r>
      <w:r w:rsidR="00941C87" w:rsidRPr="006501DB">
        <w:t>μπορεί</w:t>
      </w:r>
      <w:r w:rsidRPr="006501DB">
        <w:t xml:space="preserve"> να βοηθήσει στην αποφυγή </w:t>
      </w:r>
      <w:r w:rsidR="00941C87" w:rsidRPr="006501DB">
        <w:t>δυσφήμισης</w:t>
      </w:r>
      <w:r w:rsidRPr="006501DB">
        <w:t xml:space="preserve"> μέσω διορθωτικών ενεργειών.</w:t>
      </w:r>
    </w:p>
    <w:p w14:paraId="7767C4B3" w14:textId="77777777" w:rsidR="00CD11BD" w:rsidRPr="006501DB" w:rsidRDefault="00CD11BD" w:rsidP="005A3E3B">
      <w:pPr>
        <w:pStyle w:val="ae"/>
        <w:numPr>
          <w:ilvl w:val="0"/>
          <w:numId w:val="18"/>
        </w:numPr>
        <w:spacing w:before="120" w:after="120" w:line="360" w:lineRule="auto"/>
        <w:jc w:val="both"/>
        <w:rPr>
          <w:sz w:val="24"/>
          <w:szCs w:val="24"/>
        </w:rPr>
      </w:pPr>
      <w:r w:rsidRPr="006501DB">
        <w:rPr>
          <w:sz w:val="24"/>
          <w:szCs w:val="24"/>
        </w:rPr>
        <w:t xml:space="preserve">Αξιοπιστία μέτρησης </w:t>
      </w:r>
      <w:r w:rsidR="00941C87" w:rsidRPr="006501DB">
        <w:rPr>
          <w:sz w:val="24"/>
          <w:szCs w:val="24"/>
        </w:rPr>
        <w:t>αποδοτικότητάς</w:t>
      </w:r>
    </w:p>
    <w:p w14:paraId="62F1F000" w14:textId="3675167F" w:rsidR="005A3E3B" w:rsidRPr="00B10853" w:rsidRDefault="00CD11BD" w:rsidP="00B258B1">
      <w:pPr>
        <w:spacing w:before="120" w:after="120" w:line="360" w:lineRule="auto"/>
        <w:ind w:left="720"/>
        <w:jc w:val="both"/>
      </w:pPr>
      <w:r w:rsidRPr="006501DB">
        <w:t>Η δημιουργία ενός αξιόπιστου δείκτη μέτρησης της αποδοτικότητας</w:t>
      </w:r>
      <w:ins w:id="1121" w:author="ΜΗΤΣΕΑΣ ΗΛΙΑΣ" w:date="2025-12-05T12:15:00Z" w16du:dateUtc="2025-12-05T10:15:00Z">
        <w:r w:rsidR="00796BB7">
          <w:t>,</w:t>
        </w:r>
      </w:ins>
      <w:r w:rsidRPr="006501DB">
        <w:t xml:space="preserve"> το οποίο θα </w:t>
      </w:r>
      <w:r w:rsidR="00941C87" w:rsidRPr="006501DB">
        <w:t>λαμβάνει</w:t>
      </w:r>
      <w:r w:rsidRPr="006501DB">
        <w:t xml:space="preserve"> υπόψη συνάφεια, συναίσθημα, και εμβέλεια </w:t>
      </w:r>
      <w:r w:rsidR="00941C87" w:rsidRPr="006501DB">
        <w:t>μπορεί</w:t>
      </w:r>
      <w:r w:rsidRPr="006501DB">
        <w:t xml:space="preserve"> να καταπολεμήσει αποτελεσματικά </w:t>
      </w:r>
      <w:r w:rsidR="00941C87" w:rsidRPr="006501DB">
        <w:t>ψεύτικες</w:t>
      </w:r>
      <w:r w:rsidRPr="006501DB">
        <w:t xml:space="preserve"> μετρικές όπως </w:t>
      </w:r>
      <w:r w:rsidR="00941C87" w:rsidRPr="006501DB">
        <w:t>ψεύτικους</w:t>
      </w:r>
      <w:r w:rsidRPr="006501DB">
        <w:t xml:space="preserve"> ακολούθους, </w:t>
      </w:r>
      <w:r w:rsidR="00941C87" w:rsidRPr="006501DB">
        <w:t>αγορασμένα</w:t>
      </w:r>
      <w:r w:rsidRPr="006501DB">
        <w:t xml:space="preserve"> </w:t>
      </w:r>
      <w:r w:rsidR="00787523">
        <w:rPr>
          <w:lang w:val="en-US"/>
        </w:rPr>
        <w:t>l</w:t>
      </w:r>
      <w:r w:rsidRPr="006501DB">
        <w:rPr>
          <w:lang w:val="en-US"/>
        </w:rPr>
        <w:t>ike</w:t>
      </w:r>
      <w:ins w:id="1122" w:author="ΜΗΤΣΕΑΣ ΗΛΙΑΣ" w:date="2025-12-05T12:16:00Z" w16du:dateUtc="2025-12-05T10:16:00Z">
        <w:r w:rsidR="00796BB7">
          <w:rPr>
            <w:lang w:val="en-US"/>
          </w:rPr>
          <w:t>s</w:t>
        </w:r>
      </w:ins>
      <w:r w:rsidRPr="006501DB">
        <w:t xml:space="preserve"> </w:t>
      </w:r>
      <w:r w:rsidR="00941C87" w:rsidRPr="006501DB">
        <w:t>κλπ.</w:t>
      </w:r>
    </w:p>
    <w:p w14:paraId="76911C45" w14:textId="077805F4" w:rsidR="00CD11BD" w:rsidRPr="006501DB" w:rsidRDefault="00F528CE" w:rsidP="005A3E3B">
      <w:pPr>
        <w:pStyle w:val="ae"/>
        <w:numPr>
          <w:ilvl w:val="0"/>
          <w:numId w:val="18"/>
        </w:numPr>
        <w:spacing w:before="120" w:after="120" w:line="360" w:lineRule="auto"/>
        <w:jc w:val="both"/>
        <w:rPr>
          <w:sz w:val="24"/>
          <w:szCs w:val="24"/>
        </w:rPr>
      </w:pPr>
      <w:r w:rsidRPr="006501DB">
        <w:rPr>
          <w:sz w:val="24"/>
          <w:szCs w:val="24"/>
        </w:rPr>
        <w:t xml:space="preserve">Δίκαιη πρόσβαση στα </w:t>
      </w:r>
      <w:r w:rsidR="00787523">
        <w:rPr>
          <w:sz w:val="24"/>
          <w:szCs w:val="24"/>
        </w:rPr>
        <w:t>μ</w:t>
      </w:r>
      <w:r w:rsidRPr="006501DB">
        <w:rPr>
          <w:sz w:val="24"/>
          <w:szCs w:val="24"/>
        </w:rPr>
        <w:t>έσα μαζικής επικοινωνίας και δίκαιος ανταγωνισμός</w:t>
      </w:r>
    </w:p>
    <w:p w14:paraId="37F66EF7" w14:textId="747283AA" w:rsidR="005A3E3B" w:rsidRPr="00B10853" w:rsidRDefault="00F528CE" w:rsidP="00DB5BB0">
      <w:pPr>
        <w:spacing w:before="120" w:after="120" w:line="360" w:lineRule="auto"/>
        <w:ind w:left="720"/>
        <w:jc w:val="both"/>
      </w:pPr>
      <w:r w:rsidRPr="006501DB">
        <w:t xml:space="preserve">Δυνατότητα και σε μικρές επιχειρήσεις να βρουν </w:t>
      </w:r>
      <w:del w:id="1123" w:author="ΜΗΤΣΕΑΣ ΗΛΙΑΣ" w:date="2025-12-05T12:16:00Z" w16du:dateUtc="2025-12-05T10:16:00Z">
        <w:r w:rsidRPr="006501DB" w:rsidDel="002C13B6">
          <w:delText xml:space="preserve">λιγότερο γνωστούς </w:delText>
        </w:r>
      </w:del>
      <w:r w:rsidR="00DF3150">
        <w:rPr>
          <w:lang w:val="en-US"/>
        </w:rPr>
        <w:t>influencers</w:t>
      </w:r>
      <w:ins w:id="1124" w:author="ΜΗΤΣΕΑΣ ΗΛΙΑΣ" w:date="2025-12-05T12:16:00Z" w16du:dateUtc="2025-12-05T10:16:00Z">
        <w:r w:rsidR="002C13B6">
          <w:t xml:space="preserve"> με μικρότερη αναγνωρισιμότητα</w:t>
        </w:r>
      </w:ins>
      <w:r w:rsidRPr="006501DB">
        <w:t xml:space="preserve">, </w:t>
      </w:r>
      <w:r w:rsidR="00941C87" w:rsidRPr="006501DB">
        <w:t>προφανώς</w:t>
      </w:r>
      <w:r w:rsidRPr="006501DB">
        <w:t xml:space="preserve"> με κόστος </w:t>
      </w:r>
      <w:del w:id="1125" w:author="ΜΗΤΣΕΑΣ ΗΛΙΑΣ" w:date="2025-12-05T12:17:00Z" w16du:dateUtc="2025-12-05T10:17:00Z">
        <w:r w:rsidRPr="006501DB" w:rsidDel="002C13B6">
          <w:delText xml:space="preserve">που μπορούν </w:delText>
        </w:r>
        <w:r w:rsidR="00941C87" w:rsidRPr="006501DB" w:rsidDel="002C13B6">
          <w:delText>διαχειριστούν</w:delText>
        </w:r>
      </w:del>
      <w:ins w:id="1126" w:author="ΜΗΤΣΕΑΣ ΗΛΙΑΣ" w:date="2025-12-05T12:17:00Z" w16du:dateUtc="2025-12-05T10:17:00Z">
        <w:r w:rsidR="002C13B6">
          <w:t xml:space="preserve">το οποίο είναι ευκολότερα </w:t>
        </w:r>
      </w:ins>
      <w:ins w:id="1127" w:author="ΜΗΤΣΕΑΣ ΗΛΙΑΣ" w:date="2025-12-16T10:34:00Z" w16du:dateUtc="2025-12-16T08:34:00Z">
        <w:r w:rsidR="007C6293" w:rsidRPr="002C13B6">
          <w:t>διαχειριστικό</w:t>
        </w:r>
      </w:ins>
      <w:r w:rsidR="00787523">
        <w:t>,</w:t>
      </w:r>
      <w:r w:rsidRPr="006501DB">
        <w:t xml:space="preserve"> οι οποίοι </w:t>
      </w:r>
      <w:r w:rsidR="00941C87" w:rsidRPr="006501DB">
        <w:t>ωστόσο</w:t>
      </w:r>
      <w:r w:rsidRPr="006501DB">
        <w:t xml:space="preserve"> θα έχουν υψηλή ποιοτική απήχηση</w:t>
      </w:r>
      <w:ins w:id="1128" w:author="ΜΗΤΣΕΑΣ ΗΛΙΑΣ" w:date="2025-12-05T12:18:00Z" w16du:dateUtc="2025-12-05T10:18:00Z">
        <w:r w:rsidR="002C13B6">
          <w:t>.</w:t>
        </w:r>
      </w:ins>
    </w:p>
    <w:p w14:paraId="040BC2CA" w14:textId="77777777" w:rsidR="00F528CE" w:rsidRPr="006501DB" w:rsidRDefault="00F528CE" w:rsidP="005A3E3B">
      <w:pPr>
        <w:pStyle w:val="ae"/>
        <w:numPr>
          <w:ilvl w:val="0"/>
          <w:numId w:val="18"/>
        </w:numPr>
        <w:spacing w:before="120" w:after="120" w:line="360" w:lineRule="auto"/>
        <w:jc w:val="both"/>
        <w:rPr>
          <w:sz w:val="24"/>
          <w:szCs w:val="24"/>
        </w:rPr>
      </w:pPr>
      <w:r w:rsidRPr="006501DB">
        <w:rPr>
          <w:sz w:val="24"/>
          <w:szCs w:val="24"/>
        </w:rPr>
        <w:t>Τεχνογνωσία και έρευνα</w:t>
      </w:r>
    </w:p>
    <w:p w14:paraId="523C76AE" w14:textId="66B1C5F3" w:rsidR="005A3E3B" w:rsidRPr="00B10853" w:rsidRDefault="00F528CE" w:rsidP="00DB5BB0">
      <w:pPr>
        <w:spacing w:before="120" w:after="120" w:line="360" w:lineRule="auto"/>
        <w:ind w:left="720"/>
        <w:jc w:val="both"/>
      </w:pPr>
      <w:r w:rsidRPr="006501DB">
        <w:lastRenderedPageBreak/>
        <w:t>Η πολυγλωσσική ανάλυση συναισθήματος σχετικ</w:t>
      </w:r>
      <w:r w:rsidR="00787523">
        <w:t>ά με το περιεχόμενο</w:t>
      </w:r>
      <w:r w:rsidRPr="006501DB">
        <w:t>, η διασύνδεση με</w:t>
      </w:r>
      <w:r w:rsidR="00787523" w:rsidRPr="00787523">
        <w:t xml:space="preserve"> </w:t>
      </w:r>
      <w:r w:rsidR="00787523">
        <w:t>δ</w:t>
      </w:r>
      <w:r w:rsidR="00787523" w:rsidRPr="00787523">
        <w:t xml:space="preserve">ιεπαφές </w:t>
      </w:r>
      <w:r w:rsidR="00787523">
        <w:t>π</w:t>
      </w:r>
      <w:r w:rsidR="00787523" w:rsidRPr="00787523">
        <w:t xml:space="preserve">ρογραμματισμού </w:t>
      </w:r>
      <w:r w:rsidR="00787523">
        <w:t>ε</w:t>
      </w:r>
      <w:r w:rsidR="00787523" w:rsidRPr="00787523">
        <w:t xml:space="preserve">φαρμογών για </w:t>
      </w:r>
      <w:r w:rsidR="00787523">
        <w:t>κ</w:t>
      </w:r>
      <w:r w:rsidR="00787523" w:rsidRPr="00787523">
        <w:t xml:space="preserve">οινωνικά </w:t>
      </w:r>
      <w:r w:rsidR="00787523">
        <w:t>δ</w:t>
      </w:r>
      <w:r w:rsidR="00787523" w:rsidRPr="00787523">
        <w:t>ίκτυα</w:t>
      </w:r>
      <w:r w:rsidRPr="006501DB">
        <w:t xml:space="preserve"> </w:t>
      </w:r>
      <w:r w:rsidR="00787523">
        <w:t>(</w:t>
      </w:r>
      <w:r w:rsidR="00787523">
        <w:rPr>
          <w:lang w:val="en-US"/>
        </w:rPr>
        <w:t>s</w:t>
      </w:r>
      <w:r w:rsidR="00941C87" w:rsidRPr="006501DB">
        <w:t>ocial</w:t>
      </w:r>
      <w:r w:rsidRPr="006501DB">
        <w:t xml:space="preserve"> </w:t>
      </w:r>
      <w:r w:rsidR="00787523">
        <w:rPr>
          <w:lang w:val="en-US"/>
        </w:rPr>
        <w:t>media</w:t>
      </w:r>
      <w:r w:rsidR="00787523" w:rsidRPr="00B82ADF">
        <w:t xml:space="preserve"> </w:t>
      </w:r>
      <w:r w:rsidRPr="006501DB">
        <w:t>APIs</w:t>
      </w:r>
      <w:ins w:id="1129" w:author="ΜΗΤΣΕΑΣ ΗΛΙΑΣ" w:date="2025-12-04T10:36:00Z" w16du:dateUtc="2025-12-04T08:36:00Z">
        <w:r w:rsidR="00787523">
          <w:t>)</w:t>
        </w:r>
      </w:ins>
      <w:r w:rsidRPr="006501DB">
        <w:t xml:space="preserve"> και η ανάπτυξη αλγορίθμων αντιστοίχισης</w:t>
      </w:r>
      <w:ins w:id="1130" w:author="ΜΗΤΣΕΑΣ ΗΛΙΑΣ" w:date="2025-12-05T12:18:00Z" w16du:dateUtc="2025-12-05T10:18:00Z">
        <w:r w:rsidR="002C13B6">
          <w:t>,</w:t>
        </w:r>
      </w:ins>
      <w:r w:rsidRPr="006501DB">
        <w:t xml:space="preserve"> προσθέτουν νέο</w:t>
      </w:r>
      <w:ins w:id="1131" w:author="ΜΗΤΣΕΑΣ ΗΛΙΑΣ" w:date="2025-12-05T12:18:00Z" w16du:dateUtc="2025-12-05T10:18:00Z">
        <w:r w:rsidR="002C13B6">
          <w:t xml:space="preserve"> και</w:t>
        </w:r>
      </w:ins>
      <w:del w:id="1132" w:author="ΜΗΤΣΕΑΣ ΗΛΙΑΣ" w:date="2025-12-05T12:18:00Z" w16du:dateUtc="2025-12-05T10:18:00Z">
        <w:r w:rsidRPr="006501DB" w:rsidDel="002C13B6">
          <w:delText>,</w:delText>
        </w:r>
      </w:del>
      <w:r w:rsidRPr="006501DB">
        <w:t xml:space="preserve"> επαναχρησιμοποιήσιμο υλικό στο χώρο του ψηφιακού </w:t>
      </w:r>
      <w:r w:rsidRPr="006501DB">
        <w:rPr>
          <w:lang w:val="en-US"/>
        </w:rPr>
        <w:t>marketing</w:t>
      </w:r>
      <w:r w:rsidRPr="006501DB">
        <w:t xml:space="preserve">. Η πλατφόρμα </w:t>
      </w:r>
      <w:ins w:id="1133" w:author="ΜΗΤΣΕΑΣ ΗΛΙΑΣ" w:date="2025-12-05T12:18:00Z" w16du:dateUtc="2025-12-05T10:18:00Z">
        <w:r w:rsidR="002C13B6">
          <w:t xml:space="preserve">στοχεύει </w:t>
        </w:r>
      </w:ins>
      <w:del w:id="1134" w:author="ΜΗΤΣΕΑΣ ΗΛΙΑΣ" w:date="2025-12-05T12:18:00Z" w16du:dateUtc="2025-12-05T10:18:00Z">
        <w:r w:rsidRPr="006501DB" w:rsidDel="002C13B6">
          <w:delText xml:space="preserve">θα επιδιώξει </w:delText>
        </w:r>
      </w:del>
      <w:r w:rsidRPr="006501DB">
        <w:t>να χρησιμοποιήσει σύγχρονες μεθόδους NLP και αξιολόγηση</w:t>
      </w:r>
      <w:del w:id="1135" w:author="ΜΗΤΣΕΑΣ ΗΛΙΑΣ" w:date="2025-12-05T12:19:00Z" w16du:dateUtc="2025-12-05T10:19:00Z">
        <w:r w:rsidRPr="006501DB" w:rsidDel="002C13B6">
          <w:delText xml:space="preserve"> τους</w:delText>
        </w:r>
      </w:del>
      <w:r w:rsidRPr="006501DB">
        <w:t xml:space="preserve"> σε πραγματικά δεδομένα </w:t>
      </w:r>
      <w:r w:rsidR="003B5AD5">
        <w:t>κοινωνικ</w:t>
      </w:r>
      <w:r w:rsidR="00787523">
        <w:t>ών</w:t>
      </w:r>
      <w:r w:rsidR="003B5AD5">
        <w:t xml:space="preserve"> </w:t>
      </w:r>
      <w:del w:id="1136" w:author="ΜΗΤΣΕΑΣ ΗΛΙΑΣ" w:date="2025-12-16T10:34:00Z" w16du:dateUtc="2025-12-16T08:34:00Z">
        <w:r w:rsidR="003B5AD5" w:rsidDel="007C6293">
          <w:delText>δίκτ</w:delText>
        </w:r>
        <w:r w:rsidR="00787523" w:rsidDel="007C6293">
          <w:delText>ύων</w:delText>
        </w:r>
      </w:del>
      <w:ins w:id="1137" w:author="ΜΗΤΣΕΑΣ ΗΛΙΑΣ" w:date="2025-12-16T10:34:00Z" w16du:dateUtc="2025-12-16T08:34:00Z">
        <w:r w:rsidR="007C6293">
          <w:t>δικτύων</w:t>
        </w:r>
      </w:ins>
      <w:r w:rsidRPr="006501DB">
        <w:t>.</w:t>
      </w:r>
    </w:p>
    <w:p w14:paraId="74A1CCFF" w14:textId="77777777" w:rsidR="00F528CE" w:rsidRPr="006501DB" w:rsidRDefault="00F528CE" w:rsidP="005A3E3B">
      <w:pPr>
        <w:pStyle w:val="ae"/>
        <w:numPr>
          <w:ilvl w:val="0"/>
          <w:numId w:val="18"/>
        </w:numPr>
        <w:spacing w:before="120" w:after="120" w:line="360" w:lineRule="auto"/>
        <w:jc w:val="both"/>
        <w:rPr>
          <w:sz w:val="24"/>
          <w:szCs w:val="24"/>
        </w:rPr>
      </w:pPr>
      <w:r w:rsidRPr="006501DB">
        <w:rPr>
          <w:sz w:val="24"/>
          <w:szCs w:val="24"/>
        </w:rPr>
        <w:t>Συνεισφορά στην οικονομία</w:t>
      </w:r>
    </w:p>
    <w:p w14:paraId="7E424007" w14:textId="305F4B2A" w:rsidR="00F528CE" w:rsidRPr="006501DB" w:rsidRDefault="00F528CE" w:rsidP="005A3E3B">
      <w:pPr>
        <w:spacing w:before="120" w:after="120" w:line="360" w:lineRule="auto"/>
        <w:ind w:left="720"/>
        <w:jc w:val="both"/>
      </w:pPr>
      <w:r w:rsidRPr="006501DB">
        <w:t>Ενισχύει τον επαγγελματισμό της αγοράς δημιουργών, βελτιώνει την αποδοτικότητα των διαφημιστικών δαπανών και προάγει αποφάσεις</w:t>
      </w:r>
      <w:r w:rsidR="00937EFC">
        <w:t xml:space="preserve"> που βασίζονται στα δεδομένα (</w:t>
      </w:r>
      <w:r w:rsidR="00937EFC">
        <w:rPr>
          <w:lang w:val="en-US"/>
        </w:rPr>
        <w:t>data</w:t>
      </w:r>
      <w:r w:rsidR="00937EFC" w:rsidRPr="00937EFC">
        <w:t xml:space="preserve"> </w:t>
      </w:r>
      <w:r w:rsidR="00937EFC">
        <w:rPr>
          <w:lang w:val="en-US"/>
        </w:rPr>
        <w:t>driven</w:t>
      </w:r>
      <w:r w:rsidR="00937EFC" w:rsidRPr="00937EFC">
        <w:t>)</w:t>
      </w:r>
      <w:r w:rsidR="00937EFC">
        <w:t>,</w:t>
      </w:r>
      <w:r w:rsidRPr="006501DB">
        <w:t xml:space="preserve"> σε ένα ταχέως αναπτυσσόμενο οικοσύστημα πλατφορμών (Kaplan &amp; Haenlein, 2010; JAMS article, 2022).</w:t>
      </w:r>
    </w:p>
    <w:p w14:paraId="4E9F543D" w14:textId="6E2FAFFE" w:rsidR="001C42F9" w:rsidRPr="00202701" w:rsidRDefault="001C42F9" w:rsidP="00B258B1">
      <w:pPr>
        <w:spacing w:before="120" w:after="120" w:line="360" w:lineRule="auto"/>
        <w:jc w:val="both"/>
      </w:pPr>
      <w:r w:rsidRPr="006501DB">
        <w:t>Επίσης</w:t>
      </w:r>
      <w:ins w:id="1138" w:author="ΜΗΤΣΕΑΣ ΗΛΙΑΣ" w:date="2025-12-05T12:19:00Z" w16du:dateUtc="2025-12-05T10:19:00Z">
        <w:r w:rsidR="00FD1DC7">
          <w:t>,</w:t>
        </w:r>
      </w:ins>
      <w:r w:rsidRPr="006501DB">
        <w:t xml:space="preserve"> οι κίνδυνοι οι οποίοι </w:t>
      </w:r>
      <w:r w:rsidR="00941C87" w:rsidRPr="006501DB">
        <w:t>ελλοχεύουν</w:t>
      </w:r>
      <w:r w:rsidRPr="006501DB">
        <w:t xml:space="preserve"> σε περίπτωση που δε</w:t>
      </w:r>
      <w:r w:rsidR="00937EFC">
        <w:t>ν επιλυθούν</w:t>
      </w:r>
      <w:r w:rsidRPr="006501DB">
        <w:t xml:space="preserve"> τα </w:t>
      </w:r>
      <w:r w:rsidR="00941C87" w:rsidRPr="006501DB">
        <w:t>υφιστάμενα</w:t>
      </w:r>
      <w:r w:rsidRPr="006501DB">
        <w:t xml:space="preserve"> </w:t>
      </w:r>
      <w:r w:rsidR="00941C87" w:rsidRPr="006501DB">
        <w:t>προβλήματα</w:t>
      </w:r>
      <w:ins w:id="1139" w:author="ΜΗΤΣΕΑΣ ΗΛΙΑΣ" w:date="2025-12-05T12:19:00Z" w16du:dateUtc="2025-12-05T10:19:00Z">
        <w:r w:rsidR="00FD1DC7">
          <w:t>,</w:t>
        </w:r>
      </w:ins>
      <w:r w:rsidRPr="006501DB">
        <w:t xml:space="preserve"> είναι προφανώς η </w:t>
      </w:r>
      <w:r w:rsidR="00CE5D79">
        <w:t>ανούσια</w:t>
      </w:r>
      <w:r w:rsidRPr="006501DB">
        <w:t xml:space="preserve"> χρήση </w:t>
      </w:r>
      <w:r w:rsidR="00937EFC">
        <w:t xml:space="preserve">του </w:t>
      </w:r>
      <w:del w:id="1140" w:author="ΜΗΤΣΕΑΣ ΗΛΙΑΣ" w:date="2025-12-16T10:34:00Z" w16du:dateUtc="2025-12-16T08:34:00Z">
        <w:r w:rsidR="00937EFC" w:rsidDel="007C6293">
          <w:delText>προυπολογισμού</w:delText>
        </w:r>
      </w:del>
      <w:ins w:id="1141" w:author="ΜΗΤΣΕΑΣ ΗΛΙΑΣ" w:date="2025-12-16T10:34:00Z" w16du:dateUtc="2025-12-16T08:34:00Z">
        <w:r w:rsidR="007C6293">
          <w:t>προϋπολογισμού</w:t>
        </w:r>
      </w:ins>
      <w:r w:rsidRPr="006501DB">
        <w:t xml:space="preserve"> </w:t>
      </w:r>
      <w:ins w:id="1142" w:author="ΜΗΤΣΕΑΣ ΗΛΙΑΣ" w:date="2025-12-05T12:20:00Z" w16du:dateUtc="2025-12-05T10:20:00Z">
        <w:r w:rsidR="00FD1DC7">
          <w:t xml:space="preserve">μιας εταιρείας </w:t>
        </w:r>
      </w:ins>
      <w:r w:rsidRPr="006501DB">
        <w:t xml:space="preserve">σε καμπάνιες οι οποίες δεν θα επιφέρουν τα </w:t>
      </w:r>
      <w:ins w:id="1143" w:author="ΜΗΤΣΕΑΣ ΗΛΙΑΣ" w:date="2025-12-05T12:21:00Z" w16du:dateUtc="2025-12-05T10:21:00Z">
        <w:r w:rsidR="00FD1DC7">
          <w:t>ε</w:t>
        </w:r>
      </w:ins>
      <w:ins w:id="1144" w:author="ΜΗΤΣΕΑΣ ΗΛΙΑΣ" w:date="2025-12-05T12:20:00Z">
        <w:r w:rsidR="00FD1DC7" w:rsidRPr="00FD1DC7">
          <w:t>πιθυμητά</w:t>
        </w:r>
        <w:r w:rsidR="00FD1DC7" w:rsidRPr="00FD1DC7" w:rsidDel="00FD1DC7">
          <w:t xml:space="preserve"> </w:t>
        </w:r>
      </w:ins>
      <w:del w:id="1145" w:author="ΜΗΤΣΕΑΣ ΗΛΙΑΣ" w:date="2025-12-05T12:20:00Z" w16du:dateUtc="2025-12-05T10:20:00Z">
        <w:r w:rsidR="00941C87" w:rsidRPr="006501DB" w:rsidDel="00FD1DC7">
          <w:delText>επιθήματα</w:delText>
        </w:r>
      </w:del>
      <w:r w:rsidRPr="006501DB">
        <w:t xml:space="preserve"> αποτελέσματα, η </w:t>
      </w:r>
      <w:r w:rsidR="00941C87" w:rsidRPr="006501DB">
        <w:t>έλλειψη</w:t>
      </w:r>
      <w:r w:rsidRPr="006501DB">
        <w:t xml:space="preserve"> εμπιστοσύνης από το κοινό προς τις προωθητικές ενέργειες</w:t>
      </w:r>
      <w:ins w:id="1146" w:author="ΜΗΤΣΕΑΣ ΗΛΙΑΣ" w:date="2025-12-05T12:21:00Z" w16du:dateUtc="2025-12-05T10:21:00Z">
        <w:r w:rsidR="00FD1DC7">
          <w:t xml:space="preserve"> της</w:t>
        </w:r>
      </w:ins>
      <w:r w:rsidRPr="006501DB">
        <w:t xml:space="preserve"> και</w:t>
      </w:r>
      <w:ins w:id="1147" w:author="ΜΗΤΣΕΑΣ ΗΛΙΑΣ" w:date="2025-12-05T12:21:00Z" w16du:dateUtc="2025-12-05T10:21:00Z">
        <w:r w:rsidR="00FD1DC7">
          <w:t xml:space="preserve"> τέλος</w:t>
        </w:r>
      </w:ins>
      <w:r w:rsidRPr="006501DB">
        <w:t xml:space="preserve"> η αδυναμία αξιολόγησης της επιτυχίας </w:t>
      </w:r>
      <w:ins w:id="1148" w:author="ΜΗΤΣΕΑΣ ΗΛΙΑΣ" w:date="2025-12-05T12:21:00Z" w16du:dateUtc="2025-12-05T10:21:00Z">
        <w:r w:rsidR="00FD1DC7">
          <w:t>της</w:t>
        </w:r>
      </w:ins>
      <w:del w:id="1149" w:author="ΜΗΤΣΕΑΣ ΗΛΙΑΣ" w:date="2025-12-05T12:21:00Z" w16du:dateUtc="2025-12-05T10:21:00Z">
        <w:r w:rsidRPr="006501DB" w:rsidDel="00FD1DC7">
          <w:delText>μια</w:delText>
        </w:r>
        <w:r w:rsidR="004F4CAF" w:rsidDel="00FD1DC7">
          <w:delText>ς</w:delText>
        </w:r>
      </w:del>
      <w:r w:rsidRPr="006501DB">
        <w:t xml:space="preserve"> καμπάνιας. </w:t>
      </w:r>
    </w:p>
    <w:p w14:paraId="516F8033" w14:textId="60E74679" w:rsidR="00F90712" w:rsidRPr="00B10853" w:rsidRDefault="00457EB1" w:rsidP="00CE5D79">
      <w:pPr>
        <w:spacing w:before="120" w:after="120" w:line="360" w:lineRule="auto"/>
        <w:jc w:val="both"/>
      </w:pPr>
      <w:r w:rsidRPr="00457EB1">
        <w:t>Συμπερασματικά, η επίλυση</w:t>
      </w:r>
      <w:ins w:id="1150" w:author="ΜΗΤΣΕΑΣ ΗΛΙΑΣ" w:date="2025-12-05T12:21:00Z" w16du:dateUtc="2025-12-05T10:21:00Z">
        <w:r w:rsidR="00FE186A">
          <w:t xml:space="preserve"> </w:t>
        </w:r>
      </w:ins>
      <w:del w:id="1151" w:author="ΜΗΤΣΕΑΣ ΗΛΙΑΣ" w:date="2025-12-05T12:21:00Z" w16du:dateUtc="2025-12-05T10:21:00Z">
        <w:r w:rsidRPr="00457EB1" w:rsidDel="00FE186A">
          <w:delText xml:space="preserve"> αυτού </w:delText>
        </w:r>
      </w:del>
      <w:r w:rsidRPr="00457EB1">
        <w:t xml:space="preserve">του προβλήματος δεν αφορά απλώς τη βελτίωση μιας επιχειρηματικής διαδικασίας, αλλά την προώθηση ενός πιο διαφανούς, αποτελεσματικού και αυθεντικού οικοσυστήματος για το </w:t>
      </w:r>
      <w:r w:rsidR="003B5AD5">
        <w:rPr>
          <w:lang w:val="en-US"/>
        </w:rPr>
        <w:t>influencer</w:t>
      </w:r>
      <w:r w:rsidRPr="00457EB1">
        <w:t xml:space="preserve"> </w:t>
      </w:r>
      <w:r w:rsidRPr="00457EB1">
        <w:rPr>
          <w:lang w:val="en-US"/>
        </w:rPr>
        <w:t>marketing</w:t>
      </w:r>
      <w:r w:rsidRPr="00457EB1">
        <w:t>.</w:t>
      </w:r>
    </w:p>
    <w:p w14:paraId="3D960EC7" w14:textId="77777777" w:rsidR="0046116B" w:rsidRPr="006501DB" w:rsidRDefault="00394235" w:rsidP="00394235">
      <w:pPr>
        <w:pStyle w:val="30"/>
        <w:numPr>
          <w:ilvl w:val="0"/>
          <w:numId w:val="0"/>
        </w:numPr>
        <w:spacing w:before="120" w:after="120" w:line="360" w:lineRule="auto"/>
        <w:jc w:val="both"/>
        <w:rPr>
          <w:rFonts w:ascii="Times New Roman" w:hAnsi="Times New Roman"/>
          <w:sz w:val="24"/>
          <w:szCs w:val="24"/>
          <w:lang w:val="el-GR"/>
        </w:rPr>
      </w:pPr>
      <w:bookmarkStart w:id="1152" w:name="_Toc218850199"/>
      <w:r w:rsidRPr="006501DB">
        <w:rPr>
          <w:rFonts w:ascii="Times New Roman" w:hAnsi="Times New Roman"/>
          <w:sz w:val="24"/>
          <w:szCs w:val="24"/>
          <w:lang w:val="el-GR"/>
        </w:rPr>
        <w:t xml:space="preserve">1.1.3 </w:t>
      </w:r>
      <w:r w:rsidR="00F664FB" w:rsidRPr="006501DB">
        <w:rPr>
          <w:rFonts w:ascii="Times New Roman" w:hAnsi="Times New Roman"/>
          <w:sz w:val="24"/>
          <w:szCs w:val="24"/>
          <w:lang w:val="el-GR"/>
        </w:rPr>
        <w:t>Υφιστάμενες Προσεγγίσεις/Γενική Αντιμετώπιση</w:t>
      </w:r>
      <w:bookmarkEnd w:id="1152"/>
    </w:p>
    <w:p w14:paraId="40C1B180" w14:textId="54087E17" w:rsidR="001632B6" w:rsidRPr="006501DB" w:rsidRDefault="001632B6" w:rsidP="001632B6">
      <w:pPr>
        <w:spacing w:before="120" w:after="120" w:line="360" w:lineRule="auto"/>
        <w:jc w:val="both"/>
      </w:pPr>
      <w:r w:rsidRPr="006501DB">
        <w:t xml:space="preserve">Το πρόβλημα της διασύνδεσης των επιχειρήσεων με τους κατάλληλους </w:t>
      </w:r>
      <w:r w:rsidR="00DF3150">
        <w:t>influencers</w:t>
      </w:r>
      <w:r w:rsidR="00145559">
        <w:t xml:space="preserve"> </w:t>
      </w:r>
      <w:r w:rsidRPr="006501DB">
        <w:t xml:space="preserve">και της αξιόπιστης μέτρησης του αντικτύπου που </w:t>
      </w:r>
      <w:r w:rsidR="00941C87" w:rsidRPr="006501DB">
        <w:t>αυτοί</w:t>
      </w:r>
      <w:r w:rsidRPr="006501DB">
        <w:t xml:space="preserve"> επιφέρουν αντιμετωπίζεται ως μια συγκεκριμένη διαδικασία “ανακάλυψης → αντιστοίχισης → ενεργοποίησης → μέτρησης → βελτιστοποίησης”. Στη βάση της</w:t>
      </w:r>
      <w:r w:rsidR="00444DF3" w:rsidRPr="00444DF3">
        <w:t>,</w:t>
      </w:r>
      <w:r w:rsidRPr="006501DB">
        <w:t xml:space="preserve"> </w:t>
      </w:r>
      <w:r w:rsidR="00941C87" w:rsidRPr="006501DB">
        <w:t>κάνεις</w:t>
      </w:r>
      <w:r w:rsidRPr="006501DB">
        <w:t xml:space="preserve"> </w:t>
      </w:r>
      <w:r w:rsidR="00941C87" w:rsidRPr="006501DB">
        <w:t>μπορεί</w:t>
      </w:r>
      <w:r w:rsidRPr="006501DB">
        <w:t xml:space="preserve"> να </w:t>
      </w:r>
      <w:r w:rsidR="00941C87" w:rsidRPr="006501DB">
        <w:t>βρει</w:t>
      </w:r>
      <w:r w:rsidRPr="006501DB">
        <w:t xml:space="preserve"> το συνδυασμό δεδομένων από πολλές και διαφορετικές πηγές</w:t>
      </w:r>
      <w:ins w:id="1153" w:author="ΜΗΤΣΕΑΣ ΗΛΙΑΣ" w:date="2025-12-04T10:45:00Z" w16du:dateUtc="2025-12-04T08:45:00Z">
        <w:r w:rsidR="00937EFC">
          <w:t>,</w:t>
        </w:r>
      </w:ins>
      <w:r w:rsidRPr="006501DB">
        <w:t xml:space="preserve"> όπως </w:t>
      </w:r>
      <w:r w:rsidR="003B5AD5">
        <w:t>κοινωνικά δίκτυα</w:t>
      </w:r>
      <w:ins w:id="1154" w:author="ΜΗΤΣΕΑΣ ΗΛΙΑΣ" w:date="2025-12-04T10:45:00Z" w16du:dateUtc="2025-12-04T08:45:00Z">
        <w:r w:rsidR="00937EFC">
          <w:t>,</w:t>
        </w:r>
      </w:ins>
      <w:r w:rsidRPr="006501DB">
        <w:t xml:space="preserve"> APIs, </w:t>
      </w:r>
      <w:r w:rsidR="00937EFC">
        <w:t>διαδικτυακές αναλύσεις</w:t>
      </w:r>
      <w:r w:rsidR="00B82ADF">
        <w:t xml:space="preserve"> (</w:t>
      </w:r>
      <w:r w:rsidR="00B82ADF">
        <w:rPr>
          <w:lang w:val="en-US"/>
        </w:rPr>
        <w:t>web</w:t>
      </w:r>
      <w:r w:rsidR="00B82ADF" w:rsidRPr="00DF3150">
        <w:t xml:space="preserve"> </w:t>
      </w:r>
      <w:r w:rsidR="00B82ADF">
        <w:rPr>
          <w:lang w:val="en-US"/>
        </w:rPr>
        <w:t>analytics</w:t>
      </w:r>
      <w:r w:rsidR="00B82ADF" w:rsidRPr="00DF3150">
        <w:t>)</w:t>
      </w:r>
      <w:r w:rsidRPr="006501DB">
        <w:t xml:space="preserve">, CRM </w:t>
      </w:r>
      <w:r w:rsidR="00941C87" w:rsidRPr="006501DB">
        <w:t>κλπ.</w:t>
      </w:r>
      <w:r w:rsidRPr="006501DB">
        <w:t xml:space="preserve"> και η μετατροπή τους σε αξιόπιστες </w:t>
      </w:r>
      <w:r w:rsidR="00941C87" w:rsidRPr="006501DB">
        <w:t>αλλά</w:t>
      </w:r>
      <w:r w:rsidRPr="006501DB">
        <w:t xml:space="preserve"> και αξιοποιήσιμες μετρικές (Kaplan &amp; Haenlein, 2010). </w:t>
      </w:r>
      <w:ins w:id="1155" w:author="ΜΗΤΣΕΑΣ ΗΛΙΑΣ" w:date="2025-12-05T12:22:00Z" w16du:dateUtc="2025-12-05T10:22:00Z">
        <w:r w:rsidR="00CA2BA3">
          <w:t>Αναλύεται</w:t>
        </w:r>
      </w:ins>
      <w:del w:id="1156" w:author="ΜΗΤΣΕΑΣ ΗΛΙΑΣ" w:date="2025-12-05T12:22:00Z" w16du:dateUtc="2025-12-05T10:22:00Z">
        <w:r w:rsidR="00937EFC" w:rsidDel="00CA2BA3">
          <w:delText>Θ</w:delText>
        </w:r>
        <w:r w:rsidRPr="006501DB" w:rsidDel="00CA2BA3">
          <w:delText>α αναλ</w:delText>
        </w:r>
        <w:r w:rsidR="00937EFC" w:rsidDel="00CA2BA3">
          <w:delText>υθεί</w:delText>
        </w:r>
      </w:del>
      <w:r w:rsidRPr="006501DB">
        <w:t xml:space="preserve"> το κάθε στάδιο αυτής της διαδικασίας.</w:t>
      </w:r>
    </w:p>
    <w:p w14:paraId="61C340BB" w14:textId="77777777" w:rsidR="001632B6" w:rsidRPr="006501DB" w:rsidRDefault="001632B6" w:rsidP="00F90712">
      <w:pPr>
        <w:pStyle w:val="ae"/>
        <w:numPr>
          <w:ilvl w:val="0"/>
          <w:numId w:val="18"/>
        </w:numPr>
        <w:spacing w:before="120" w:after="120" w:line="360" w:lineRule="auto"/>
        <w:jc w:val="both"/>
        <w:rPr>
          <w:sz w:val="24"/>
          <w:szCs w:val="24"/>
        </w:rPr>
      </w:pPr>
      <w:r w:rsidRPr="006501DB">
        <w:rPr>
          <w:sz w:val="24"/>
          <w:szCs w:val="24"/>
        </w:rPr>
        <w:t>Στάδιο ανακάλυψης.</w:t>
      </w:r>
    </w:p>
    <w:p w14:paraId="1A973FD8" w14:textId="3B3EBCA3" w:rsidR="00F90712" w:rsidRPr="00B10853" w:rsidRDefault="001632B6" w:rsidP="00DB5BB0">
      <w:pPr>
        <w:spacing w:before="120" w:after="120" w:line="360" w:lineRule="auto"/>
        <w:ind w:left="720"/>
        <w:jc w:val="both"/>
      </w:pPr>
      <w:r w:rsidRPr="006501DB">
        <w:t>Οι υπάρχουσες πλατφόρμες επιτρέπουν</w:t>
      </w:r>
      <w:ins w:id="1157" w:author="ΜΗΤΣΕΑΣ ΗΛΙΑΣ" w:date="2025-12-05T12:23:00Z" w16du:dateUtc="2025-12-05T10:23:00Z">
        <w:r w:rsidR="00CA2BA3">
          <w:t xml:space="preserve"> την</w:t>
        </w:r>
      </w:ins>
      <w:r w:rsidRPr="006501DB">
        <w:t xml:space="preserve"> αναζήτηση </w:t>
      </w:r>
      <w:r w:rsidR="003B5AD5">
        <w:t>influencer</w:t>
      </w:r>
      <w:r w:rsidRPr="006501DB">
        <w:t xml:space="preserve"> με φίλτρα βάση της θεματολογίας, γλώσσας, χώρας, μεγέθους κοινού και ρυθμού ανάπτυξης. Πέρα </w:t>
      </w:r>
      <w:r w:rsidRPr="006501DB">
        <w:lastRenderedPageBreak/>
        <w:t xml:space="preserve">από τα απλά φίλτρα, χρησιμοποιούνται και μέθοδοι επεξεργασίας φυσικής γλώσσας για σημασιολογική ομαδοποίηση των </w:t>
      </w:r>
      <w:r w:rsidR="00937EFC">
        <w:t>δημιουργών περιεχομένου</w:t>
      </w:r>
      <w:r w:rsidRPr="006501DB">
        <w:t xml:space="preserve">, καθώς και τεχνικές </w:t>
      </w:r>
      <w:r w:rsidR="00941C87" w:rsidRPr="006501DB">
        <w:t>Community</w:t>
      </w:r>
      <w:r w:rsidRPr="006501DB">
        <w:t xml:space="preserve"> detection</w:t>
      </w:r>
      <w:ins w:id="1158" w:author="ΜΗΤΣΕΑΣ ΗΛΙΑΣ" w:date="2025-12-05T12:23:00Z" w16du:dateUtc="2025-12-05T10:23:00Z">
        <w:r w:rsidR="00CA2BA3">
          <w:t>,</w:t>
        </w:r>
      </w:ins>
      <w:r w:rsidR="00604CE0" w:rsidRPr="006501DB">
        <w:t xml:space="preserve"> δηλαδή</w:t>
      </w:r>
      <w:r w:rsidRPr="006501DB">
        <w:t xml:space="preserve"> κοινοί ακόλουθοι</w:t>
      </w:r>
      <w:ins w:id="1159" w:author="ΜΗΤΣΕΑΣ ΗΛΙΑΣ" w:date="2025-12-05T12:23:00Z" w16du:dateUtc="2025-12-05T10:23:00Z">
        <w:r w:rsidR="00CA2BA3">
          <w:t>,</w:t>
        </w:r>
      </w:ins>
      <w:r w:rsidR="00604CE0" w:rsidRPr="006501DB">
        <w:t xml:space="preserve"> προκειμένου να </w:t>
      </w:r>
      <w:r w:rsidRPr="006501DB">
        <w:t xml:space="preserve"> </w:t>
      </w:r>
      <w:r w:rsidR="00604CE0" w:rsidRPr="006501DB">
        <w:t>επιτευχθεί ο</w:t>
      </w:r>
      <w:r w:rsidRPr="006501DB">
        <w:t xml:space="preserve"> εντοπισμό</w:t>
      </w:r>
      <w:r w:rsidR="00604CE0" w:rsidRPr="006501DB">
        <w:t>ς</w:t>
      </w:r>
      <w:r w:rsidRPr="006501DB">
        <w:t xml:space="preserve"> «σμηνών» ομοειδών λογαριασμών. Τα παραπάνω επιταχύνουν την ανακάλυψη κατάλληλων υποψηφίων και μειώνουν τη μεροληψία της απλής επιλογής με βάση τους ακολούθους (De Veirman et al., 2017; Casaló et al., 2018).</w:t>
      </w:r>
    </w:p>
    <w:p w14:paraId="37790940" w14:textId="77777777" w:rsidR="00604CE0" w:rsidRPr="006501DB" w:rsidRDefault="001632B6" w:rsidP="00F90712">
      <w:pPr>
        <w:pStyle w:val="ae"/>
        <w:numPr>
          <w:ilvl w:val="0"/>
          <w:numId w:val="18"/>
        </w:numPr>
        <w:spacing w:before="120" w:after="120" w:line="360" w:lineRule="auto"/>
        <w:jc w:val="both"/>
        <w:rPr>
          <w:sz w:val="24"/>
          <w:szCs w:val="24"/>
        </w:rPr>
      </w:pPr>
      <w:r w:rsidRPr="006501DB">
        <w:rPr>
          <w:sz w:val="24"/>
          <w:szCs w:val="24"/>
        </w:rPr>
        <w:t xml:space="preserve">Στάδιο αντιστοίχισης και βαθμολόγησης. </w:t>
      </w:r>
    </w:p>
    <w:p w14:paraId="3964B68A" w14:textId="2827804F" w:rsidR="00604CE0" w:rsidRPr="006501DB" w:rsidRDefault="001632B6" w:rsidP="00F90712">
      <w:pPr>
        <w:spacing w:before="120" w:after="120" w:line="360" w:lineRule="auto"/>
        <w:ind w:left="720"/>
        <w:jc w:val="both"/>
      </w:pPr>
      <w:r w:rsidRPr="006501DB">
        <w:t>Η επικρατέστερη πρακτική</w:t>
      </w:r>
      <w:ins w:id="1160" w:author="ΜΗΤΣΕΑΣ ΗΛΙΑΣ" w:date="2025-12-05T12:23:00Z" w16du:dateUtc="2025-12-05T10:23:00Z">
        <w:r w:rsidR="00CA2BA3">
          <w:t>,</w:t>
        </w:r>
      </w:ins>
      <w:r w:rsidRPr="006501DB">
        <w:t xml:space="preserve"> είναι ο συνδυασμός ευρετικών κανόνων μ</w:t>
      </w:r>
      <w:r w:rsidR="00604CE0" w:rsidRPr="006501DB">
        <w:t>αζί με</w:t>
      </w:r>
      <w:r w:rsidRPr="006501DB">
        <w:t xml:space="preserve"> έναν σύνθετο δείκτη αξιολόγησης που</w:t>
      </w:r>
      <w:r w:rsidR="00604CE0" w:rsidRPr="006501DB">
        <w:t xml:space="preserve"> προσδίδει</w:t>
      </w:r>
      <w:r w:rsidRPr="006501DB">
        <w:t xml:space="preserve"> συνάφεια </w:t>
      </w:r>
      <w:r w:rsidR="00604CE0" w:rsidRPr="006501DB">
        <w:t>στο περιεχόμενο</w:t>
      </w:r>
      <w:r w:rsidRPr="006501DB">
        <w:t>, ποιότητα κοινού (ανίχνευση ψευδών ακολούθων/τεχνητού</w:t>
      </w:r>
      <w:r w:rsidR="00937EFC">
        <w:t xml:space="preserve"> συναισθήματος</w:t>
      </w:r>
      <w:r w:rsidRPr="006501DB">
        <w:t>)</w:t>
      </w:r>
      <w:r w:rsidR="00604CE0" w:rsidRPr="006501DB">
        <w:t xml:space="preserve"> και</w:t>
      </w:r>
      <w:r w:rsidRPr="006501DB">
        <w:t xml:space="preserve"> συναισθηματικό </w:t>
      </w:r>
      <w:r w:rsidR="00604CE0" w:rsidRPr="006501DB">
        <w:t>χρωματισμό γύρω</w:t>
      </w:r>
      <w:r w:rsidRPr="006501DB">
        <w:t xml:space="preserve"> από τον δημιουργό</w:t>
      </w:r>
      <w:r w:rsidR="00604CE0" w:rsidRPr="006501DB">
        <w:t>.</w:t>
      </w:r>
      <w:ins w:id="1161" w:author="ΜΗΤΣΕΑΣ ΗΛΙΑΣ" w:date="2025-12-05T12:24:00Z" w16du:dateUtc="2025-12-05T10:24:00Z">
        <w:r w:rsidR="00CA2BA3">
          <w:t xml:space="preserve"> </w:t>
        </w:r>
      </w:ins>
      <w:r w:rsidRPr="006501DB">
        <w:t xml:space="preserve">(Lou &amp; Yuan, 2019). </w:t>
      </w:r>
    </w:p>
    <w:p w14:paraId="67BBA140" w14:textId="77777777" w:rsidR="001632B6" w:rsidRPr="006501DB" w:rsidRDefault="001632B6" w:rsidP="00F90712">
      <w:pPr>
        <w:spacing w:before="120" w:after="120" w:line="360" w:lineRule="auto"/>
        <w:ind w:left="720"/>
        <w:jc w:val="both"/>
      </w:pPr>
      <w:r w:rsidRPr="006501DB">
        <w:t>Ενδεικτικά, ένας διαφανής δείκτης μπορεί να οριστεί ως στάθμιση βασικών διαστάσεων:</w:t>
      </w:r>
    </w:p>
    <w:p w14:paraId="2425FB47" w14:textId="7D6531E0" w:rsidR="00D20C33" w:rsidRPr="006501DB" w:rsidRDefault="00D20C33" w:rsidP="00F90712">
      <w:pPr>
        <w:spacing w:before="120" w:after="120" w:line="360" w:lineRule="auto"/>
        <w:ind w:left="720"/>
        <w:jc w:val="both"/>
        <w:rPr>
          <w:lang w:val="en-US"/>
        </w:rPr>
      </w:pPr>
      <m:oMathPara>
        <m:oMath>
          <m:r>
            <w:rPr>
              <w:rFonts w:ascii="Cambria Math" w:hAnsi="Cambria Math"/>
              <w:lang w:val="en-US"/>
            </w:rPr>
            <m:t>InfluencersScore=w1⋅ER+w2⋅Reach+w3⋅Sentiment+</m:t>
          </m:r>
        </m:oMath>
      </m:oMathPara>
    </w:p>
    <w:p w14:paraId="6025A344" w14:textId="77777777" w:rsidR="00604CE0" w:rsidRPr="006501DB" w:rsidRDefault="00D20C33" w:rsidP="00F90712">
      <w:pPr>
        <w:spacing w:before="120" w:after="120" w:line="360" w:lineRule="auto"/>
        <w:ind w:left="720"/>
        <w:jc w:val="both"/>
        <w:rPr>
          <w:lang w:val="en-US"/>
        </w:rPr>
      </w:pPr>
      <m:oMathPara>
        <m:oMath>
          <m:r>
            <w:rPr>
              <w:rFonts w:ascii="Cambria Math" w:hAnsi="Cambria Math"/>
              <w:lang w:val="en-US"/>
            </w:rPr>
            <m:t>w4⋅BrandFit+w5⋅AudienceQuality</m:t>
          </m:r>
        </m:oMath>
      </m:oMathPara>
    </w:p>
    <w:p w14:paraId="1EF544B1" w14:textId="451C6CD2" w:rsidR="00F90712" w:rsidRPr="00B10853" w:rsidRDefault="001632B6" w:rsidP="00DB5BB0">
      <w:pPr>
        <w:spacing w:before="120" w:after="120" w:line="360" w:lineRule="auto"/>
        <w:ind w:left="720"/>
        <w:jc w:val="both"/>
      </w:pPr>
      <w:r w:rsidRPr="006501DB">
        <w:t xml:space="preserve">όπου ER το engagement rate, </w:t>
      </w:r>
      <w:ins w:id="1162" w:author="ΜΗΤΣΕΑΣ ΗΛΙΑΣ" w:date="2025-12-16T10:34:00Z" w16du:dateUtc="2025-12-16T08:34:00Z">
        <w:r w:rsidR="007C6293">
          <w:rPr>
            <w:lang w:val="en-US"/>
          </w:rPr>
          <w:t>s</w:t>
        </w:r>
      </w:ins>
      <w:del w:id="1163" w:author="ΜΗΤΣΕΑΣ ΗΛΙΑΣ" w:date="2025-12-05T12:24:00Z" w16du:dateUtc="2025-12-05T10:24:00Z">
        <w:r w:rsidRPr="006501DB" w:rsidDel="00CA2BA3">
          <w:delText>S</w:delText>
        </w:r>
      </w:del>
      <w:r w:rsidRPr="006501DB">
        <w:t>entiment ο καθαρός συναισθηματικός τόνος σε σχετικό περιεχόμενο, BrandFit η θεματική</w:t>
      </w:r>
      <w:r w:rsidR="00604CE0" w:rsidRPr="006501DB">
        <w:t xml:space="preserve"> </w:t>
      </w:r>
      <w:r w:rsidRPr="006501DB">
        <w:t xml:space="preserve">συνάφεια και AudienceQuality δείκτες αυθεντικότητας </w:t>
      </w:r>
      <w:r w:rsidR="00604CE0" w:rsidRPr="006501DB">
        <w:t xml:space="preserve">του </w:t>
      </w:r>
      <w:r w:rsidRPr="006501DB">
        <w:t xml:space="preserve">κοινού. Η στάθμιση μπορεί να οριστεί με </w:t>
      </w:r>
      <w:r w:rsidR="00604CE0" w:rsidRPr="006501DB">
        <w:t>ποικίλες</w:t>
      </w:r>
      <w:r w:rsidRPr="006501DB">
        <w:t xml:space="preserve"> μεθόδους ή να μάθει από </w:t>
      </w:r>
      <w:r w:rsidR="00941C87" w:rsidRPr="006501DB">
        <w:t>προγενέστερα</w:t>
      </w:r>
      <w:r w:rsidR="00604CE0" w:rsidRPr="006501DB">
        <w:t xml:space="preserve"> </w:t>
      </w:r>
      <w:r w:rsidRPr="006501DB">
        <w:t>δεδομένα μέσω learning‑to‑rank.</w:t>
      </w:r>
    </w:p>
    <w:p w14:paraId="4258FDBD" w14:textId="77777777" w:rsidR="00604CE0" w:rsidRPr="006501DB" w:rsidRDefault="001632B6" w:rsidP="00F90712">
      <w:pPr>
        <w:pStyle w:val="ae"/>
        <w:numPr>
          <w:ilvl w:val="0"/>
          <w:numId w:val="18"/>
        </w:numPr>
        <w:spacing w:before="120" w:after="120" w:line="360" w:lineRule="auto"/>
        <w:jc w:val="both"/>
        <w:rPr>
          <w:sz w:val="24"/>
          <w:szCs w:val="24"/>
        </w:rPr>
      </w:pPr>
      <w:r w:rsidRPr="006501DB">
        <w:rPr>
          <w:sz w:val="24"/>
          <w:szCs w:val="24"/>
        </w:rPr>
        <w:t xml:space="preserve">Ανάλυση συναισθήματος και ασφάλεια μάρκας. </w:t>
      </w:r>
    </w:p>
    <w:p w14:paraId="6B0B016B" w14:textId="52720728" w:rsidR="00F90712" w:rsidRPr="00DB5BB0" w:rsidRDefault="001632B6" w:rsidP="00DB5BB0">
      <w:pPr>
        <w:spacing w:before="120" w:after="120" w:line="360" w:lineRule="auto"/>
        <w:ind w:left="720"/>
        <w:jc w:val="both"/>
      </w:pPr>
      <w:r w:rsidRPr="006501DB">
        <w:t>Για την</w:t>
      </w:r>
      <w:r w:rsidR="00237A0A" w:rsidRPr="006501DB">
        <w:t xml:space="preserve"> καλύτερη </w:t>
      </w:r>
      <w:r w:rsidRPr="006501DB">
        <w:t xml:space="preserve"> κατανόηση του «πώς βίωσε» το κοινό τη σχέση με τον </w:t>
      </w:r>
      <w:r w:rsidR="003B5AD5">
        <w:t>influencer</w:t>
      </w:r>
      <w:r w:rsidRPr="006501DB">
        <w:t xml:space="preserve"> ή μια καμπάνια, εφαρμόζονται τεχνικές ανάλυσης συναισθήματος </w:t>
      </w:r>
      <w:r w:rsidR="00237A0A" w:rsidRPr="006501DB">
        <w:t xml:space="preserve">στις </w:t>
      </w:r>
      <w:r w:rsidRPr="006501DB">
        <w:t>αναρτήσ</w:t>
      </w:r>
      <w:r w:rsidR="001B2C33">
        <w:t>εις</w:t>
      </w:r>
      <w:r w:rsidRPr="006501DB">
        <w:t xml:space="preserve"> και</w:t>
      </w:r>
      <w:r w:rsidR="00237A0A" w:rsidRPr="006501DB">
        <w:t xml:space="preserve"> τα σχόλια</w:t>
      </w:r>
      <w:r w:rsidRPr="006501DB">
        <w:t xml:space="preserve"> </w:t>
      </w:r>
      <w:r w:rsidR="00237A0A" w:rsidRPr="006501DB">
        <w:t>των δημοσιεύσεων</w:t>
      </w:r>
      <w:r w:rsidRPr="006501DB">
        <w:t xml:space="preserve">. </w:t>
      </w:r>
      <w:ins w:id="1164" w:author="ΜΗΤΣΕΑΣ ΗΛΙΑΣ" w:date="2025-12-05T12:25:00Z" w16du:dateUtc="2025-12-05T10:25:00Z">
        <w:r w:rsidR="00CA2BA3">
          <w:t>Έχουν αφετηρία</w:t>
        </w:r>
      </w:ins>
      <w:del w:id="1165" w:author="ΜΗΤΣΕΑΣ ΗΛΙΑΣ" w:date="2025-12-05T12:25:00Z" w16du:dateUtc="2025-12-05T10:25:00Z">
        <w:r w:rsidRPr="006501DB" w:rsidDel="00CA2BA3">
          <w:delText>Ξεκιν</w:delText>
        </w:r>
        <w:r w:rsidR="00237A0A" w:rsidRPr="006501DB" w:rsidDel="00CA2BA3">
          <w:delText>άνε</w:delText>
        </w:r>
      </w:del>
      <w:r w:rsidR="00237A0A" w:rsidRPr="006501DB">
        <w:t xml:space="preserve"> από απλές</w:t>
      </w:r>
      <w:r w:rsidRPr="006501DB">
        <w:t xml:space="preserve"> λεξικογραφικές </w:t>
      </w:r>
      <w:r w:rsidR="00941C87" w:rsidRPr="006501DB">
        <w:t>μέθοδούς</w:t>
      </w:r>
      <w:r w:rsidRPr="006501DB">
        <w:t xml:space="preserve"> (π.χ. VADER) και εκτείνονται σε </w:t>
      </w:r>
      <w:r w:rsidR="00237A0A" w:rsidRPr="006501DB">
        <w:t>πολυπλοκότερα</w:t>
      </w:r>
      <w:r w:rsidRPr="006501DB">
        <w:t xml:space="preserve"> μοντέλα</w:t>
      </w:r>
      <w:r w:rsidR="00237A0A" w:rsidRPr="006501DB">
        <w:t xml:space="preserve">, </w:t>
      </w:r>
      <w:r w:rsidRPr="006501DB">
        <w:t xml:space="preserve">με προσαρμογή στο ύφος των </w:t>
      </w:r>
      <w:r w:rsidR="00B82ADF">
        <w:t xml:space="preserve">μέσων </w:t>
      </w:r>
      <w:r w:rsidR="003B5AD5">
        <w:t>κοινωνικ</w:t>
      </w:r>
      <w:r w:rsidR="00B82ADF">
        <w:t>ής</w:t>
      </w:r>
      <w:r w:rsidR="003B5AD5">
        <w:t xml:space="preserve"> </w:t>
      </w:r>
      <w:r w:rsidR="00B82ADF">
        <w:t>δικτύωσης που αναφέρονται</w:t>
      </w:r>
      <w:r w:rsidR="00237A0A" w:rsidRPr="006501DB">
        <w:t>.</w:t>
      </w:r>
      <w:r w:rsidRPr="006501DB">
        <w:t xml:space="preserve"> Παράλληλα εφαρμόζονται ταξινομητές τοξικότητας/μίσους και φίλτρα</w:t>
      </w:r>
      <w:r w:rsidR="00B63CF9" w:rsidRPr="00B82ADF">
        <w:t xml:space="preserve"> </w:t>
      </w:r>
      <w:r w:rsidR="00B63CF9">
        <w:t>προστασίας της επωνυμίας</w:t>
      </w:r>
      <w:r w:rsidR="00B63CF9" w:rsidRPr="00B82ADF">
        <w:t xml:space="preserve"> </w:t>
      </w:r>
      <w:r w:rsidR="00B82ADF">
        <w:t>(</w:t>
      </w:r>
      <w:r w:rsidRPr="006501DB">
        <w:t>brand safety</w:t>
      </w:r>
      <w:r w:rsidR="00B82ADF">
        <w:t>)</w:t>
      </w:r>
      <w:r w:rsidRPr="006501DB">
        <w:t xml:space="preserve"> για τον έγκαιρο εντοπισμό κινδύνων.</w:t>
      </w:r>
      <w:r w:rsidR="00237A0A" w:rsidRPr="006501DB">
        <w:t xml:space="preserve"> (Cambria et al., 2013; Pang &amp; Lee, 2008; Devlin et al., 2019; Kim, 2014).</w:t>
      </w:r>
    </w:p>
    <w:p w14:paraId="204243D5" w14:textId="77777777" w:rsidR="00237A0A" w:rsidRPr="006501DB" w:rsidRDefault="001632B6" w:rsidP="00F90712">
      <w:pPr>
        <w:pStyle w:val="ae"/>
        <w:numPr>
          <w:ilvl w:val="0"/>
          <w:numId w:val="18"/>
        </w:numPr>
        <w:spacing w:before="120" w:after="120" w:line="360" w:lineRule="auto"/>
        <w:jc w:val="both"/>
        <w:rPr>
          <w:sz w:val="24"/>
          <w:szCs w:val="24"/>
        </w:rPr>
      </w:pPr>
      <w:r w:rsidRPr="006501DB">
        <w:rPr>
          <w:sz w:val="24"/>
          <w:szCs w:val="24"/>
        </w:rPr>
        <w:t xml:space="preserve">Ενεργοποίηση συνεργασιών. </w:t>
      </w:r>
    </w:p>
    <w:p w14:paraId="293113D4" w14:textId="77777777" w:rsidR="00F90712" w:rsidRPr="00B10853" w:rsidRDefault="001632B6" w:rsidP="00DB5BB0">
      <w:pPr>
        <w:spacing w:before="120" w:after="120" w:line="360" w:lineRule="auto"/>
        <w:ind w:left="720"/>
        <w:jc w:val="both"/>
      </w:pPr>
      <w:r w:rsidRPr="006501DB">
        <w:lastRenderedPageBreak/>
        <w:t>Η λειτουργική πλευρά περιλαμβάνει τυποποιημένα briefs, κατευθυντήριες γραμμές περιεχομένου, ροές έγκρισης υλικού και συμβατικές ρυθμίσεις για διαφάνεια (π.χ. σαφή disclosures). Σε ορισμένες περιπτώσεις διερευνώνται έξυπνα συμβόλαια για ασφαλέστερες ροές πληρωμών και τήρηση όρων.</w:t>
      </w:r>
    </w:p>
    <w:p w14:paraId="5AD27080" w14:textId="77777777" w:rsidR="008E6ECA" w:rsidRPr="006501DB" w:rsidRDefault="001632B6" w:rsidP="00F90712">
      <w:pPr>
        <w:pStyle w:val="ae"/>
        <w:numPr>
          <w:ilvl w:val="0"/>
          <w:numId w:val="18"/>
        </w:numPr>
        <w:spacing w:before="120" w:after="120" w:line="360" w:lineRule="auto"/>
        <w:jc w:val="both"/>
        <w:rPr>
          <w:sz w:val="24"/>
          <w:szCs w:val="24"/>
        </w:rPr>
      </w:pPr>
      <w:r w:rsidRPr="006501DB">
        <w:rPr>
          <w:sz w:val="24"/>
          <w:szCs w:val="24"/>
        </w:rPr>
        <w:t xml:space="preserve">Μέτρηση και απόδοση αποτελεσμάτων. </w:t>
      </w:r>
    </w:p>
    <w:p w14:paraId="5632B916" w14:textId="1D91FFF9" w:rsidR="00F90712" w:rsidRPr="00B10853" w:rsidRDefault="001632B6" w:rsidP="00DB5BB0">
      <w:pPr>
        <w:spacing w:before="120" w:after="120" w:line="360" w:lineRule="auto"/>
        <w:ind w:left="720"/>
        <w:jc w:val="both"/>
      </w:pPr>
      <w:r w:rsidRPr="006501DB">
        <w:t>Η αποτίμηση βασίζεται σε</w:t>
      </w:r>
      <w:r w:rsidR="008E6ECA" w:rsidRPr="006501DB">
        <w:t xml:space="preserve"> </w:t>
      </w:r>
      <w:r w:rsidR="00941C87" w:rsidRPr="006501DB">
        <w:t>ένα</w:t>
      </w:r>
      <w:r w:rsidRPr="006501DB">
        <w:t xml:space="preserve"> συνδυασμό </w:t>
      </w:r>
      <w:del w:id="1166" w:author="ΜΗΤΣΕΑΣ ΗΛΙΑΣ" w:date="2025-12-16T10:35:00Z" w16du:dateUtc="2025-12-16T08:35:00Z">
        <w:r w:rsidR="0091361D" w:rsidRPr="00773C19" w:rsidDel="007C6293">
          <w:rPr>
            <w:lang w:eastAsia="en-US"/>
          </w:rPr>
          <w:delText>δείκτών</w:delText>
        </w:r>
      </w:del>
      <w:ins w:id="1167" w:author="ΜΗΤΣΕΑΣ ΗΛΙΑΣ" w:date="2025-12-16T10:35:00Z" w16du:dateUtc="2025-12-16T08:35:00Z">
        <w:r w:rsidR="007C6293" w:rsidRPr="00773C19">
          <w:rPr>
            <w:lang w:eastAsia="en-US"/>
          </w:rPr>
          <w:t>δεικτών</w:t>
        </w:r>
      </w:ins>
      <w:r w:rsidR="0091361D" w:rsidRPr="00773C19">
        <w:rPr>
          <w:lang w:eastAsia="en-US"/>
        </w:rPr>
        <w:t xml:space="preserve"> αλληλεπίδρασης ανά ανάρτηση</w:t>
      </w:r>
      <w:r w:rsidR="0091361D" w:rsidRPr="001C6A6F">
        <w:rPr>
          <w:u w:val="single"/>
          <w:lang w:eastAsia="en-US"/>
        </w:rPr>
        <w:t xml:space="preserve"> </w:t>
      </w:r>
      <w:r w:rsidRPr="006501DB">
        <w:t xml:space="preserve">(ER), απόδοσης κυκλοφορίας (CTR, CPC/CPA), εσόδων και μεταβολών στάσης έναντι </w:t>
      </w:r>
      <w:r w:rsidR="0091361D">
        <w:t>της επωνυμίας</w:t>
      </w:r>
      <w:r w:rsidRPr="006501DB">
        <w:t xml:space="preserve"> πριν</w:t>
      </w:r>
      <w:r w:rsidR="008E6ECA" w:rsidRPr="006501DB">
        <w:t xml:space="preserve"> και </w:t>
      </w:r>
      <w:r w:rsidRPr="006501DB">
        <w:t>μετά την καμπάνια μέσω συναισθηματικής ανάλυσης. Για την απομόνωση της επίδρασης εφαρμόζονται σχήματα απόδοσης και πειραματικές προσεγγίσεις</w:t>
      </w:r>
      <w:r w:rsidR="008E6ECA" w:rsidRPr="006501DB">
        <w:t>,</w:t>
      </w:r>
      <w:r w:rsidRPr="006501DB">
        <w:t xml:space="preserve"> ώστε να τεκμηριώνεται ο πραγματικός αντίκτυπος (Journal of Retailing and Consumer Services, 2019).</w:t>
      </w:r>
    </w:p>
    <w:p w14:paraId="72F371FB" w14:textId="77777777" w:rsidR="008E6ECA" w:rsidRPr="006501DB" w:rsidRDefault="001632B6" w:rsidP="00F90712">
      <w:pPr>
        <w:pStyle w:val="ae"/>
        <w:numPr>
          <w:ilvl w:val="0"/>
          <w:numId w:val="18"/>
        </w:numPr>
        <w:spacing w:before="120" w:after="120" w:line="360" w:lineRule="auto"/>
        <w:jc w:val="both"/>
      </w:pPr>
      <w:r w:rsidRPr="006501DB">
        <w:rPr>
          <w:sz w:val="24"/>
          <w:szCs w:val="24"/>
        </w:rPr>
        <w:t>Βελτιστοποίηση και διακυβέρνηση</w:t>
      </w:r>
      <w:r w:rsidRPr="006501DB">
        <w:t xml:space="preserve">. </w:t>
      </w:r>
    </w:p>
    <w:p w14:paraId="0068A718" w14:textId="4644FB2E" w:rsidR="00F90712" w:rsidRPr="00B10853" w:rsidRDefault="001632B6" w:rsidP="00DB5BB0">
      <w:pPr>
        <w:spacing w:before="120" w:after="120" w:line="360" w:lineRule="auto"/>
        <w:ind w:left="720"/>
        <w:jc w:val="both"/>
      </w:pPr>
      <w:r w:rsidRPr="006501DB">
        <w:t xml:space="preserve">Η διαδικασία κλείνει με </w:t>
      </w:r>
      <w:r w:rsidRPr="00CE5D79">
        <w:t>budget pacing, δοκιμές δημιουργικού (A/B), ρύθμιση συχνότητας και human‑in‑the‑loop επιμέλεια για κρίσιμες επιλογές.</w:t>
      </w:r>
      <w:r w:rsidRPr="006501DB">
        <w:t xml:space="preserve"> Η συμμόρφωση με κανονιστικά πλαίσια GDPR</w:t>
      </w:r>
      <w:r w:rsidR="008E6ECA" w:rsidRPr="006501DB">
        <w:t xml:space="preserve"> και τους </w:t>
      </w:r>
      <w:r w:rsidRPr="006501DB">
        <w:t>όρο</w:t>
      </w:r>
      <w:r w:rsidR="008E6ECA" w:rsidRPr="006501DB">
        <w:t>υς χρήσης των εκάστοτε</w:t>
      </w:r>
      <w:r w:rsidRPr="006501DB">
        <w:t xml:space="preserve"> πλατφορμών</w:t>
      </w:r>
      <w:r w:rsidR="008E6ECA" w:rsidRPr="006501DB">
        <w:t>,</w:t>
      </w:r>
      <w:r w:rsidRPr="006501DB">
        <w:t xml:space="preserve"> </w:t>
      </w:r>
      <w:r w:rsidR="008E6ECA" w:rsidRPr="006501DB">
        <w:t xml:space="preserve">καθώς </w:t>
      </w:r>
      <w:r w:rsidRPr="006501DB">
        <w:t xml:space="preserve">και η διαφάνεια στην αιτιολόγηση των βαθμολογιών θεωρούνται </w:t>
      </w:r>
      <w:r w:rsidR="00941C87" w:rsidRPr="006501DB">
        <w:t>προαπαιτούμε</w:t>
      </w:r>
      <w:del w:id="1168" w:author="ΜΗΤΣΕΑΣ ΗΛΙΑΣ" w:date="2025-12-05T12:26:00Z" w16du:dateUtc="2025-12-05T10:26:00Z">
        <w:r w:rsidR="00941C87" w:rsidRPr="006501DB" w:rsidDel="00CA2BA3">
          <w:delText xml:space="preserve"> </w:delText>
        </w:r>
      </w:del>
      <w:r w:rsidR="00941C87" w:rsidRPr="006501DB">
        <w:t>να</w:t>
      </w:r>
      <w:r w:rsidRPr="006501DB">
        <w:t xml:space="preserve"> καλής πρακτικής.</w:t>
      </w:r>
    </w:p>
    <w:p w14:paraId="49DEEF67" w14:textId="77777777" w:rsidR="008E6ECA" w:rsidRPr="00444DF3" w:rsidRDefault="001632B6" w:rsidP="00F90712">
      <w:pPr>
        <w:pStyle w:val="ae"/>
        <w:numPr>
          <w:ilvl w:val="0"/>
          <w:numId w:val="18"/>
        </w:numPr>
        <w:spacing w:before="120" w:after="120" w:line="360" w:lineRule="auto"/>
        <w:jc w:val="both"/>
        <w:rPr>
          <w:sz w:val="24"/>
          <w:szCs w:val="24"/>
        </w:rPr>
      </w:pPr>
      <w:r w:rsidRPr="006501DB">
        <w:rPr>
          <w:sz w:val="24"/>
          <w:szCs w:val="24"/>
        </w:rPr>
        <w:t xml:space="preserve">Περιορισμοί και προκλήσεις. </w:t>
      </w:r>
    </w:p>
    <w:p w14:paraId="0893184A" w14:textId="35EE1A83" w:rsidR="00F90712" w:rsidRPr="00DB5BB0" w:rsidRDefault="00444DF3" w:rsidP="00DB5BB0">
      <w:pPr>
        <w:pStyle w:val="ae"/>
        <w:spacing w:before="120" w:after="120" w:line="360" w:lineRule="auto"/>
        <w:jc w:val="both"/>
        <w:rPr>
          <w:sz w:val="24"/>
          <w:szCs w:val="24"/>
        </w:rPr>
      </w:pPr>
      <w:r w:rsidRPr="00444DF3">
        <w:rPr>
          <w:sz w:val="24"/>
          <w:szCs w:val="24"/>
        </w:rPr>
        <w:t>Παρά τις δυνατότητες που προσφέρουν, οι υφιστάμενες πλατφόρμες παρουσιάζουν σημαντικούς περιορισμούς</w:t>
      </w:r>
      <w:r>
        <w:rPr>
          <w:sz w:val="24"/>
          <w:szCs w:val="24"/>
        </w:rPr>
        <w:t xml:space="preserve">. Η </w:t>
      </w:r>
      <w:del w:id="1169" w:author="ΜΗΤΣΕΑΣ ΗΛΙΑΣ" w:date="2025-12-16T10:35:00Z" w16du:dateUtc="2025-12-16T08:35:00Z">
        <w:r w:rsidDel="007C6293">
          <w:rPr>
            <w:sz w:val="24"/>
            <w:szCs w:val="24"/>
          </w:rPr>
          <w:delText>ε</w:delText>
        </w:r>
        <w:r w:rsidRPr="00444DF3" w:rsidDel="007C6293">
          <w:rPr>
            <w:sz w:val="24"/>
            <w:szCs w:val="24"/>
          </w:rPr>
          <w:delText>λλειψη</w:delText>
        </w:r>
      </w:del>
      <w:ins w:id="1170" w:author="ΜΗΤΣΕΑΣ ΗΛΙΑΣ" w:date="2025-12-16T10:35:00Z" w16du:dateUtc="2025-12-16T08:35:00Z">
        <w:r w:rsidR="007C6293">
          <w:rPr>
            <w:sz w:val="24"/>
            <w:szCs w:val="24"/>
          </w:rPr>
          <w:t>έ</w:t>
        </w:r>
        <w:r w:rsidR="007C6293" w:rsidRPr="00444DF3">
          <w:rPr>
            <w:sz w:val="24"/>
            <w:szCs w:val="24"/>
          </w:rPr>
          <w:t>λλειψη</w:t>
        </w:r>
      </w:ins>
      <w:r w:rsidRPr="00444DF3">
        <w:rPr>
          <w:sz w:val="24"/>
          <w:szCs w:val="24"/>
        </w:rPr>
        <w:t xml:space="preserve"> </w:t>
      </w:r>
      <w:r>
        <w:rPr>
          <w:sz w:val="24"/>
          <w:szCs w:val="24"/>
        </w:rPr>
        <w:t>δ</w:t>
      </w:r>
      <w:r w:rsidRPr="00444DF3">
        <w:rPr>
          <w:sz w:val="24"/>
          <w:szCs w:val="24"/>
        </w:rPr>
        <w:t xml:space="preserve">ιαφάνειας </w:t>
      </w:r>
      <w:r>
        <w:rPr>
          <w:sz w:val="24"/>
          <w:szCs w:val="24"/>
        </w:rPr>
        <w:t>στο</w:t>
      </w:r>
      <w:r w:rsidRPr="00444DF3">
        <w:rPr>
          <w:sz w:val="24"/>
          <w:szCs w:val="24"/>
        </w:rPr>
        <w:t xml:space="preserve"> τρόπος υπολογισμού των βαθμολογιών και των προτάσεων συχνά δεν είναι διαφανής, δυσκολεύοντας τις επιχειρήσεις και τους </w:t>
      </w:r>
      <w:r w:rsidR="00DF3150">
        <w:rPr>
          <w:sz w:val="24"/>
          <w:szCs w:val="24"/>
          <w:lang w:val="en-US"/>
        </w:rPr>
        <w:t>influencers</w:t>
      </w:r>
      <w:r w:rsidR="00145559" w:rsidRPr="0091361D">
        <w:rPr>
          <w:sz w:val="24"/>
          <w:szCs w:val="24"/>
        </w:rPr>
        <w:t xml:space="preserve"> </w:t>
      </w:r>
      <w:r w:rsidRPr="00444DF3">
        <w:rPr>
          <w:sz w:val="24"/>
          <w:szCs w:val="24"/>
        </w:rPr>
        <w:t xml:space="preserve">να κατανοήσουν </w:t>
      </w:r>
      <w:ins w:id="1171" w:author="ΜΗΤΣΕΑΣ ΗΛΙΑΣ" w:date="2025-12-05T12:27:00Z" w16du:dateUtc="2025-12-05T10:27:00Z">
        <w:r w:rsidR="0078247E">
          <w:rPr>
            <w:sz w:val="24"/>
            <w:szCs w:val="24"/>
          </w:rPr>
          <w:t>σε βάθος</w:t>
        </w:r>
      </w:ins>
      <w:del w:id="1172" w:author="ΜΗΤΣΕΑΣ ΗΛΙΑΣ" w:date="2025-12-05T12:27:00Z" w16du:dateUtc="2025-12-05T10:27:00Z">
        <w:r w:rsidRPr="00444DF3" w:rsidDel="0078247E">
          <w:rPr>
            <w:sz w:val="24"/>
            <w:szCs w:val="24"/>
          </w:rPr>
          <w:delText>πλήρως</w:delText>
        </w:r>
      </w:del>
      <w:r w:rsidRPr="00444DF3">
        <w:rPr>
          <w:sz w:val="24"/>
          <w:szCs w:val="24"/>
        </w:rPr>
        <w:t xml:space="preserve"> τις αποφάσεις του συστήματος.</w:t>
      </w:r>
      <w:r>
        <w:rPr>
          <w:sz w:val="24"/>
          <w:szCs w:val="24"/>
        </w:rPr>
        <w:t xml:space="preserve"> Η π</w:t>
      </w:r>
      <w:r w:rsidRPr="00444DF3">
        <w:rPr>
          <w:sz w:val="24"/>
          <w:szCs w:val="24"/>
        </w:rPr>
        <w:t xml:space="preserve">εριορισμένη </w:t>
      </w:r>
      <w:r>
        <w:rPr>
          <w:sz w:val="24"/>
          <w:szCs w:val="24"/>
        </w:rPr>
        <w:t>α</w:t>
      </w:r>
      <w:r w:rsidRPr="00444DF3">
        <w:rPr>
          <w:sz w:val="24"/>
          <w:szCs w:val="24"/>
        </w:rPr>
        <w:t xml:space="preserve">νάλυση </w:t>
      </w:r>
      <w:r>
        <w:rPr>
          <w:sz w:val="24"/>
          <w:szCs w:val="24"/>
        </w:rPr>
        <w:t>σ</w:t>
      </w:r>
      <w:r w:rsidRPr="00444DF3">
        <w:rPr>
          <w:sz w:val="24"/>
          <w:szCs w:val="24"/>
        </w:rPr>
        <w:t>υναισθήματος</w:t>
      </w:r>
      <w:r>
        <w:rPr>
          <w:sz w:val="24"/>
          <w:szCs w:val="24"/>
        </w:rPr>
        <w:t>, δηλαδή</w:t>
      </w:r>
      <w:r w:rsidRPr="00444DF3">
        <w:rPr>
          <w:sz w:val="24"/>
          <w:szCs w:val="24"/>
        </w:rPr>
        <w:t xml:space="preserve"> </w:t>
      </w:r>
      <w:r>
        <w:rPr>
          <w:sz w:val="24"/>
          <w:szCs w:val="24"/>
        </w:rPr>
        <w:t>η</w:t>
      </w:r>
      <w:r w:rsidRPr="00444DF3">
        <w:rPr>
          <w:sz w:val="24"/>
          <w:szCs w:val="24"/>
        </w:rPr>
        <w:t xml:space="preserve"> ποσοτικοποίηση του πραγματικού συναισθηματικού αντίκτυπου παραμένει περιορισμένη, ιδιαίτερα για περιεχόμενο στα Ελληνικά.</w:t>
      </w:r>
      <w:r>
        <w:rPr>
          <w:sz w:val="24"/>
          <w:szCs w:val="24"/>
        </w:rPr>
        <w:t xml:space="preserve"> Η </w:t>
      </w:r>
      <w:r w:rsidR="00B2680C">
        <w:rPr>
          <w:sz w:val="24"/>
          <w:szCs w:val="24"/>
        </w:rPr>
        <w:t>ε</w:t>
      </w:r>
      <w:r w:rsidRPr="00444DF3">
        <w:rPr>
          <w:sz w:val="24"/>
          <w:szCs w:val="24"/>
        </w:rPr>
        <w:t xml:space="preserve">ξάρτηση από </w:t>
      </w:r>
      <w:r w:rsidR="0091361D">
        <w:rPr>
          <w:sz w:val="24"/>
          <w:szCs w:val="24"/>
        </w:rPr>
        <w:t>διεπαφές</w:t>
      </w:r>
      <w:ins w:id="1173" w:author="ΜΗΤΣΕΑΣ ΗΛΙΑΣ" w:date="2025-12-05T12:27:00Z" w16du:dateUtc="2025-12-05T10:27:00Z">
        <w:r w:rsidR="0078247E">
          <w:rPr>
            <w:sz w:val="24"/>
            <w:szCs w:val="24"/>
          </w:rPr>
          <w:t>,</w:t>
        </w:r>
      </w:ins>
      <w:r w:rsidRPr="00444DF3">
        <w:rPr>
          <w:sz w:val="24"/>
          <w:szCs w:val="24"/>
        </w:rPr>
        <w:t xml:space="preserve"> </w:t>
      </w:r>
      <w:r w:rsidR="0091361D">
        <w:rPr>
          <w:sz w:val="24"/>
          <w:szCs w:val="24"/>
        </w:rPr>
        <w:t>καθώς και</w:t>
      </w:r>
      <w:r>
        <w:rPr>
          <w:sz w:val="24"/>
          <w:szCs w:val="24"/>
        </w:rPr>
        <w:t xml:space="preserve"> τις </w:t>
      </w:r>
      <w:r w:rsidRPr="00444DF3">
        <w:rPr>
          <w:sz w:val="24"/>
          <w:szCs w:val="24"/>
        </w:rPr>
        <w:t xml:space="preserve"> </w:t>
      </w:r>
      <w:r>
        <w:rPr>
          <w:sz w:val="24"/>
          <w:szCs w:val="24"/>
        </w:rPr>
        <w:t>π</w:t>
      </w:r>
      <w:r w:rsidRPr="00444DF3">
        <w:rPr>
          <w:sz w:val="24"/>
          <w:szCs w:val="24"/>
        </w:rPr>
        <w:t xml:space="preserve">ολιτικές </w:t>
      </w:r>
      <w:r>
        <w:rPr>
          <w:sz w:val="24"/>
          <w:szCs w:val="24"/>
        </w:rPr>
        <w:t>π</w:t>
      </w:r>
      <w:r w:rsidRPr="00444DF3">
        <w:rPr>
          <w:sz w:val="24"/>
          <w:szCs w:val="24"/>
        </w:rPr>
        <w:t xml:space="preserve">λατφορμών περιορίζεται από τις πολιτικές πρόσβασης και τα όρια χρήσης των </w:t>
      </w:r>
      <w:r w:rsidR="0091361D">
        <w:rPr>
          <w:sz w:val="24"/>
          <w:szCs w:val="24"/>
        </w:rPr>
        <w:t>διεπαφών</w:t>
      </w:r>
      <w:r w:rsidRPr="00444DF3">
        <w:rPr>
          <w:sz w:val="24"/>
          <w:szCs w:val="24"/>
        </w:rPr>
        <w:t xml:space="preserve"> των κοινωνικών δικτύων, που συχνά αλλάζουν.</w:t>
      </w:r>
      <w:r>
        <w:rPr>
          <w:sz w:val="24"/>
          <w:szCs w:val="24"/>
        </w:rPr>
        <w:t xml:space="preserve"> Τέλος η μ</w:t>
      </w:r>
      <w:r w:rsidRPr="00444DF3">
        <w:rPr>
          <w:sz w:val="24"/>
          <w:szCs w:val="24"/>
        </w:rPr>
        <w:t xml:space="preserve">η </w:t>
      </w:r>
      <w:r>
        <w:rPr>
          <w:sz w:val="24"/>
          <w:szCs w:val="24"/>
        </w:rPr>
        <w:t>δ</w:t>
      </w:r>
      <w:r w:rsidRPr="00444DF3">
        <w:rPr>
          <w:sz w:val="24"/>
          <w:szCs w:val="24"/>
        </w:rPr>
        <w:t xml:space="preserve">ιαθεσιμότητα για </w:t>
      </w:r>
      <w:r>
        <w:rPr>
          <w:sz w:val="24"/>
          <w:szCs w:val="24"/>
        </w:rPr>
        <w:t>μ</w:t>
      </w:r>
      <w:r w:rsidRPr="00444DF3">
        <w:rPr>
          <w:sz w:val="24"/>
          <w:szCs w:val="24"/>
        </w:rPr>
        <w:t xml:space="preserve">ικρές </w:t>
      </w:r>
      <w:r>
        <w:rPr>
          <w:sz w:val="24"/>
          <w:szCs w:val="24"/>
        </w:rPr>
        <w:t>α</w:t>
      </w:r>
      <w:r w:rsidRPr="00444DF3">
        <w:rPr>
          <w:sz w:val="24"/>
          <w:szCs w:val="24"/>
        </w:rPr>
        <w:t>γορές</w:t>
      </w:r>
      <w:r w:rsidR="0091361D">
        <w:rPr>
          <w:sz w:val="24"/>
          <w:szCs w:val="24"/>
        </w:rPr>
        <w:t>,</w:t>
      </w:r>
      <w:r>
        <w:rPr>
          <w:sz w:val="24"/>
          <w:szCs w:val="24"/>
        </w:rPr>
        <w:t xml:space="preserve"> καθώς π</w:t>
      </w:r>
      <w:r w:rsidRPr="00444DF3">
        <w:rPr>
          <w:sz w:val="24"/>
          <w:szCs w:val="24"/>
        </w:rPr>
        <w:t>ολλές διεθνείς πλατφόρμες δεν προσφέρουν επαρκή υποστήριξη για τοπικό περιεχόμενο (π.χ. ελληνικά) ή δεν απευθύνονται στη βελτιστοποίηση για μικρότερες, τοπικές αγορές.</w:t>
      </w:r>
    </w:p>
    <w:p w14:paraId="0E1796E4" w14:textId="77777777" w:rsidR="001632B6" w:rsidRPr="006501DB" w:rsidRDefault="001632B6" w:rsidP="00B472E7">
      <w:pPr>
        <w:spacing w:before="120" w:after="120" w:line="360" w:lineRule="auto"/>
        <w:jc w:val="both"/>
      </w:pPr>
      <w:r w:rsidRPr="006501DB">
        <w:lastRenderedPageBreak/>
        <w:t>Συνολικά, η επικρατούσα</w:t>
      </w:r>
      <w:r w:rsidR="008E6ECA" w:rsidRPr="006501DB">
        <w:t xml:space="preserve"> τεχνική</w:t>
      </w:r>
      <w:r w:rsidRPr="006501DB">
        <w:t xml:space="preserve"> αντιμετώπιση </w:t>
      </w:r>
      <w:r w:rsidR="008E6ECA" w:rsidRPr="006501DB">
        <w:t>στηρίζεται</w:t>
      </w:r>
      <w:r w:rsidRPr="006501DB">
        <w:t xml:space="preserve"> στη συστηματική αξιοποίηση δεδομένων και σε τεχνικές NLP για την ενίσχυση της αντιστοίχισης και της μέτρησης. Η παρούσα εργασία υιοθετεί αυτή τη λογική, δίνει ιδιαίτερη έμφαση στην ανάλυση συναισθήματος και στον σύνθετο δείκτη αξιολόγησης, και στοχεύει σε πρακτική, διαφανή υλοποίηση που μπορεί να λειτουργήσει σ</w:t>
      </w:r>
      <w:r w:rsidR="008E6ECA" w:rsidRPr="006501DB">
        <w:t>το εγχώριο</w:t>
      </w:r>
      <w:r w:rsidRPr="006501DB">
        <w:t xml:space="preserve"> περιεχόμενο</w:t>
      </w:r>
      <w:r w:rsidR="008E6ECA" w:rsidRPr="006501DB">
        <w:t>.</w:t>
      </w:r>
    </w:p>
    <w:p w14:paraId="3A0471A9" w14:textId="0B1CC96D" w:rsidR="009C4239" w:rsidRPr="00E924AC" w:rsidRDefault="00A16A89" w:rsidP="009C4239">
      <w:pPr>
        <w:spacing w:before="120" w:after="120" w:line="360" w:lineRule="auto"/>
        <w:jc w:val="both"/>
      </w:pPr>
      <w:r w:rsidRPr="006501DB">
        <w:t xml:space="preserve">Συνοψίζοντας, </w:t>
      </w:r>
      <w:r w:rsidR="009C4239">
        <w:t>σ</w:t>
      </w:r>
      <w:r w:rsidR="009C4239" w:rsidRPr="009C4239">
        <w:t xml:space="preserve">την ψηφιακή εποχή, οι πλατφόρμες κοινωνικής δικτύωσης όπως το </w:t>
      </w:r>
      <w:r w:rsidR="009C4239" w:rsidRPr="009C4239">
        <w:rPr>
          <w:lang w:val="en-US"/>
        </w:rPr>
        <w:t>Instagram</w:t>
      </w:r>
      <w:r w:rsidR="009C4239" w:rsidRPr="009C4239">
        <w:t xml:space="preserve">, το </w:t>
      </w:r>
      <w:r w:rsidR="009C4239" w:rsidRPr="009C4239">
        <w:rPr>
          <w:lang w:val="en-US"/>
        </w:rPr>
        <w:t>Facebook</w:t>
      </w:r>
      <w:r w:rsidR="009C4239" w:rsidRPr="009C4239">
        <w:t xml:space="preserve"> και το </w:t>
      </w:r>
      <w:r w:rsidR="009C4239" w:rsidRPr="009C4239">
        <w:rPr>
          <w:lang w:val="en-US"/>
        </w:rPr>
        <w:t>TikTok</w:t>
      </w:r>
      <w:r w:rsidR="009C4239" w:rsidRPr="009C4239">
        <w:t xml:space="preserve"> δεν είναι μόνο χώροι ατομικής έκφρασης αλλά και αποτελεσματικά εργαλεία προώθησης προϊόντων. Οι πλατφόρμες αυτές παρέχουν στους </w:t>
      </w:r>
      <w:r w:rsidR="00DF3150">
        <w:rPr>
          <w:lang w:val="en-US"/>
        </w:rPr>
        <w:t>influencers</w:t>
      </w:r>
      <w:r w:rsidR="009C4239" w:rsidRPr="009C4239">
        <w:t xml:space="preserve"> την ευκαιρία να δημιουργούν περιεχόμενο που μπορεί να φτάσει εκατομμύρια χρήστες σε παγκόσμια κλίμακα.</w:t>
      </w:r>
    </w:p>
    <w:p w14:paraId="57892926" w14:textId="69CED494" w:rsidR="00C75F5C" w:rsidRPr="00C75F5C" w:rsidRDefault="00C75F5C" w:rsidP="009C4239">
      <w:pPr>
        <w:spacing w:before="120" w:after="120" w:line="360" w:lineRule="auto"/>
        <w:jc w:val="both"/>
      </w:pPr>
      <w:r w:rsidRPr="00C75F5C">
        <w:t xml:space="preserve">Ένα χαρακτηριστικό παράδειγμα που καταδεικνύει τη δυναμική των </w:t>
      </w:r>
      <w:r w:rsidR="00DF3150">
        <w:t>influencers</w:t>
      </w:r>
      <w:r w:rsidRPr="00C75F5C">
        <w:t xml:space="preserve"> είναι η συνεργασία που πραγματοποίησε η διάσημη επιχείρηση καλλυντικών, Fenty Beauty, με </w:t>
      </w:r>
      <w:r w:rsidR="00DF3150">
        <w:t>influencers</w:t>
      </w:r>
      <w:r w:rsidRPr="00C75F5C">
        <w:t xml:space="preserve"> στο Instagram για την προώθηση της σειράς προϊόντων της. Σε αυτή τη στρατηγική, η εταιρεία επέλεξε </w:t>
      </w:r>
      <w:r w:rsidR="00DF3150">
        <w:t>influencers</w:t>
      </w:r>
      <w:r w:rsidRPr="00C75F5C">
        <w:t xml:space="preserve"> από διαφορετικά υπόβαθρα και εθνοτικές καταβολές, κάτι που ενίσχυσε την προσβασιμότητα και την αναγνωρισιμότητα </w:t>
      </w:r>
      <w:r w:rsidR="0091361D">
        <w:t>της επωνυμίας (</w:t>
      </w:r>
      <w:r w:rsidR="0091361D">
        <w:rPr>
          <w:lang w:val="en-US"/>
        </w:rPr>
        <w:t>brand</w:t>
      </w:r>
      <w:r w:rsidR="0091361D" w:rsidRPr="00906D38">
        <w:t>)</w:t>
      </w:r>
      <w:r w:rsidRPr="00C75F5C">
        <w:t>, αναδεικνύοντας την ιδιαίτερα θετική ανταπόκριση του κοινού και την αύξηση των πωλήσεων της σειράς.</w:t>
      </w:r>
    </w:p>
    <w:p w14:paraId="43FC7EF5" w14:textId="77E96F88" w:rsidR="00D20C33" w:rsidRPr="00C07B77" w:rsidRDefault="009C4239" w:rsidP="00B472E7">
      <w:pPr>
        <w:spacing w:before="120" w:after="120" w:line="360" w:lineRule="auto"/>
        <w:jc w:val="both"/>
      </w:pPr>
      <w:r w:rsidRPr="009C4239">
        <w:t xml:space="preserve">Οι εφαρμογές που αφορούν τη βελτιστοποίηση των καταναλωτικών σχέσεων με </w:t>
      </w:r>
      <w:r w:rsidR="00DF3150">
        <w:rPr>
          <w:lang w:val="en-US"/>
        </w:rPr>
        <w:t>influencers</w:t>
      </w:r>
      <w:r w:rsidRPr="009C4239">
        <w:t xml:space="preserve"> είναι επίσης πολύτιμες. Εφαρμογές όπως το </w:t>
      </w:r>
      <w:r w:rsidRPr="009C4239">
        <w:rPr>
          <w:b/>
          <w:bCs/>
          <w:lang w:val="en-US"/>
        </w:rPr>
        <w:t>AspireIQ</w:t>
      </w:r>
      <w:r w:rsidRPr="009C4239">
        <w:t xml:space="preserve"> και το </w:t>
      </w:r>
      <w:r w:rsidRPr="009C4239">
        <w:rPr>
          <w:b/>
          <w:bCs/>
          <w:lang w:val="en-US"/>
        </w:rPr>
        <w:t>Upfluence</w:t>
      </w:r>
      <w:r w:rsidRPr="009C4239">
        <w:t xml:space="preserve"> χρησιμοποιούν αλγόριθμους για την ανάλυση </w:t>
      </w:r>
      <w:r w:rsidR="0091361D">
        <w:t>της αλληλεπίδρασης</w:t>
      </w:r>
      <w:r w:rsidRPr="009C4239">
        <w:t xml:space="preserve"> και της απήχησης κάθε </w:t>
      </w:r>
      <w:r w:rsidRPr="009C4239">
        <w:rPr>
          <w:lang w:val="en-US"/>
        </w:rPr>
        <w:t>influencer</w:t>
      </w:r>
      <w:r w:rsidRPr="009C4239">
        <w:t xml:space="preserve">, επιτρέποντας στις επιχειρήσεις να επιλέξουν συνεργάτες που ευθυγραμμίζονται με τις στρατηγικές τους. Αυτές οι πλατφόρμες προσφέρουν δεδομένα σχετικά με τη δημοτικότητα, την αυθεντικότητα και την επιδραστικότητα των </w:t>
      </w:r>
      <w:r w:rsidR="00DF3150">
        <w:rPr>
          <w:lang w:val="en-US"/>
        </w:rPr>
        <w:t>influencers</w:t>
      </w:r>
      <w:r w:rsidRPr="009C4239">
        <w:t xml:space="preserve">, τα οποία είναι κρίσιμα για την λήψη αποφάσεων σχετικά με τις καμπάνιες </w:t>
      </w:r>
      <w:r w:rsidRPr="009C4239">
        <w:rPr>
          <w:lang w:val="en-US"/>
        </w:rPr>
        <w:t>marketing</w:t>
      </w:r>
      <w:r w:rsidRPr="009C4239">
        <w:t xml:space="preserve">, προάγοντας </w:t>
      </w:r>
      <w:ins w:id="1174" w:author="ΜΗΤΣΕΑΣ ΗΛΙΑΣ" w:date="2025-12-05T12:30:00Z" w16du:dateUtc="2025-12-05T10:30:00Z">
        <w:r w:rsidR="0078247E">
          <w:t>με αυτό το τρόπο</w:t>
        </w:r>
      </w:ins>
      <w:del w:id="1175" w:author="ΜΗΤΣΕΑΣ ΗΛΙΑΣ" w:date="2025-12-05T12:30:00Z" w16du:dateUtc="2025-12-05T10:30:00Z">
        <w:r w:rsidRPr="009C4239" w:rsidDel="0078247E">
          <w:delText>έτσι</w:delText>
        </w:r>
      </w:del>
      <w:r w:rsidRPr="009C4239">
        <w:t xml:space="preserve"> τη στρατηγική στόχευση</w:t>
      </w:r>
      <w:del w:id="1176" w:author="ΜΗΤΣΕΑΣ ΗΛΙΑΣ" w:date="2025-12-05T12:30:00Z" w16du:dateUtc="2025-12-05T10:30:00Z">
        <w:r w:rsidRPr="009C4239" w:rsidDel="0078247E">
          <w:delText>ς</w:delText>
        </w:r>
      </w:del>
      <w:r w:rsidRPr="009C4239">
        <w:t xml:space="preserve"> και τα ποσοστά απόδοσης επένδυσης (</w:t>
      </w:r>
      <w:r w:rsidRPr="009C4239">
        <w:rPr>
          <w:lang w:val="en-US"/>
        </w:rPr>
        <w:t>ROI</w:t>
      </w:r>
      <w:r w:rsidRPr="009C4239">
        <w:t>).</w:t>
      </w:r>
    </w:p>
    <w:tbl>
      <w:tblPr>
        <w:tblStyle w:val="a9"/>
        <w:tblW w:w="0" w:type="auto"/>
        <w:jc w:val="center"/>
        <w:tblLook w:val="04A0" w:firstRow="1" w:lastRow="0" w:firstColumn="1" w:lastColumn="0" w:noHBand="0" w:noVBand="1"/>
      </w:tblPr>
      <w:tblGrid>
        <w:gridCol w:w="1446"/>
        <w:gridCol w:w="2787"/>
        <w:gridCol w:w="1792"/>
        <w:gridCol w:w="1141"/>
        <w:gridCol w:w="1403"/>
      </w:tblGrid>
      <w:tr w:rsidR="00D20C33" w:rsidRPr="006501DB" w14:paraId="413A359A" w14:textId="77777777" w:rsidTr="00DF7AF0">
        <w:trPr>
          <w:jc w:val="center"/>
        </w:trPr>
        <w:tc>
          <w:tcPr>
            <w:tcW w:w="1446" w:type="dxa"/>
          </w:tcPr>
          <w:p w14:paraId="489F42E9" w14:textId="77777777" w:rsidR="00D20C33" w:rsidRPr="006501DB" w:rsidRDefault="00D20C33" w:rsidP="00B472E7">
            <w:pPr>
              <w:jc w:val="both"/>
            </w:pPr>
            <w:r w:rsidRPr="006501DB">
              <w:t>Πλατφόρμα</w:t>
            </w:r>
          </w:p>
        </w:tc>
        <w:tc>
          <w:tcPr>
            <w:tcW w:w="2787" w:type="dxa"/>
          </w:tcPr>
          <w:p w14:paraId="20D6D08B" w14:textId="433A8E22" w:rsidR="00D20C33" w:rsidRPr="006501DB" w:rsidRDefault="00D20C33" w:rsidP="00B472E7">
            <w:pPr>
              <w:jc w:val="both"/>
            </w:pPr>
            <w:del w:id="1177" w:author="ΜΗΤΣΕΑΣ ΗΛΙΑΣ" w:date="2025-12-16T10:35:00Z" w16du:dateUtc="2025-12-16T08:35:00Z">
              <w:r w:rsidRPr="006501DB" w:rsidDel="007C6293">
                <w:delText>Αναλύση</w:delText>
              </w:r>
            </w:del>
            <w:ins w:id="1178" w:author="ΜΗΤΣΕΑΣ ΗΛΙΑΣ" w:date="2025-12-16T10:35:00Z" w16du:dateUtc="2025-12-16T08:35:00Z">
              <w:r w:rsidR="007C6293" w:rsidRPr="006501DB">
                <w:t>Ανάλυση</w:t>
              </w:r>
            </w:ins>
            <w:r w:rsidRPr="006501DB">
              <w:t xml:space="preserve"> Συναισθήματος</w:t>
            </w:r>
          </w:p>
        </w:tc>
        <w:tc>
          <w:tcPr>
            <w:tcW w:w="1792" w:type="dxa"/>
          </w:tcPr>
          <w:p w14:paraId="6C0B2D8C" w14:textId="77777777" w:rsidR="00D20C33" w:rsidRPr="006501DB" w:rsidRDefault="00D20C33" w:rsidP="00B472E7">
            <w:pPr>
              <w:jc w:val="both"/>
              <w:rPr>
                <w:lang w:val="en-US"/>
              </w:rPr>
            </w:pPr>
            <w:r w:rsidRPr="006501DB">
              <w:t xml:space="preserve">Διαφανής </w:t>
            </w:r>
            <w:r w:rsidRPr="006501DB">
              <w:rPr>
                <w:lang w:val="en-US"/>
              </w:rPr>
              <w:t>Score</w:t>
            </w:r>
          </w:p>
        </w:tc>
        <w:tc>
          <w:tcPr>
            <w:tcW w:w="1141" w:type="dxa"/>
          </w:tcPr>
          <w:p w14:paraId="03DF57E3" w14:textId="77777777" w:rsidR="00D20C33" w:rsidRPr="006501DB" w:rsidRDefault="00D20C33" w:rsidP="00B472E7">
            <w:pPr>
              <w:jc w:val="both"/>
            </w:pPr>
            <w:r w:rsidRPr="006501DB">
              <w:t>Ελληνικά</w:t>
            </w:r>
          </w:p>
        </w:tc>
        <w:tc>
          <w:tcPr>
            <w:tcW w:w="1403" w:type="dxa"/>
          </w:tcPr>
          <w:p w14:paraId="2A3B550A" w14:textId="77777777" w:rsidR="00D20C33" w:rsidRPr="006501DB" w:rsidRDefault="00D20C33" w:rsidP="00B472E7">
            <w:pPr>
              <w:jc w:val="both"/>
            </w:pPr>
            <w:r w:rsidRPr="006501DB">
              <w:t>Κόστος</w:t>
            </w:r>
          </w:p>
        </w:tc>
      </w:tr>
      <w:tr w:rsidR="00D20C33" w:rsidRPr="006501DB" w14:paraId="669D4406" w14:textId="77777777" w:rsidTr="00DF7AF0">
        <w:trPr>
          <w:jc w:val="center"/>
        </w:trPr>
        <w:tc>
          <w:tcPr>
            <w:tcW w:w="1446" w:type="dxa"/>
          </w:tcPr>
          <w:p w14:paraId="71272E08" w14:textId="77777777" w:rsidR="00D20C33" w:rsidRPr="006501DB" w:rsidRDefault="00D20C33" w:rsidP="00B472E7">
            <w:pPr>
              <w:jc w:val="both"/>
              <w:rPr>
                <w:lang w:val="en-US"/>
              </w:rPr>
            </w:pPr>
            <w:r w:rsidRPr="006501DB">
              <w:rPr>
                <w:lang w:val="en-US"/>
              </w:rPr>
              <w:t>Upfluence</w:t>
            </w:r>
          </w:p>
        </w:tc>
        <w:tc>
          <w:tcPr>
            <w:tcW w:w="2787" w:type="dxa"/>
          </w:tcPr>
          <w:p w14:paraId="071DE7FD" w14:textId="77777777" w:rsidR="00D20C33" w:rsidRPr="006501DB" w:rsidRDefault="00673F8B" w:rsidP="00B472E7">
            <w:pPr>
              <w:jc w:val="both"/>
            </w:pPr>
            <w:r w:rsidRPr="006501DB">
              <w:t>Περιορισμένη</w:t>
            </w:r>
          </w:p>
        </w:tc>
        <w:tc>
          <w:tcPr>
            <w:tcW w:w="1792" w:type="dxa"/>
          </w:tcPr>
          <w:p w14:paraId="21598AC9" w14:textId="77777777" w:rsidR="00D20C33" w:rsidRPr="006501DB" w:rsidRDefault="00673F8B" w:rsidP="00B472E7">
            <w:pPr>
              <w:jc w:val="both"/>
            </w:pPr>
            <w:r w:rsidRPr="006501DB">
              <w:t>Χ</w:t>
            </w:r>
          </w:p>
        </w:tc>
        <w:tc>
          <w:tcPr>
            <w:tcW w:w="1141" w:type="dxa"/>
          </w:tcPr>
          <w:p w14:paraId="032E0B81" w14:textId="77777777" w:rsidR="00D20C33" w:rsidRPr="006501DB" w:rsidRDefault="00673F8B" w:rsidP="00B472E7">
            <w:pPr>
              <w:jc w:val="both"/>
            </w:pPr>
            <w:r w:rsidRPr="006501DB">
              <w:t>Χ</w:t>
            </w:r>
          </w:p>
        </w:tc>
        <w:tc>
          <w:tcPr>
            <w:tcW w:w="1403" w:type="dxa"/>
          </w:tcPr>
          <w:p w14:paraId="187BF61C" w14:textId="77777777" w:rsidR="00D20C33" w:rsidRPr="006501DB" w:rsidRDefault="00673F8B" w:rsidP="00B472E7">
            <w:pPr>
              <w:jc w:val="both"/>
            </w:pPr>
            <w:r w:rsidRPr="006501DB">
              <w:t>Μεγάλο</w:t>
            </w:r>
          </w:p>
        </w:tc>
      </w:tr>
      <w:tr w:rsidR="00D20C33" w:rsidRPr="006501DB" w14:paraId="1F6D8082" w14:textId="77777777" w:rsidTr="00DF7AF0">
        <w:trPr>
          <w:jc w:val="center"/>
        </w:trPr>
        <w:tc>
          <w:tcPr>
            <w:tcW w:w="1446" w:type="dxa"/>
          </w:tcPr>
          <w:p w14:paraId="3A477F55" w14:textId="77777777" w:rsidR="00D20C33" w:rsidRPr="006501DB" w:rsidRDefault="00D20C33" w:rsidP="00B472E7">
            <w:pPr>
              <w:jc w:val="both"/>
              <w:rPr>
                <w:lang w:val="en-US"/>
              </w:rPr>
            </w:pPr>
            <w:r w:rsidRPr="006501DB">
              <w:rPr>
                <w:lang w:val="en-US"/>
              </w:rPr>
              <w:t>AspireIQ</w:t>
            </w:r>
          </w:p>
        </w:tc>
        <w:tc>
          <w:tcPr>
            <w:tcW w:w="2787" w:type="dxa"/>
          </w:tcPr>
          <w:p w14:paraId="63ECC1F5" w14:textId="77777777" w:rsidR="00D20C33" w:rsidRPr="006501DB" w:rsidRDefault="00673F8B" w:rsidP="00B472E7">
            <w:pPr>
              <w:jc w:val="both"/>
            </w:pPr>
            <w:r w:rsidRPr="006501DB">
              <w:t>Βασική</w:t>
            </w:r>
          </w:p>
        </w:tc>
        <w:tc>
          <w:tcPr>
            <w:tcW w:w="1792" w:type="dxa"/>
          </w:tcPr>
          <w:p w14:paraId="0CD9CB4B" w14:textId="77777777" w:rsidR="00D20C33" w:rsidRPr="006501DB" w:rsidRDefault="00673F8B" w:rsidP="00B472E7">
            <w:pPr>
              <w:jc w:val="both"/>
            </w:pPr>
            <w:r w:rsidRPr="006501DB">
              <w:t>Χ</w:t>
            </w:r>
          </w:p>
        </w:tc>
        <w:tc>
          <w:tcPr>
            <w:tcW w:w="1141" w:type="dxa"/>
          </w:tcPr>
          <w:p w14:paraId="1A58B651" w14:textId="77777777" w:rsidR="00D20C33" w:rsidRPr="006501DB" w:rsidRDefault="00673F8B" w:rsidP="00B472E7">
            <w:pPr>
              <w:jc w:val="both"/>
            </w:pPr>
            <w:r w:rsidRPr="006501DB">
              <w:t>Χ</w:t>
            </w:r>
          </w:p>
        </w:tc>
        <w:tc>
          <w:tcPr>
            <w:tcW w:w="1403" w:type="dxa"/>
          </w:tcPr>
          <w:p w14:paraId="5857127F" w14:textId="4B202524" w:rsidR="00D20C33" w:rsidRPr="006501DB" w:rsidRDefault="00673F8B" w:rsidP="00B472E7">
            <w:pPr>
              <w:jc w:val="both"/>
            </w:pPr>
            <w:r w:rsidRPr="006501DB">
              <w:t>Μεσ</w:t>
            </w:r>
            <w:r w:rsidR="00B2680C">
              <w:t>αίο</w:t>
            </w:r>
          </w:p>
        </w:tc>
      </w:tr>
      <w:tr w:rsidR="00D20C33" w:rsidRPr="006501DB" w14:paraId="32555DFB" w14:textId="77777777" w:rsidTr="00DF7AF0">
        <w:trPr>
          <w:jc w:val="center"/>
        </w:trPr>
        <w:tc>
          <w:tcPr>
            <w:tcW w:w="1446" w:type="dxa"/>
          </w:tcPr>
          <w:p w14:paraId="46E7C40F" w14:textId="77777777" w:rsidR="00D20C33" w:rsidRPr="006501DB" w:rsidRDefault="00D20C33" w:rsidP="00B472E7">
            <w:pPr>
              <w:jc w:val="both"/>
              <w:rPr>
                <w:lang w:val="en-US"/>
              </w:rPr>
            </w:pPr>
            <w:r w:rsidRPr="006501DB">
              <w:rPr>
                <w:lang w:val="en-US"/>
              </w:rPr>
              <w:t>Grin</w:t>
            </w:r>
          </w:p>
        </w:tc>
        <w:tc>
          <w:tcPr>
            <w:tcW w:w="2787" w:type="dxa"/>
          </w:tcPr>
          <w:p w14:paraId="44593C34" w14:textId="77777777" w:rsidR="00D20C33" w:rsidRPr="006501DB" w:rsidRDefault="00673F8B" w:rsidP="00B472E7">
            <w:pPr>
              <w:jc w:val="both"/>
            </w:pPr>
            <w:r w:rsidRPr="006501DB">
              <w:t>Περιορισμένη</w:t>
            </w:r>
          </w:p>
        </w:tc>
        <w:tc>
          <w:tcPr>
            <w:tcW w:w="1792" w:type="dxa"/>
          </w:tcPr>
          <w:p w14:paraId="2E677F0B" w14:textId="77777777" w:rsidR="00D20C33" w:rsidRPr="006501DB" w:rsidRDefault="00673F8B" w:rsidP="00B472E7">
            <w:pPr>
              <w:jc w:val="both"/>
            </w:pPr>
            <w:r w:rsidRPr="006501DB">
              <w:t>Χ</w:t>
            </w:r>
          </w:p>
        </w:tc>
        <w:tc>
          <w:tcPr>
            <w:tcW w:w="1141" w:type="dxa"/>
          </w:tcPr>
          <w:p w14:paraId="53818EE7" w14:textId="77777777" w:rsidR="00D20C33" w:rsidRPr="006501DB" w:rsidRDefault="00673F8B" w:rsidP="00B472E7">
            <w:pPr>
              <w:jc w:val="both"/>
            </w:pPr>
            <w:r w:rsidRPr="006501DB">
              <w:t>Χ</w:t>
            </w:r>
          </w:p>
        </w:tc>
        <w:tc>
          <w:tcPr>
            <w:tcW w:w="1403" w:type="dxa"/>
          </w:tcPr>
          <w:p w14:paraId="2C541FD1" w14:textId="77777777" w:rsidR="00D20C33" w:rsidRPr="006501DB" w:rsidRDefault="00673F8B" w:rsidP="00B472E7">
            <w:pPr>
              <w:jc w:val="both"/>
            </w:pPr>
            <w:r w:rsidRPr="006501DB">
              <w:t>Μεγάλο</w:t>
            </w:r>
          </w:p>
        </w:tc>
      </w:tr>
    </w:tbl>
    <w:p w14:paraId="566B28A0" w14:textId="24C4D797" w:rsidR="00BD491E" w:rsidRDefault="00BD491E" w:rsidP="009A2AA5">
      <w:pPr>
        <w:jc w:val="center"/>
        <w:rPr>
          <w:ins w:id="1179" w:author="ΜΗΤΣΕΑΣ ΗΛΙΑΣ" w:date="2025-12-15T10:31:00Z" w16du:dateUtc="2025-12-15T08:31:00Z"/>
          <w:b/>
          <w:bCs/>
          <w:sz w:val="20"/>
          <w:szCs w:val="20"/>
        </w:rPr>
        <w:pPrChange w:id="1180" w:author="ΜΗΤΣΕΑΣ ΗΛΙΑΣ" w:date="2025-12-16T09:31:00Z" w16du:dateUtc="2025-12-16T07:31:00Z">
          <w:pPr>
            <w:spacing w:before="120" w:after="240"/>
          </w:pPr>
        </w:pPrChange>
      </w:pPr>
      <w:bookmarkStart w:id="1181" w:name="_Ref455761725"/>
      <w:bookmarkStart w:id="1182" w:name="_Toc455762744"/>
      <w:bookmarkStart w:id="1183" w:name="_Toc460252554"/>
      <w:bookmarkStart w:id="1184" w:name="_Toc218850077"/>
      <w:r w:rsidRPr="00814093">
        <w:rPr>
          <w:b/>
          <w:bCs/>
          <w:sz w:val="20"/>
          <w:szCs w:val="20"/>
        </w:rPr>
        <w:t xml:space="preserve">Πίνακας </w:t>
      </w:r>
      <w:r w:rsidRPr="00814093">
        <w:rPr>
          <w:b/>
          <w:bCs/>
          <w:sz w:val="20"/>
          <w:szCs w:val="20"/>
        </w:rPr>
        <w:fldChar w:fldCharType="begin"/>
      </w:r>
      <w:r w:rsidRPr="00814093">
        <w:rPr>
          <w:b/>
          <w:bCs/>
          <w:sz w:val="20"/>
          <w:szCs w:val="20"/>
        </w:rPr>
        <w:instrText xml:space="preserve"> SEQ Πίνακας \* ARABIC \s 1 </w:instrText>
      </w:r>
      <w:r w:rsidRPr="00814093">
        <w:rPr>
          <w:b/>
          <w:bCs/>
          <w:sz w:val="20"/>
          <w:szCs w:val="20"/>
        </w:rPr>
        <w:fldChar w:fldCharType="separate"/>
      </w:r>
      <w:r w:rsidR="00852831">
        <w:rPr>
          <w:b/>
          <w:bCs/>
          <w:noProof/>
          <w:sz w:val="20"/>
          <w:szCs w:val="20"/>
        </w:rPr>
        <w:t>1</w:t>
      </w:r>
      <w:r w:rsidRPr="00814093">
        <w:rPr>
          <w:b/>
          <w:bCs/>
          <w:sz w:val="20"/>
          <w:szCs w:val="20"/>
        </w:rPr>
        <w:fldChar w:fldCharType="end"/>
      </w:r>
      <w:bookmarkEnd w:id="1181"/>
      <w:r w:rsidRPr="00814093">
        <w:rPr>
          <w:b/>
          <w:bCs/>
          <w:sz w:val="20"/>
          <w:szCs w:val="20"/>
        </w:rPr>
        <w:t xml:space="preserve"> Σ</w:t>
      </w:r>
      <w:bookmarkEnd w:id="1182"/>
      <w:bookmarkEnd w:id="1183"/>
      <w:r w:rsidR="00A7629C">
        <w:rPr>
          <w:b/>
          <w:bCs/>
          <w:sz w:val="20"/>
          <w:szCs w:val="20"/>
        </w:rPr>
        <w:t xml:space="preserve">ύγκριση </w:t>
      </w:r>
      <w:ins w:id="1185" w:author="ΜΗΤΣΕΑΣ ΗΛΙΑΣ" w:date="2025-12-16T09:30:00Z" w16du:dateUtc="2025-12-16T07:30:00Z">
        <w:r w:rsidR="001B654C">
          <w:rPr>
            <w:b/>
            <w:bCs/>
            <w:sz w:val="20"/>
            <w:szCs w:val="20"/>
          </w:rPr>
          <w:t>χ</w:t>
        </w:r>
      </w:ins>
      <w:del w:id="1186" w:author="ΜΗΤΣΕΑΣ ΗΛΙΑΣ" w:date="2025-12-16T09:30:00Z" w16du:dateUtc="2025-12-16T07:30:00Z">
        <w:r w:rsidR="00A7629C" w:rsidDel="001B654C">
          <w:rPr>
            <w:b/>
            <w:bCs/>
            <w:sz w:val="20"/>
            <w:szCs w:val="20"/>
          </w:rPr>
          <w:delText>Χ</w:delText>
        </w:r>
      </w:del>
      <w:r w:rsidR="00A7629C">
        <w:rPr>
          <w:b/>
          <w:bCs/>
          <w:sz w:val="20"/>
          <w:szCs w:val="20"/>
        </w:rPr>
        <w:t xml:space="preserve">αρακτηριστικών </w:t>
      </w:r>
      <w:ins w:id="1187" w:author="ΜΗΤΣΕΑΣ ΗΛΙΑΣ" w:date="2025-12-16T09:31:00Z" w16du:dateUtc="2025-12-16T07:31:00Z">
        <w:r w:rsidR="001B654C">
          <w:rPr>
            <w:b/>
            <w:bCs/>
            <w:sz w:val="20"/>
            <w:szCs w:val="20"/>
          </w:rPr>
          <w:t>π</w:t>
        </w:r>
      </w:ins>
      <w:del w:id="1188" w:author="ΜΗΤΣΕΑΣ ΗΛΙΑΣ" w:date="2025-12-16T09:31:00Z" w16du:dateUtc="2025-12-16T07:31:00Z">
        <w:r w:rsidR="00A7629C" w:rsidDel="001B654C">
          <w:rPr>
            <w:b/>
            <w:bCs/>
            <w:sz w:val="20"/>
            <w:szCs w:val="20"/>
          </w:rPr>
          <w:delText>Π</w:delText>
        </w:r>
      </w:del>
      <w:r w:rsidR="00A7629C">
        <w:rPr>
          <w:b/>
          <w:bCs/>
          <w:sz w:val="20"/>
          <w:szCs w:val="20"/>
        </w:rPr>
        <w:t>λατφορμών</w:t>
      </w:r>
      <w:bookmarkEnd w:id="1184"/>
    </w:p>
    <w:p w14:paraId="2A2CC7A7" w14:textId="1A8FFC30" w:rsidR="00DE2B5B" w:rsidRPr="00A7629C" w:rsidRDefault="00DE2B5B" w:rsidP="009A2AA5">
      <w:pPr>
        <w:jc w:val="center"/>
        <w:rPr>
          <w:b/>
          <w:bCs/>
          <w:sz w:val="20"/>
          <w:szCs w:val="20"/>
        </w:rPr>
        <w:pPrChange w:id="1189" w:author="ΜΗΤΣΕΑΣ ΗΛΙΑΣ" w:date="2025-12-16T09:31:00Z" w16du:dateUtc="2025-12-16T07:31:00Z">
          <w:pPr>
            <w:spacing w:before="120" w:after="240"/>
          </w:pPr>
        </w:pPrChange>
      </w:pPr>
      <w:ins w:id="1190" w:author="ΜΗΤΣΕΑΣ ΗΛΙΑΣ" w:date="2025-12-15T10:31:00Z" w16du:dateUtc="2025-12-15T08:31:00Z">
        <w:r>
          <w:rPr>
            <w:b/>
            <w:bCs/>
            <w:sz w:val="20"/>
            <w:szCs w:val="20"/>
          </w:rPr>
          <w:t>Πηγή Ιδί</w:t>
        </w:r>
      </w:ins>
      <w:ins w:id="1191" w:author="ΜΗΤΣΕΑΣ ΗΛΙΑΣ" w:date="2025-12-15T10:32:00Z" w16du:dateUtc="2025-12-15T08:32:00Z">
        <w:r>
          <w:rPr>
            <w:b/>
            <w:bCs/>
            <w:sz w:val="20"/>
            <w:szCs w:val="20"/>
          </w:rPr>
          <w:t>α</w:t>
        </w:r>
      </w:ins>
      <w:ins w:id="1192" w:author="ΜΗΤΣΕΑΣ ΗΛΙΑΣ" w:date="2025-12-16T09:36:00Z" w16du:dateUtc="2025-12-16T07:36:00Z">
        <w:r w:rsidR="004C4EAC">
          <w:rPr>
            <w:b/>
            <w:bCs/>
            <w:sz w:val="20"/>
            <w:szCs w:val="20"/>
          </w:rPr>
          <w:t>ς</w:t>
        </w:r>
      </w:ins>
      <w:ins w:id="1193" w:author="ΜΗΤΣΕΑΣ ΗΛΙΑΣ" w:date="2025-12-15T10:32:00Z" w16du:dateUtc="2025-12-15T08:32:00Z">
        <w:r>
          <w:rPr>
            <w:b/>
            <w:bCs/>
            <w:sz w:val="20"/>
            <w:szCs w:val="20"/>
          </w:rPr>
          <w:t xml:space="preserve"> δημιουργία</w:t>
        </w:r>
      </w:ins>
      <w:ins w:id="1194" w:author="ΜΗΤΣΕΑΣ ΗΛΙΑΣ" w:date="2025-12-16T09:36:00Z" w16du:dateUtc="2025-12-16T07:36:00Z">
        <w:r w:rsidR="004C4EAC">
          <w:rPr>
            <w:b/>
            <w:bCs/>
            <w:sz w:val="20"/>
            <w:szCs w:val="20"/>
          </w:rPr>
          <w:t>ς</w:t>
        </w:r>
      </w:ins>
    </w:p>
    <w:p w14:paraId="684E9141" w14:textId="77777777" w:rsidR="00E4746A" w:rsidRPr="004068D8" w:rsidRDefault="00E4746A" w:rsidP="00E4746A">
      <w:pPr>
        <w:pStyle w:val="30"/>
        <w:numPr>
          <w:ilvl w:val="0"/>
          <w:numId w:val="0"/>
        </w:numPr>
        <w:spacing w:before="120" w:after="120" w:line="360" w:lineRule="auto"/>
        <w:jc w:val="both"/>
        <w:rPr>
          <w:rFonts w:ascii="Times New Roman" w:hAnsi="Times New Roman"/>
          <w:sz w:val="28"/>
          <w:szCs w:val="28"/>
          <w:lang w:val="el-GR"/>
        </w:rPr>
      </w:pPr>
      <w:bookmarkStart w:id="1195" w:name="_Toc218850200"/>
      <w:r w:rsidRPr="004068D8">
        <w:rPr>
          <w:rFonts w:ascii="Times New Roman" w:hAnsi="Times New Roman"/>
          <w:sz w:val="28"/>
          <w:szCs w:val="28"/>
          <w:lang w:val="el-GR"/>
        </w:rPr>
        <w:lastRenderedPageBreak/>
        <w:t xml:space="preserve">1.2 Προσωπική </w:t>
      </w:r>
      <w:r w:rsidR="00096C45">
        <w:rPr>
          <w:rFonts w:ascii="Times New Roman" w:hAnsi="Times New Roman"/>
          <w:sz w:val="28"/>
          <w:szCs w:val="28"/>
          <w:lang w:val="el-GR"/>
        </w:rPr>
        <w:t>Π</w:t>
      </w:r>
      <w:r w:rsidRPr="004068D8">
        <w:rPr>
          <w:rFonts w:ascii="Times New Roman" w:hAnsi="Times New Roman"/>
          <w:sz w:val="28"/>
          <w:szCs w:val="28"/>
          <w:lang w:val="el-GR"/>
        </w:rPr>
        <w:t xml:space="preserve">ροσέγγιση </w:t>
      </w:r>
      <w:r w:rsidR="00096C45">
        <w:rPr>
          <w:rFonts w:ascii="Times New Roman" w:hAnsi="Times New Roman"/>
          <w:sz w:val="28"/>
          <w:szCs w:val="28"/>
          <w:lang w:val="el-GR"/>
        </w:rPr>
        <w:t>Ε</w:t>
      </w:r>
      <w:r w:rsidRPr="004068D8">
        <w:rPr>
          <w:rFonts w:ascii="Times New Roman" w:hAnsi="Times New Roman"/>
          <w:sz w:val="28"/>
          <w:szCs w:val="28"/>
          <w:lang w:val="el-GR"/>
        </w:rPr>
        <w:t xml:space="preserve">πίλυσης </w:t>
      </w:r>
      <w:r w:rsidR="00096C45">
        <w:rPr>
          <w:rFonts w:ascii="Times New Roman" w:hAnsi="Times New Roman"/>
          <w:sz w:val="28"/>
          <w:szCs w:val="28"/>
          <w:lang w:val="el-GR"/>
        </w:rPr>
        <w:t>Π</w:t>
      </w:r>
      <w:r w:rsidRPr="004068D8">
        <w:rPr>
          <w:rFonts w:ascii="Times New Roman" w:hAnsi="Times New Roman"/>
          <w:sz w:val="28"/>
          <w:szCs w:val="28"/>
          <w:lang w:val="el-GR"/>
        </w:rPr>
        <w:t>ροβλήματος</w:t>
      </w:r>
      <w:bookmarkEnd w:id="1195"/>
    </w:p>
    <w:p w14:paraId="29275803" w14:textId="160B5270" w:rsidR="00E4746A" w:rsidRPr="00444DF3" w:rsidRDefault="00444DF3" w:rsidP="00C90673">
      <w:pPr>
        <w:spacing w:before="120" w:after="120" w:line="360" w:lineRule="auto"/>
        <w:jc w:val="both"/>
      </w:pPr>
      <w:r w:rsidRPr="00444DF3">
        <w:t>Σε αντίθεση με τις υφιστάμενες πλατφόρμες που παρουσιάστηκαν παραπάνω, η</w:t>
      </w:r>
      <w:r w:rsidR="000A1EB8">
        <w:t xml:space="preserve"> </w:t>
      </w:r>
      <w:r w:rsidRPr="00444DF3">
        <w:t>προσέγγιση εστιάζει στη δημιουργία μιας διαφανούς, data-driven πλατφόρμας</w:t>
      </w:r>
      <w:ins w:id="1196" w:author="ΜΗΤΣΕΑΣ ΗΛΙΑΣ" w:date="2025-12-05T12:30:00Z" w16du:dateUtc="2025-12-05T10:30:00Z">
        <w:r w:rsidR="00E63B60">
          <w:t>,</w:t>
        </w:r>
      </w:ins>
      <w:r w:rsidRPr="00444DF3">
        <w:t xml:space="preserve"> που ενσωματώνει ανάλυση συναισθήματος και σύνθετους δείκτες αξιολόγησης</w:t>
      </w:r>
      <w:ins w:id="1197" w:author="ΜΗΤΣΕΑΣ ΗΛΙΑΣ" w:date="2025-12-05T12:30:00Z" w16du:dateUtc="2025-12-05T10:30:00Z">
        <w:r w:rsidR="00E63B60">
          <w:t>,</w:t>
        </w:r>
      </w:ins>
      <w:r w:rsidRPr="00444DF3">
        <w:t xml:space="preserve"> ως βασικούς πυλώνες λειτουργίας</w:t>
      </w:r>
      <w:r>
        <w:t xml:space="preserve"> η οποία θα</w:t>
      </w:r>
      <w:r w:rsidRPr="00444DF3">
        <w:t>:</w:t>
      </w:r>
    </w:p>
    <w:p w14:paraId="6568260E" w14:textId="618D8FC3" w:rsidR="00E4746A" w:rsidRPr="00FB7D25" w:rsidRDefault="00444DF3" w:rsidP="00C90673">
      <w:pPr>
        <w:pStyle w:val="ae"/>
        <w:numPr>
          <w:ilvl w:val="0"/>
          <w:numId w:val="19"/>
        </w:numPr>
        <w:spacing w:before="120" w:after="120" w:line="360" w:lineRule="auto"/>
        <w:jc w:val="both"/>
        <w:rPr>
          <w:sz w:val="24"/>
          <w:szCs w:val="24"/>
        </w:rPr>
      </w:pPr>
      <w:r>
        <w:rPr>
          <w:sz w:val="24"/>
          <w:szCs w:val="24"/>
          <w:lang w:val="en-US"/>
        </w:rPr>
        <w:t>A</w:t>
      </w:r>
      <w:r w:rsidR="00E4746A" w:rsidRPr="00FB7D25">
        <w:rPr>
          <w:sz w:val="24"/>
          <w:szCs w:val="24"/>
        </w:rPr>
        <w:t>υτοματοποιεί την ανακάλυψη και αντιστοίχιση</w:t>
      </w:r>
      <w:r w:rsidRPr="00444DF3">
        <w:rPr>
          <w:sz w:val="24"/>
          <w:szCs w:val="24"/>
        </w:rPr>
        <w:t xml:space="preserve"> </w:t>
      </w:r>
      <w:r>
        <w:rPr>
          <w:sz w:val="24"/>
          <w:szCs w:val="24"/>
        </w:rPr>
        <w:t xml:space="preserve">επιχειρήσεων με </w:t>
      </w:r>
      <w:r w:rsidR="00DF3150">
        <w:rPr>
          <w:sz w:val="24"/>
          <w:szCs w:val="24"/>
          <w:lang w:val="en-US"/>
        </w:rPr>
        <w:t>influencers</w:t>
      </w:r>
      <w:r w:rsidR="00E4746A" w:rsidRPr="00FB7D25">
        <w:rPr>
          <w:sz w:val="24"/>
          <w:szCs w:val="24"/>
        </w:rPr>
        <w:t>,</w:t>
      </w:r>
    </w:p>
    <w:p w14:paraId="6788E56A" w14:textId="77777777" w:rsidR="00E4746A" w:rsidRPr="00FB7D25" w:rsidRDefault="00444DF3" w:rsidP="00C90673">
      <w:pPr>
        <w:pStyle w:val="ae"/>
        <w:numPr>
          <w:ilvl w:val="0"/>
          <w:numId w:val="19"/>
        </w:numPr>
        <w:spacing w:before="120" w:after="120" w:line="360" w:lineRule="auto"/>
        <w:jc w:val="both"/>
        <w:rPr>
          <w:sz w:val="24"/>
          <w:szCs w:val="24"/>
        </w:rPr>
      </w:pPr>
      <w:r>
        <w:rPr>
          <w:sz w:val="24"/>
          <w:szCs w:val="24"/>
          <w:lang w:val="en-US"/>
        </w:rPr>
        <w:t>E</w:t>
      </w:r>
      <w:r w:rsidR="00E4746A" w:rsidRPr="00FB7D25">
        <w:rPr>
          <w:sz w:val="24"/>
          <w:szCs w:val="24"/>
        </w:rPr>
        <w:t>νσωματώνει αξιόπιστη ανάλυση συναισθήματος για περιεχόμενο και σχόλια,</w:t>
      </w:r>
    </w:p>
    <w:p w14:paraId="09D5F6CB" w14:textId="321185C6" w:rsidR="00E4746A" w:rsidRPr="00FB7D25" w:rsidRDefault="00444DF3" w:rsidP="00C90673">
      <w:pPr>
        <w:pStyle w:val="ae"/>
        <w:numPr>
          <w:ilvl w:val="0"/>
          <w:numId w:val="19"/>
        </w:numPr>
        <w:spacing w:before="120" w:after="120" w:line="360" w:lineRule="auto"/>
        <w:jc w:val="both"/>
        <w:rPr>
          <w:sz w:val="24"/>
          <w:szCs w:val="24"/>
        </w:rPr>
      </w:pPr>
      <w:r>
        <w:rPr>
          <w:sz w:val="24"/>
          <w:szCs w:val="24"/>
        </w:rPr>
        <w:t>Π</w:t>
      </w:r>
      <w:r w:rsidR="00E4746A" w:rsidRPr="00FB7D25">
        <w:rPr>
          <w:sz w:val="24"/>
          <w:szCs w:val="24"/>
        </w:rPr>
        <w:t>αρέχει σύνθετο δείκτη αξιολόγησης και διαφανή κριτήρια επιλογής,</w:t>
      </w:r>
    </w:p>
    <w:p w14:paraId="706970B5" w14:textId="77777777" w:rsidR="00E4746A" w:rsidRPr="00FB7D25" w:rsidRDefault="00444DF3" w:rsidP="00C90673">
      <w:pPr>
        <w:pStyle w:val="ae"/>
        <w:numPr>
          <w:ilvl w:val="0"/>
          <w:numId w:val="19"/>
        </w:numPr>
        <w:spacing w:before="120" w:after="120" w:line="360" w:lineRule="auto"/>
        <w:jc w:val="both"/>
        <w:rPr>
          <w:sz w:val="24"/>
          <w:szCs w:val="24"/>
        </w:rPr>
      </w:pPr>
      <w:r>
        <w:rPr>
          <w:sz w:val="24"/>
          <w:szCs w:val="24"/>
          <w:lang w:val="en-US"/>
        </w:rPr>
        <w:t>E</w:t>
      </w:r>
      <w:r w:rsidR="00E4746A" w:rsidRPr="00FB7D25">
        <w:rPr>
          <w:sz w:val="24"/>
          <w:szCs w:val="24"/>
        </w:rPr>
        <w:t>πιτρέπει παρακολούθηση καμπανιών και αξιολόγηση αποτελεσματικότητας.</w:t>
      </w:r>
    </w:p>
    <w:p w14:paraId="1815BAFB" w14:textId="77777777" w:rsidR="00E4746A" w:rsidRPr="006501DB" w:rsidRDefault="00E4746A" w:rsidP="00C90673">
      <w:pPr>
        <w:spacing w:before="120" w:after="120" w:line="360" w:lineRule="auto"/>
        <w:jc w:val="both"/>
        <w:rPr>
          <w:lang w:val="en-US"/>
        </w:rPr>
      </w:pPr>
      <w:r w:rsidRPr="006501DB">
        <w:rPr>
          <w:lang w:val="en-US"/>
        </w:rPr>
        <w:t>Must-have (υλοποιούνται)</w:t>
      </w:r>
    </w:p>
    <w:p w14:paraId="14B2DFF7" w14:textId="5220F5FF" w:rsidR="00E4746A" w:rsidRPr="006501DB" w:rsidRDefault="00E4746A" w:rsidP="00C90673">
      <w:pPr>
        <w:numPr>
          <w:ilvl w:val="0"/>
          <w:numId w:val="20"/>
        </w:numPr>
        <w:spacing w:before="120" w:after="120" w:line="360" w:lineRule="auto"/>
        <w:jc w:val="both"/>
      </w:pPr>
      <w:r w:rsidRPr="006501DB">
        <w:t>Χρήστες</w:t>
      </w:r>
      <w:r w:rsidR="00444DF3">
        <w:t>-</w:t>
      </w:r>
      <w:r w:rsidRPr="006501DB">
        <w:t>Ρόλοι</w:t>
      </w:r>
      <w:r w:rsidR="004C5604">
        <w:t>-</w:t>
      </w:r>
      <w:r w:rsidRPr="006501DB">
        <w:t xml:space="preserve">Σύνδεση: Επιχείρηση, </w:t>
      </w:r>
      <w:r w:rsidR="003B5AD5">
        <w:rPr>
          <w:lang w:val="en-US"/>
        </w:rPr>
        <w:t>influencer</w:t>
      </w:r>
      <w:r w:rsidRPr="006501DB">
        <w:t xml:space="preserve"> (</w:t>
      </w:r>
      <w:r w:rsidRPr="006501DB">
        <w:rPr>
          <w:lang w:val="en-US"/>
        </w:rPr>
        <w:t>JWT</w:t>
      </w:r>
      <w:r w:rsidRPr="006501DB">
        <w:t>).</w:t>
      </w:r>
    </w:p>
    <w:p w14:paraId="2D46C3B9" w14:textId="79442660" w:rsidR="00E4746A" w:rsidRPr="006501DB" w:rsidRDefault="004C5604" w:rsidP="00C90673">
      <w:pPr>
        <w:numPr>
          <w:ilvl w:val="0"/>
          <w:numId w:val="20"/>
        </w:numPr>
        <w:spacing w:before="120" w:after="120" w:line="360" w:lineRule="auto"/>
        <w:jc w:val="both"/>
        <w:rPr>
          <w:lang w:val="en-US"/>
        </w:rPr>
      </w:pPr>
      <w:r>
        <w:t xml:space="preserve">Διαχείριση </w:t>
      </w:r>
      <w:ins w:id="1198" w:author="ΜΗΤΣΕΑΣ ΗΛΙΑΣ" w:date="2025-12-05T12:31:00Z" w16du:dateUtc="2025-12-05T10:31:00Z">
        <w:r w:rsidR="00E63B60">
          <w:t>β</w:t>
        </w:r>
      </w:ins>
      <w:del w:id="1199" w:author="ΜΗΤΣΕΑΣ ΗΛΙΑΣ" w:date="2025-12-05T12:31:00Z" w16du:dateUtc="2025-12-05T10:31:00Z">
        <w:r w:rsidDel="00E63B60">
          <w:delText>Β</w:delText>
        </w:r>
      </w:del>
      <w:r>
        <w:t>ασικών</w:t>
      </w:r>
      <w:r w:rsidR="00E4746A" w:rsidRPr="006501DB">
        <w:rPr>
          <w:lang w:val="en-US"/>
        </w:rPr>
        <w:t xml:space="preserve"> προφίλ:</w:t>
      </w:r>
    </w:p>
    <w:p w14:paraId="0ECF6481" w14:textId="13912FE2" w:rsidR="00E4746A" w:rsidRPr="006501DB" w:rsidRDefault="003B5AD5" w:rsidP="00C90673">
      <w:pPr>
        <w:spacing w:before="120" w:after="120" w:line="360" w:lineRule="auto"/>
        <w:ind w:left="720" w:firstLine="360"/>
        <w:jc w:val="both"/>
      </w:pPr>
      <w:r>
        <w:rPr>
          <w:lang w:val="en-US"/>
        </w:rPr>
        <w:t>influencer</w:t>
      </w:r>
      <w:r w:rsidR="00E4746A" w:rsidRPr="006501DB">
        <w:t>: θεματολογία/λέξεις-κλειδιά, κανάλια, βασικά στατιστικά.</w:t>
      </w:r>
    </w:p>
    <w:p w14:paraId="454F699A" w14:textId="4ACB8123" w:rsidR="00E4746A" w:rsidRPr="006501DB" w:rsidRDefault="00E4746A" w:rsidP="00C90673">
      <w:pPr>
        <w:spacing w:before="120" w:after="120" w:line="360" w:lineRule="auto"/>
        <w:ind w:left="720" w:firstLine="360"/>
        <w:jc w:val="both"/>
      </w:pPr>
      <w:r w:rsidRPr="006501DB">
        <w:t xml:space="preserve">Επιχείρηση: κλάδος, στόχος καμπάνιας, </w:t>
      </w:r>
      <w:r w:rsidR="00906D38" w:rsidRPr="00906D38">
        <w:t>προϋπολογισμός</w:t>
      </w:r>
      <w:r w:rsidRPr="006501DB">
        <w:t xml:space="preserve">, λέξεις-κλειδιά </w:t>
      </w:r>
      <w:r w:rsidR="00906D38">
        <w:t>επωνυμίας</w:t>
      </w:r>
      <w:r w:rsidRPr="006501DB">
        <w:t>.</w:t>
      </w:r>
    </w:p>
    <w:p w14:paraId="12931064" w14:textId="77777777" w:rsidR="00E4746A" w:rsidRPr="006501DB" w:rsidRDefault="00E4746A" w:rsidP="00C90673">
      <w:pPr>
        <w:numPr>
          <w:ilvl w:val="0"/>
          <w:numId w:val="20"/>
        </w:numPr>
        <w:spacing w:before="120" w:after="120" w:line="360" w:lineRule="auto"/>
        <w:jc w:val="both"/>
        <w:rPr>
          <w:lang w:val="en-US"/>
        </w:rPr>
      </w:pPr>
      <w:r w:rsidRPr="006501DB">
        <w:rPr>
          <w:lang w:val="en-US"/>
        </w:rPr>
        <w:t>Εισαγωγή δεδομένων χειροκίνητα:</w:t>
      </w:r>
    </w:p>
    <w:p w14:paraId="2EE87ED5" w14:textId="71A116B7" w:rsidR="00E4746A" w:rsidRPr="006501DB" w:rsidRDefault="00E4746A" w:rsidP="00C90673">
      <w:pPr>
        <w:spacing w:before="120" w:after="120" w:line="360" w:lineRule="auto"/>
        <w:ind w:left="720" w:firstLine="450"/>
        <w:jc w:val="both"/>
      </w:pPr>
      <w:r w:rsidRPr="006501DB">
        <w:rPr>
          <w:lang w:val="en-US"/>
        </w:rPr>
        <w:t>CSV</w:t>
      </w:r>
      <w:r w:rsidRPr="006501DB">
        <w:t>/</w:t>
      </w:r>
      <w:r w:rsidRPr="006501DB">
        <w:rPr>
          <w:lang w:val="en-US"/>
        </w:rPr>
        <w:t>JSON</w:t>
      </w:r>
      <w:r w:rsidRPr="006501DB">
        <w:t xml:space="preserve"> με </w:t>
      </w:r>
      <w:r w:rsidR="000A1EB8">
        <w:t>δημοσιεύσεις</w:t>
      </w:r>
      <w:r w:rsidRPr="006501DB">
        <w:t>/</w:t>
      </w:r>
      <w:r w:rsidR="000A1EB8">
        <w:t>σχόλια</w:t>
      </w:r>
      <w:r w:rsidRPr="006501DB">
        <w:t xml:space="preserve"> για δοκιμαστικά σενάρια.</w:t>
      </w:r>
    </w:p>
    <w:p w14:paraId="28567531" w14:textId="77777777" w:rsidR="00E4746A" w:rsidRPr="006501DB" w:rsidRDefault="00E4746A" w:rsidP="00C90673">
      <w:pPr>
        <w:numPr>
          <w:ilvl w:val="0"/>
          <w:numId w:val="20"/>
        </w:numPr>
        <w:spacing w:before="120" w:after="120" w:line="360" w:lineRule="auto"/>
        <w:jc w:val="both"/>
        <w:rPr>
          <w:lang w:val="en-US"/>
        </w:rPr>
      </w:pPr>
      <w:r w:rsidRPr="006501DB">
        <w:rPr>
          <w:lang w:val="en-US"/>
        </w:rPr>
        <w:t>Ανάλυση συναισθήματος (MVP):</w:t>
      </w:r>
    </w:p>
    <w:p w14:paraId="17DA9B0A" w14:textId="77777777" w:rsidR="00E4746A" w:rsidRPr="006501DB" w:rsidRDefault="00E4746A" w:rsidP="00C90673">
      <w:pPr>
        <w:spacing w:before="120" w:after="120" w:line="360" w:lineRule="auto"/>
        <w:ind w:left="360" w:firstLine="720"/>
        <w:jc w:val="both"/>
      </w:pPr>
      <w:r w:rsidRPr="006501DB">
        <w:t>Απλή λεξικογραφική/καν</w:t>
      </w:r>
      <w:r w:rsidRPr="006501DB">
        <w:rPr>
          <w:lang w:val="en-US"/>
        </w:rPr>
        <w:t>o</w:t>
      </w:r>
      <w:r w:rsidRPr="006501DB">
        <w:t xml:space="preserve">νική μέθοδος για ελληνικά/αγγλικά (λέξεις-κλειδιά, </w:t>
      </w:r>
      <w:r w:rsidRPr="006501DB">
        <w:rPr>
          <w:lang w:val="en-US"/>
        </w:rPr>
        <w:t>emojis</w:t>
      </w:r>
      <w:r w:rsidRPr="006501DB">
        <w:t>, αρνητικά μόρια “δεν/μη”).</w:t>
      </w:r>
    </w:p>
    <w:p w14:paraId="387A97FD" w14:textId="2AAF9E55" w:rsidR="00E4746A" w:rsidRPr="006501DB" w:rsidRDefault="00E4746A" w:rsidP="00C90673">
      <w:pPr>
        <w:spacing w:before="120" w:after="120" w:line="360" w:lineRule="auto"/>
        <w:ind w:left="360" w:firstLine="720"/>
        <w:jc w:val="both"/>
      </w:pPr>
      <w:r w:rsidRPr="006501DB">
        <w:t>Έξοδος: θετικό/ουδέτερο/αρνητικό και απλ</w:t>
      </w:r>
      <w:r w:rsidR="000A1EB8">
        <w:t>ή βαθμολογία συναισθήματος</w:t>
      </w:r>
      <w:r w:rsidRPr="006501DB">
        <w:t>.</w:t>
      </w:r>
    </w:p>
    <w:p w14:paraId="52259814" w14:textId="1DD3B704" w:rsidR="00E4746A" w:rsidRPr="006501DB" w:rsidRDefault="00E4746A" w:rsidP="00C90673">
      <w:pPr>
        <w:numPr>
          <w:ilvl w:val="0"/>
          <w:numId w:val="20"/>
        </w:numPr>
        <w:spacing w:before="120" w:after="120" w:line="360" w:lineRule="auto"/>
        <w:jc w:val="both"/>
        <w:rPr>
          <w:lang w:val="en-US"/>
        </w:rPr>
      </w:pPr>
      <w:r w:rsidRPr="006501DB">
        <w:rPr>
          <w:lang w:val="en-US"/>
        </w:rPr>
        <w:t>Απλ</w:t>
      </w:r>
      <w:r w:rsidR="00F34F75">
        <w:t xml:space="preserve">ή βαθμολογία </w:t>
      </w:r>
      <w:r w:rsidR="00F34F75">
        <w:rPr>
          <w:lang w:val="en-US"/>
        </w:rPr>
        <w:t>influencer</w:t>
      </w:r>
      <w:r w:rsidRPr="006501DB">
        <w:rPr>
          <w:lang w:val="en-US"/>
        </w:rPr>
        <w:t>:</w:t>
      </w:r>
    </w:p>
    <w:p w14:paraId="074828F0" w14:textId="77777777" w:rsidR="00E4746A" w:rsidRPr="006501DB" w:rsidRDefault="00D20C33" w:rsidP="00C90673">
      <w:pPr>
        <w:spacing w:before="120" w:after="120" w:line="360" w:lineRule="auto"/>
        <w:ind w:left="360" w:firstLine="720"/>
        <w:jc w:val="both"/>
        <w:rPr>
          <w:lang w:val="en-US"/>
        </w:rPr>
      </w:pPr>
      <m:oMathPara>
        <m:oMath>
          <m:r>
            <w:rPr>
              <w:rFonts w:ascii="Cambria Math" w:hAnsi="Cambria Math"/>
              <w:lang w:val="en-US"/>
            </w:rPr>
            <m:t>Score = 0.4·ER + 0.4·Sentiment + 0.2·BrandFit</m:t>
          </m:r>
        </m:oMath>
      </m:oMathPara>
    </w:p>
    <w:p w14:paraId="7657215A" w14:textId="251EECE5" w:rsidR="00E4746A" w:rsidRPr="004068D8" w:rsidRDefault="00E4746A" w:rsidP="00C90673">
      <w:pPr>
        <w:spacing w:before="120" w:after="120" w:line="360" w:lineRule="auto"/>
        <w:ind w:left="360" w:firstLine="720"/>
        <w:jc w:val="both"/>
      </w:pPr>
      <w:r w:rsidRPr="006501DB">
        <w:rPr>
          <w:lang w:val="en-US"/>
        </w:rPr>
        <w:t>ER</w:t>
      </w:r>
      <w:r w:rsidRPr="004068D8">
        <w:t>: (</w:t>
      </w:r>
      <w:r w:rsidRPr="006501DB">
        <w:rPr>
          <w:lang w:val="en-US"/>
        </w:rPr>
        <w:t>likes</w:t>
      </w:r>
      <w:r w:rsidRPr="004068D8">
        <w:t>+</w:t>
      </w:r>
      <w:r w:rsidR="00F34F75">
        <w:t>σχόλια</w:t>
      </w:r>
      <w:r w:rsidRPr="004068D8">
        <w:t>)/</w:t>
      </w:r>
      <w:r w:rsidR="00F34F75">
        <w:t>ακόλουθοι</w:t>
      </w:r>
      <w:r w:rsidRPr="004068D8">
        <w:t>.</w:t>
      </w:r>
    </w:p>
    <w:p w14:paraId="07A7734F" w14:textId="77777777" w:rsidR="00E4746A" w:rsidRPr="006501DB" w:rsidRDefault="00E4746A" w:rsidP="00C90673">
      <w:pPr>
        <w:spacing w:before="120" w:after="120" w:line="360" w:lineRule="auto"/>
        <w:ind w:left="360" w:firstLine="720"/>
        <w:jc w:val="both"/>
      </w:pPr>
      <w:r w:rsidRPr="006501DB">
        <w:rPr>
          <w:lang w:val="en-US"/>
        </w:rPr>
        <w:t>Sentiment</w:t>
      </w:r>
      <w:r w:rsidRPr="006501DB">
        <w:t>: λόγος θετικών-αρνητικών σε πρόσφατο σχετικό περιεχόμενο.</w:t>
      </w:r>
    </w:p>
    <w:p w14:paraId="3DFF49AF" w14:textId="77777777" w:rsidR="00E4746A" w:rsidRPr="001C41D3" w:rsidRDefault="00E4746A" w:rsidP="00C90673">
      <w:pPr>
        <w:spacing w:before="120" w:after="120" w:line="360" w:lineRule="auto"/>
        <w:ind w:left="360" w:firstLine="720"/>
        <w:jc w:val="both"/>
        <w:rPr>
          <w:rPrChange w:id="1200" w:author="ΜΗΤΣΕΑΣ ΗΛΙΑΣ" w:date="2025-12-16T10:41:00Z" w16du:dateUtc="2025-12-16T08:41:00Z">
            <w:rPr>
              <w:lang w:val="en-US"/>
            </w:rPr>
          </w:rPrChange>
        </w:rPr>
      </w:pPr>
      <w:r w:rsidRPr="006501DB">
        <w:rPr>
          <w:lang w:val="en-US"/>
        </w:rPr>
        <w:t>BrandFit</w:t>
      </w:r>
      <w:r w:rsidRPr="001C41D3">
        <w:rPr>
          <w:rPrChange w:id="1201" w:author="ΜΗΤΣΕΑΣ ΗΛΙΑΣ" w:date="2025-12-16T10:41:00Z" w16du:dateUtc="2025-12-16T08:41:00Z">
            <w:rPr>
              <w:lang w:val="en-US"/>
            </w:rPr>
          </w:rPrChange>
        </w:rPr>
        <w:t xml:space="preserve">: </w:t>
      </w:r>
      <w:r w:rsidRPr="00DD5361">
        <w:t>επικάλυψη</w:t>
      </w:r>
      <w:r w:rsidRPr="001C41D3">
        <w:rPr>
          <w:rPrChange w:id="1202" w:author="ΜΗΤΣΕΑΣ ΗΛΙΑΣ" w:date="2025-12-16T10:41:00Z" w16du:dateUtc="2025-12-16T08:41:00Z">
            <w:rPr>
              <w:lang w:val="en-US"/>
            </w:rPr>
          </w:rPrChange>
        </w:rPr>
        <w:t xml:space="preserve"> </w:t>
      </w:r>
      <w:r w:rsidRPr="00DD5361">
        <w:t>λέξεων</w:t>
      </w:r>
      <w:r w:rsidRPr="001C41D3">
        <w:rPr>
          <w:rPrChange w:id="1203" w:author="ΜΗΤΣΕΑΣ ΗΛΙΑΣ" w:date="2025-12-16T10:41:00Z" w16du:dateUtc="2025-12-16T08:41:00Z">
            <w:rPr>
              <w:lang w:val="en-US"/>
            </w:rPr>
          </w:rPrChange>
        </w:rPr>
        <w:t>-</w:t>
      </w:r>
      <w:r w:rsidRPr="00DD5361">
        <w:t>κλειδιών</w:t>
      </w:r>
      <w:r w:rsidRPr="001C41D3">
        <w:rPr>
          <w:rPrChange w:id="1204" w:author="ΜΗΤΣΕΑΣ ΗΛΙΑΣ" w:date="2025-12-16T10:41:00Z" w16du:dateUtc="2025-12-16T08:41:00Z">
            <w:rPr>
              <w:lang w:val="en-US"/>
            </w:rPr>
          </w:rPrChange>
        </w:rPr>
        <w:t xml:space="preserve"> </w:t>
      </w:r>
      <w:r w:rsidRPr="006501DB">
        <w:rPr>
          <w:lang w:val="en-US"/>
        </w:rPr>
        <w:t>brand</w:t>
      </w:r>
      <w:r w:rsidRPr="001C41D3">
        <w:rPr>
          <w:rPrChange w:id="1205" w:author="ΜΗΤΣΕΑΣ ΗΛΙΑΣ" w:date="2025-12-16T10:41:00Z" w16du:dateUtc="2025-12-16T08:41:00Z">
            <w:rPr>
              <w:lang w:val="en-US"/>
            </w:rPr>
          </w:rPrChange>
        </w:rPr>
        <w:t>–</w:t>
      </w:r>
      <w:r w:rsidRPr="006501DB">
        <w:rPr>
          <w:lang w:val="en-US"/>
        </w:rPr>
        <w:t>influencer</w:t>
      </w:r>
      <w:r w:rsidRPr="001C41D3">
        <w:rPr>
          <w:rPrChange w:id="1206" w:author="ΜΗΤΣΕΑΣ ΗΛΙΑΣ" w:date="2025-12-16T10:41:00Z" w16du:dateUtc="2025-12-16T08:41:00Z">
            <w:rPr>
              <w:lang w:val="en-US"/>
            </w:rPr>
          </w:rPrChange>
        </w:rPr>
        <w:t xml:space="preserve"> (</w:t>
      </w:r>
      <w:r w:rsidRPr="00DD5361">
        <w:t>π</w:t>
      </w:r>
      <w:r w:rsidRPr="001C41D3">
        <w:rPr>
          <w:rPrChange w:id="1207" w:author="ΜΗΤΣΕΑΣ ΗΛΙΑΣ" w:date="2025-12-16T10:41:00Z" w16du:dateUtc="2025-12-16T08:41:00Z">
            <w:rPr>
              <w:lang w:val="en-US"/>
            </w:rPr>
          </w:rPrChange>
        </w:rPr>
        <w:t>.</w:t>
      </w:r>
      <w:r w:rsidRPr="00DD5361">
        <w:t>χ</w:t>
      </w:r>
      <w:r w:rsidRPr="001C41D3">
        <w:rPr>
          <w:rPrChange w:id="1208" w:author="ΜΗΤΣΕΑΣ ΗΛΙΑΣ" w:date="2025-12-16T10:41:00Z" w16du:dateUtc="2025-12-16T08:41:00Z">
            <w:rPr>
              <w:lang w:val="en-US"/>
            </w:rPr>
          </w:rPrChange>
        </w:rPr>
        <w:t xml:space="preserve">. </w:t>
      </w:r>
      <w:r w:rsidRPr="006501DB">
        <w:rPr>
          <w:lang w:val="en-US"/>
        </w:rPr>
        <w:t>Jaccard</w:t>
      </w:r>
      <w:r w:rsidRPr="001C41D3">
        <w:rPr>
          <w:rPrChange w:id="1209" w:author="ΜΗΤΣΕΑΣ ΗΛΙΑΣ" w:date="2025-12-16T10:41:00Z" w16du:dateUtc="2025-12-16T08:41:00Z">
            <w:rPr>
              <w:lang w:val="en-US"/>
            </w:rPr>
          </w:rPrChange>
        </w:rPr>
        <w:t>).</w:t>
      </w:r>
    </w:p>
    <w:p w14:paraId="05BA89F5" w14:textId="77777777" w:rsidR="00E4746A" w:rsidRPr="006501DB" w:rsidRDefault="00E4746A" w:rsidP="00C90673">
      <w:pPr>
        <w:numPr>
          <w:ilvl w:val="0"/>
          <w:numId w:val="20"/>
        </w:numPr>
        <w:spacing w:before="120" w:after="120" w:line="360" w:lineRule="auto"/>
        <w:jc w:val="both"/>
        <w:rPr>
          <w:lang w:val="en-US"/>
        </w:rPr>
      </w:pPr>
      <w:r w:rsidRPr="006501DB">
        <w:rPr>
          <w:lang w:val="en-US"/>
        </w:rPr>
        <w:t>Αναζήτηση/Κατάταξη:</w:t>
      </w:r>
    </w:p>
    <w:p w14:paraId="604B2523" w14:textId="22863099" w:rsidR="00E4746A" w:rsidRPr="006501DB" w:rsidRDefault="00E4746A" w:rsidP="00C90673">
      <w:pPr>
        <w:spacing w:before="120" w:after="120" w:line="360" w:lineRule="auto"/>
        <w:ind w:left="360" w:firstLine="720"/>
        <w:jc w:val="both"/>
      </w:pPr>
      <w:r w:rsidRPr="006501DB">
        <w:lastRenderedPageBreak/>
        <w:t xml:space="preserve">Φίλτρα (θεματολογία, γλώσσα, </w:t>
      </w:r>
      <w:r w:rsidR="00DD5361" w:rsidRPr="00DD5361">
        <w:t>προϋπολογισμός</w:t>
      </w:r>
      <w:r w:rsidRPr="006501DB">
        <w:t>).</w:t>
      </w:r>
    </w:p>
    <w:p w14:paraId="3DDCA534" w14:textId="130531EF" w:rsidR="00E4746A" w:rsidRPr="006501DB" w:rsidRDefault="00E4746A" w:rsidP="00C90673">
      <w:pPr>
        <w:spacing w:before="120" w:after="120" w:line="360" w:lineRule="auto"/>
        <w:ind w:left="360" w:firstLine="720"/>
        <w:jc w:val="both"/>
      </w:pPr>
      <w:r w:rsidRPr="006501DB">
        <w:t xml:space="preserve">Κατάταξη βάσει </w:t>
      </w:r>
      <w:r w:rsidR="00DD5361">
        <w:t>βαθμολογίας</w:t>
      </w:r>
      <w:r w:rsidRPr="006501DB">
        <w:t xml:space="preserve"> με δυνατότητα αλλαγής βαρών.</w:t>
      </w:r>
    </w:p>
    <w:p w14:paraId="54BA8E89" w14:textId="77777777" w:rsidR="00E4746A" w:rsidRPr="006501DB" w:rsidRDefault="00E4746A" w:rsidP="00C90673">
      <w:pPr>
        <w:numPr>
          <w:ilvl w:val="0"/>
          <w:numId w:val="20"/>
        </w:numPr>
        <w:spacing w:before="120" w:after="120" w:line="360" w:lineRule="auto"/>
        <w:jc w:val="both"/>
        <w:rPr>
          <w:lang w:val="en-US"/>
        </w:rPr>
      </w:pPr>
      <w:r w:rsidRPr="006501DB">
        <w:rPr>
          <w:lang w:val="en-US"/>
        </w:rPr>
        <w:t>Βασικές αναφορές:</w:t>
      </w:r>
    </w:p>
    <w:p w14:paraId="13FB0506" w14:textId="7A209A65" w:rsidR="00E4746A" w:rsidRPr="00614078" w:rsidRDefault="00E4746A" w:rsidP="00DB5BB0">
      <w:pPr>
        <w:spacing w:before="120" w:after="120" w:line="360" w:lineRule="auto"/>
        <w:ind w:left="360" w:firstLine="720"/>
        <w:jc w:val="both"/>
        <w:rPr>
          <w:lang w:val="en-US"/>
        </w:rPr>
      </w:pPr>
      <w:r w:rsidRPr="006501DB">
        <w:rPr>
          <w:lang w:val="en-US"/>
        </w:rPr>
        <w:t xml:space="preserve">Πίνακας με προτεινόμενους </w:t>
      </w:r>
      <w:ins w:id="1210" w:author="ΜΗΤΣΕΑΣ ΗΛΙΑΣ" w:date="2025-12-16T09:55:00Z" w16du:dateUtc="2025-12-16T07:55:00Z">
        <w:r w:rsidR="002278F0">
          <w:rPr>
            <w:lang w:val="en-US"/>
          </w:rPr>
          <w:t>i</w:t>
        </w:r>
      </w:ins>
      <w:del w:id="1211" w:author="ΜΗΤΣΕΑΣ ΗΛΙΑΣ" w:date="2025-12-05T12:32:00Z" w16du:dateUtc="2025-12-05T10:32:00Z">
        <w:r w:rsidR="00DF3150" w:rsidDel="00E63B60">
          <w:rPr>
            <w:lang w:val="en-US"/>
          </w:rPr>
          <w:delText>i</w:delText>
        </w:r>
      </w:del>
      <w:r w:rsidR="00DF3150">
        <w:rPr>
          <w:lang w:val="en-US"/>
        </w:rPr>
        <w:t>nfluencers</w:t>
      </w:r>
      <w:r w:rsidRPr="006501DB">
        <w:rPr>
          <w:lang w:val="en-US"/>
        </w:rPr>
        <w:t>, ER, Sentiment, BrandFit.</w:t>
      </w:r>
    </w:p>
    <w:p w14:paraId="1FFC7632" w14:textId="77777777" w:rsidR="00E4746A" w:rsidRPr="006501DB" w:rsidRDefault="00E4746A" w:rsidP="00C90673">
      <w:pPr>
        <w:spacing w:before="120" w:after="120" w:line="360" w:lineRule="auto"/>
        <w:jc w:val="both"/>
        <w:rPr>
          <w:lang w:val="en-US"/>
        </w:rPr>
      </w:pPr>
      <w:r w:rsidRPr="006501DB">
        <w:rPr>
          <w:lang w:val="en-US"/>
        </w:rPr>
        <w:t>Should-have (αν προλάβουμε)</w:t>
      </w:r>
    </w:p>
    <w:p w14:paraId="334F2CCA" w14:textId="77777777" w:rsidR="00E4746A" w:rsidRPr="006501DB" w:rsidRDefault="00E4746A" w:rsidP="00C90673">
      <w:pPr>
        <w:numPr>
          <w:ilvl w:val="0"/>
          <w:numId w:val="21"/>
        </w:numPr>
        <w:spacing w:before="120" w:after="120" w:line="360" w:lineRule="auto"/>
        <w:jc w:val="both"/>
      </w:pPr>
      <w:r w:rsidRPr="006501DB">
        <w:t>Δημιουργία “</w:t>
      </w:r>
      <w:r w:rsidRPr="006501DB">
        <w:rPr>
          <w:lang w:val="en-US"/>
        </w:rPr>
        <w:t>brief</w:t>
      </w:r>
      <w:r w:rsidRPr="006501DB">
        <w:t>” και αποστολή πρότασης συνεργασίας.</w:t>
      </w:r>
    </w:p>
    <w:p w14:paraId="7F7605F0" w14:textId="77777777" w:rsidR="00E4746A" w:rsidRPr="006501DB" w:rsidRDefault="00E4746A" w:rsidP="00C90673">
      <w:pPr>
        <w:numPr>
          <w:ilvl w:val="0"/>
          <w:numId w:val="21"/>
        </w:numPr>
        <w:spacing w:before="120" w:after="120" w:line="360" w:lineRule="auto"/>
        <w:jc w:val="both"/>
        <w:rPr>
          <w:lang w:val="en-US"/>
        </w:rPr>
      </w:pPr>
      <w:r w:rsidRPr="006501DB">
        <w:rPr>
          <w:lang w:val="en-US"/>
        </w:rPr>
        <w:t>Απλό dashboard με KPIs (ER, sentiment distribution).</w:t>
      </w:r>
    </w:p>
    <w:p w14:paraId="6DCED01B" w14:textId="29628904" w:rsidR="00E4746A" w:rsidRPr="00DB5BB0" w:rsidRDefault="00DD5361" w:rsidP="00C90673">
      <w:pPr>
        <w:numPr>
          <w:ilvl w:val="0"/>
          <w:numId w:val="21"/>
        </w:numPr>
        <w:spacing w:before="120" w:after="120" w:line="360" w:lineRule="auto"/>
        <w:jc w:val="both"/>
        <w:rPr>
          <w:lang w:val="en-US"/>
        </w:rPr>
      </w:pPr>
      <w:r>
        <w:rPr>
          <w:lang w:val="en-US"/>
        </w:rPr>
        <w:t>E</w:t>
      </w:r>
      <w:r>
        <w:t>ξαγωγή</w:t>
      </w:r>
      <w:r w:rsidR="00E4746A" w:rsidRPr="006501DB">
        <w:rPr>
          <w:lang w:val="en-US"/>
        </w:rPr>
        <w:t xml:space="preserve"> αναφοράς (PDF/CSV).</w:t>
      </w:r>
    </w:p>
    <w:p w14:paraId="321288D5" w14:textId="77777777" w:rsidR="00E4746A" w:rsidRPr="006501DB" w:rsidRDefault="00E4746A" w:rsidP="00C90673">
      <w:pPr>
        <w:spacing w:before="120" w:after="120" w:line="360" w:lineRule="auto"/>
        <w:jc w:val="both"/>
        <w:rPr>
          <w:lang w:val="en-US"/>
        </w:rPr>
      </w:pPr>
      <w:r w:rsidRPr="006501DB">
        <w:rPr>
          <w:lang w:val="en-US"/>
        </w:rPr>
        <w:t>Could-have (stretch)</w:t>
      </w:r>
    </w:p>
    <w:p w14:paraId="0C1811F3" w14:textId="3B6EC483" w:rsidR="00E4746A" w:rsidRPr="006501DB" w:rsidRDefault="00E4746A" w:rsidP="00C90673">
      <w:pPr>
        <w:numPr>
          <w:ilvl w:val="0"/>
          <w:numId w:val="22"/>
        </w:numPr>
        <w:spacing w:before="120" w:after="120" w:line="360" w:lineRule="auto"/>
        <w:jc w:val="both"/>
      </w:pPr>
      <w:r w:rsidRPr="006501DB">
        <w:t>Απλός έλεγχος “ψεύτικ</w:t>
      </w:r>
      <w:r w:rsidR="00DD5361">
        <w:t>ης</w:t>
      </w:r>
      <w:r w:rsidRPr="006501DB">
        <w:t xml:space="preserve">” </w:t>
      </w:r>
      <w:r w:rsidR="00DD5361">
        <w:t>αλληλεπίδρασης</w:t>
      </w:r>
      <w:r w:rsidRPr="006501DB">
        <w:t xml:space="preserve"> με κανόνες (ύποπτες αναλογίες).</w:t>
      </w:r>
    </w:p>
    <w:p w14:paraId="12753E18" w14:textId="77777777" w:rsidR="00E4746A" w:rsidRPr="006501DB" w:rsidRDefault="00E4746A" w:rsidP="00C90673">
      <w:pPr>
        <w:numPr>
          <w:ilvl w:val="0"/>
          <w:numId w:val="22"/>
        </w:numPr>
        <w:spacing w:before="120" w:after="120" w:line="360" w:lineRule="auto"/>
        <w:jc w:val="both"/>
        <w:rPr>
          <w:lang w:val="en-US"/>
        </w:rPr>
      </w:pPr>
      <w:r w:rsidRPr="006501DB">
        <w:rPr>
          <w:lang w:val="en-US"/>
        </w:rPr>
        <w:t>Πολυγλωσσική διεπαφή.</w:t>
      </w:r>
    </w:p>
    <w:p w14:paraId="36DBD5A4" w14:textId="469E3365" w:rsidR="00C55303" w:rsidRPr="00C55303" w:rsidRDefault="00E4746A" w:rsidP="00DB5BB0">
      <w:pPr>
        <w:numPr>
          <w:ilvl w:val="0"/>
          <w:numId w:val="22"/>
        </w:numPr>
        <w:spacing w:before="120" w:after="120" w:line="360" w:lineRule="auto"/>
        <w:jc w:val="both"/>
      </w:pPr>
      <w:r w:rsidRPr="006501DB">
        <w:t>Βασική οπτικοποίηση δικτύου (</w:t>
      </w:r>
      <w:r w:rsidR="00DF3150">
        <w:rPr>
          <w:lang w:val="en-US"/>
        </w:rPr>
        <w:t>influencers</w:t>
      </w:r>
      <w:r w:rsidRPr="006501DB">
        <w:t>–θεματικές).</w:t>
      </w:r>
    </w:p>
    <w:p w14:paraId="2A9FD3E3" w14:textId="77777777" w:rsidR="00E4746A" w:rsidRPr="006501DB" w:rsidRDefault="00E4746A" w:rsidP="00C90673">
      <w:pPr>
        <w:spacing w:before="120" w:after="120" w:line="360" w:lineRule="auto"/>
        <w:jc w:val="both"/>
      </w:pPr>
      <w:r w:rsidRPr="006501DB">
        <w:rPr>
          <w:lang w:val="en-US"/>
        </w:rPr>
        <w:t>Won</w:t>
      </w:r>
      <w:r w:rsidRPr="006501DB">
        <w:t>’</w:t>
      </w:r>
      <w:r w:rsidRPr="006501DB">
        <w:rPr>
          <w:lang w:val="en-US"/>
        </w:rPr>
        <w:t>t</w:t>
      </w:r>
      <w:r w:rsidRPr="006501DB">
        <w:t>-</w:t>
      </w:r>
      <w:r w:rsidRPr="006501DB">
        <w:rPr>
          <w:lang w:val="en-US"/>
        </w:rPr>
        <w:t>have</w:t>
      </w:r>
      <w:r w:rsidRPr="006501DB">
        <w:t xml:space="preserve"> (εκτός πτυχιακής, μελλοντική εργασία)</w:t>
      </w:r>
    </w:p>
    <w:p w14:paraId="5090871A" w14:textId="6C8FCD76" w:rsidR="00E4746A" w:rsidRPr="00DD5361" w:rsidRDefault="00DD5361" w:rsidP="00C90673">
      <w:pPr>
        <w:numPr>
          <w:ilvl w:val="0"/>
          <w:numId w:val="23"/>
        </w:numPr>
        <w:spacing w:before="120" w:after="120" w:line="360" w:lineRule="auto"/>
        <w:jc w:val="both"/>
      </w:pPr>
      <w:r>
        <w:t>Πραγματικού χρόνου</w:t>
      </w:r>
      <w:r w:rsidR="00E4746A" w:rsidRPr="00DD5361">
        <w:t xml:space="preserve"> συλλογή από </w:t>
      </w:r>
      <w:r>
        <w:t>δ</w:t>
      </w:r>
      <w:r w:rsidRPr="00DD5361">
        <w:t xml:space="preserve">ιεπαφές </w:t>
      </w:r>
      <w:r>
        <w:t>π</w:t>
      </w:r>
      <w:r w:rsidRPr="00DD5361">
        <w:t xml:space="preserve">ρογραμματισμού </w:t>
      </w:r>
      <w:r>
        <w:t>ε</w:t>
      </w:r>
      <w:r w:rsidRPr="00DD5361">
        <w:t xml:space="preserve">φαρμογών για </w:t>
      </w:r>
      <w:r>
        <w:t>κ</w:t>
      </w:r>
      <w:r w:rsidRPr="00DD5361">
        <w:t xml:space="preserve">οινωνικά </w:t>
      </w:r>
      <w:r>
        <w:t>δ</w:t>
      </w:r>
      <w:r w:rsidRPr="00DD5361">
        <w:t>ίκτυα</w:t>
      </w:r>
      <w:r w:rsidR="00E4746A" w:rsidRPr="00DD5361">
        <w:t xml:space="preserve">, </w:t>
      </w:r>
      <w:r w:rsidR="00E4746A" w:rsidRPr="006501DB">
        <w:rPr>
          <w:lang w:val="en-US"/>
        </w:rPr>
        <w:t>streaming</w:t>
      </w:r>
      <w:r w:rsidR="00E4746A" w:rsidRPr="00DD5361">
        <w:t>.</w:t>
      </w:r>
    </w:p>
    <w:p w14:paraId="539BCFE7" w14:textId="77777777" w:rsidR="00E4746A" w:rsidRPr="006501DB" w:rsidRDefault="00E4746A" w:rsidP="00C90673">
      <w:pPr>
        <w:numPr>
          <w:ilvl w:val="0"/>
          <w:numId w:val="23"/>
        </w:numPr>
        <w:spacing w:before="120" w:after="120" w:line="360" w:lineRule="auto"/>
        <w:jc w:val="both"/>
        <w:rPr>
          <w:lang w:val="en-US"/>
        </w:rPr>
      </w:pPr>
      <w:r w:rsidRPr="006501DB">
        <w:rPr>
          <w:lang w:val="en-US"/>
        </w:rPr>
        <w:t>Transformers/fine-tuning (BERT/XLM</w:t>
      </w:r>
      <w:r w:rsidRPr="006501DB">
        <w:rPr>
          <w:lang w:val="en-US"/>
        </w:rPr>
        <w:noBreakHyphen/>
        <w:t>R).</w:t>
      </w:r>
    </w:p>
    <w:p w14:paraId="1B83BA7F" w14:textId="6DDB0A05" w:rsidR="00E4746A" w:rsidRPr="00DD5361" w:rsidRDefault="00E4746A" w:rsidP="00C90673">
      <w:pPr>
        <w:numPr>
          <w:ilvl w:val="0"/>
          <w:numId w:val="23"/>
        </w:numPr>
        <w:spacing w:before="120" w:after="120" w:line="360" w:lineRule="auto"/>
        <w:jc w:val="both"/>
      </w:pPr>
      <w:r w:rsidRPr="006501DB">
        <w:rPr>
          <w:lang w:val="en-US"/>
        </w:rPr>
        <w:t>Multi</w:t>
      </w:r>
      <w:r w:rsidRPr="00DD5361">
        <w:t>-</w:t>
      </w:r>
      <w:r w:rsidRPr="006501DB">
        <w:rPr>
          <w:lang w:val="en-US"/>
        </w:rPr>
        <w:t>touch</w:t>
      </w:r>
      <w:r w:rsidRPr="00DD5361">
        <w:t xml:space="preserve"> </w:t>
      </w:r>
      <w:r w:rsidRPr="006501DB">
        <w:rPr>
          <w:lang w:val="en-US"/>
        </w:rPr>
        <w:t>attribution</w:t>
      </w:r>
      <w:r w:rsidRPr="00DD5361">
        <w:t xml:space="preserve">, </w:t>
      </w:r>
      <w:r w:rsidR="00DD5361">
        <w:t>έξυπνα</w:t>
      </w:r>
      <w:r w:rsidR="00DD5361" w:rsidRPr="00DD5361">
        <w:t xml:space="preserve"> </w:t>
      </w:r>
      <w:r w:rsidR="00DD5361">
        <w:t>συμβόλαια</w:t>
      </w:r>
      <w:r w:rsidRPr="00DD5361">
        <w:t xml:space="preserve">, πλήρης </w:t>
      </w:r>
      <w:r w:rsidR="00DD5361">
        <w:t>εντοπισμός απάτης</w:t>
      </w:r>
      <w:r w:rsidRPr="00DD5361">
        <w:t>.</w:t>
      </w:r>
    </w:p>
    <w:p w14:paraId="27964AFE" w14:textId="77777777" w:rsidR="00E4746A" w:rsidRPr="006501DB" w:rsidRDefault="00E4746A" w:rsidP="00C90673">
      <w:pPr>
        <w:spacing w:before="120" w:after="120" w:line="360" w:lineRule="auto"/>
        <w:jc w:val="both"/>
        <w:rPr>
          <w:lang w:val="en-US"/>
        </w:rPr>
      </w:pPr>
      <w:r w:rsidRPr="006501DB">
        <w:rPr>
          <w:lang w:val="en-US"/>
        </w:rPr>
        <w:t>Απλοποιημένη αρχιτεκτονική</w:t>
      </w:r>
    </w:p>
    <w:p w14:paraId="4BC7B63C" w14:textId="77777777" w:rsidR="00E4746A" w:rsidRPr="006501DB" w:rsidRDefault="00E4746A" w:rsidP="00C90673">
      <w:pPr>
        <w:numPr>
          <w:ilvl w:val="0"/>
          <w:numId w:val="24"/>
        </w:numPr>
        <w:spacing w:before="120" w:after="120" w:line="360" w:lineRule="auto"/>
        <w:jc w:val="both"/>
        <w:rPr>
          <w:lang w:val="en-US"/>
        </w:rPr>
      </w:pPr>
      <w:r w:rsidRPr="006501DB">
        <w:rPr>
          <w:lang w:val="en-US"/>
        </w:rPr>
        <w:t>Spring Boot + Thymeleaf</w:t>
      </w:r>
    </w:p>
    <w:p w14:paraId="47A6EBF8" w14:textId="77777777" w:rsidR="00E4746A" w:rsidRPr="006501DB" w:rsidRDefault="00E4746A" w:rsidP="00C90673">
      <w:pPr>
        <w:numPr>
          <w:ilvl w:val="0"/>
          <w:numId w:val="24"/>
        </w:numPr>
        <w:spacing w:before="120" w:after="120" w:line="360" w:lineRule="auto"/>
        <w:jc w:val="both"/>
        <w:rPr>
          <w:lang w:val="en-US"/>
        </w:rPr>
      </w:pPr>
      <w:r w:rsidRPr="006501DB">
        <w:rPr>
          <w:lang w:val="en-US"/>
        </w:rPr>
        <w:t>PostgreSQL (Docker).</w:t>
      </w:r>
    </w:p>
    <w:p w14:paraId="69B77091" w14:textId="77777777" w:rsidR="00E4746A" w:rsidRPr="00DD5361" w:rsidRDefault="00E4746A" w:rsidP="00C90673">
      <w:pPr>
        <w:numPr>
          <w:ilvl w:val="0"/>
          <w:numId w:val="24"/>
        </w:numPr>
        <w:spacing w:before="120" w:after="120" w:line="360" w:lineRule="auto"/>
        <w:jc w:val="both"/>
      </w:pPr>
      <w:r w:rsidRPr="00DD5361">
        <w:t xml:space="preserve">Ενότητα </w:t>
      </w:r>
      <w:r w:rsidRPr="006501DB">
        <w:rPr>
          <w:lang w:val="en-US"/>
        </w:rPr>
        <w:t>Sentiment</w:t>
      </w:r>
      <w:r w:rsidRPr="00DD5361">
        <w:t xml:space="preserve"> μέσα στο </w:t>
      </w:r>
      <w:r w:rsidRPr="006501DB">
        <w:rPr>
          <w:lang w:val="en-US"/>
        </w:rPr>
        <w:t>backend</w:t>
      </w:r>
      <w:r w:rsidRPr="00DD5361">
        <w:t>:</w:t>
      </w:r>
    </w:p>
    <w:p w14:paraId="3D6664F6" w14:textId="77777777" w:rsidR="00E4746A" w:rsidRPr="006501DB" w:rsidRDefault="00E4746A" w:rsidP="00C90673">
      <w:pPr>
        <w:numPr>
          <w:ilvl w:val="0"/>
          <w:numId w:val="24"/>
        </w:numPr>
        <w:spacing w:before="120" w:after="120" w:line="360" w:lineRule="auto"/>
        <w:jc w:val="both"/>
        <w:rPr>
          <w:lang w:val="en-US"/>
        </w:rPr>
      </w:pPr>
      <w:r w:rsidRPr="006501DB">
        <w:rPr>
          <w:lang w:val="en-US"/>
        </w:rPr>
        <w:t>ERD μόνο για βασικές οντότητες: users, profiles, posts, comments, campaigns, scores.</w:t>
      </w:r>
    </w:p>
    <w:p w14:paraId="1C3BF5A1" w14:textId="77777777" w:rsidR="00E4746A" w:rsidRPr="006501DB" w:rsidRDefault="00E4746A" w:rsidP="00C90673">
      <w:pPr>
        <w:spacing w:before="120" w:after="120" w:line="360" w:lineRule="auto"/>
        <w:jc w:val="both"/>
        <w:rPr>
          <w:lang w:val="en-US"/>
        </w:rPr>
      </w:pPr>
      <w:r w:rsidRPr="006501DB">
        <w:rPr>
          <w:lang w:val="en-US"/>
        </w:rPr>
        <w:t xml:space="preserve">Αξιολόγηση </w:t>
      </w:r>
    </w:p>
    <w:p w14:paraId="434AE72C" w14:textId="77777777" w:rsidR="00E4746A" w:rsidRPr="006501DB" w:rsidRDefault="00E4746A" w:rsidP="00C90673">
      <w:pPr>
        <w:numPr>
          <w:ilvl w:val="0"/>
          <w:numId w:val="25"/>
        </w:numPr>
        <w:spacing w:before="120" w:after="120" w:line="360" w:lineRule="auto"/>
        <w:jc w:val="both"/>
      </w:pPr>
      <w:r w:rsidRPr="006501DB">
        <w:t>Σετ αξιολόγησης: 100–200 σχόλια (</w:t>
      </w:r>
      <w:r w:rsidRPr="006501DB">
        <w:rPr>
          <w:lang w:val="en-US"/>
        </w:rPr>
        <w:t>GR</w:t>
      </w:r>
      <w:r w:rsidRPr="006501DB">
        <w:t>/</w:t>
      </w:r>
      <w:r w:rsidRPr="006501DB">
        <w:rPr>
          <w:lang w:val="en-US"/>
        </w:rPr>
        <w:t>EN</w:t>
      </w:r>
      <w:r w:rsidRPr="006501DB">
        <w:t>) με χειροκίνητη επισήμανση συναισθήματος.</w:t>
      </w:r>
    </w:p>
    <w:p w14:paraId="2B9359FA" w14:textId="77777777" w:rsidR="00E4746A" w:rsidRPr="00C55303" w:rsidRDefault="00E4746A" w:rsidP="00C90673">
      <w:pPr>
        <w:numPr>
          <w:ilvl w:val="0"/>
          <w:numId w:val="25"/>
        </w:numPr>
        <w:spacing w:before="120" w:after="120" w:line="360" w:lineRule="auto"/>
        <w:jc w:val="both"/>
      </w:pPr>
      <w:r w:rsidRPr="00C55303">
        <w:lastRenderedPageBreak/>
        <w:t xml:space="preserve">Μετρικές </w:t>
      </w:r>
      <w:r w:rsidRPr="00C55303">
        <w:rPr>
          <w:lang w:val="en-US"/>
        </w:rPr>
        <w:t>NLP</w:t>
      </w:r>
      <w:r w:rsidRPr="00C55303">
        <w:t xml:space="preserve">: </w:t>
      </w:r>
      <w:r w:rsidRPr="00C55303">
        <w:rPr>
          <w:lang w:val="en-US"/>
        </w:rPr>
        <w:t>accuracy</w:t>
      </w:r>
      <w:r w:rsidRPr="00C55303">
        <w:t xml:space="preserve">, </w:t>
      </w:r>
      <w:r w:rsidRPr="00C55303">
        <w:rPr>
          <w:lang w:val="en-US"/>
        </w:rPr>
        <w:t>macro</w:t>
      </w:r>
      <w:r w:rsidRPr="00C55303">
        <w:noBreakHyphen/>
      </w:r>
      <w:r w:rsidRPr="00C55303">
        <w:rPr>
          <w:lang w:val="en-US"/>
        </w:rPr>
        <w:t>F</w:t>
      </w:r>
      <w:r w:rsidRPr="00C55303">
        <w:t>1 ανά κλάση.</w:t>
      </w:r>
    </w:p>
    <w:p w14:paraId="4EEFA13D" w14:textId="77777777" w:rsidR="00E4746A" w:rsidRPr="006501DB" w:rsidRDefault="00E4746A" w:rsidP="00C90673">
      <w:pPr>
        <w:numPr>
          <w:ilvl w:val="0"/>
          <w:numId w:val="25"/>
        </w:numPr>
        <w:spacing w:before="120" w:after="120" w:line="360" w:lineRule="auto"/>
        <w:jc w:val="both"/>
      </w:pPr>
      <w:r w:rsidRPr="006501DB">
        <w:t xml:space="preserve">Επιχειρησιακός δείκτης: σύγκριση κατάταξης “μόνο </w:t>
      </w:r>
      <w:r w:rsidRPr="006501DB">
        <w:rPr>
          <w:lang w:val="en-US"/>
        </w:rPr>
        <w:t>followers</w:t>
      </w:r>
      <w:r w:rsidRPr="006501DB">
        <w:t xml:space="preserve">” </w:t>
      </w:r>
      <w:r w:rsidRPr="006501DB">
        <w:rPr>
          <w:lang w:val="en-US"/>
        </w:rPr>
        <w:t>vs</w:t>
      </w:r>
      <w:r w:rsidRPr="006501DB">
        <w:t xml:space="preserve"> “</w:t>
      </w:r>
      <w:r w:rsidRPr="006501DB">
        <w:rPr>
          <w:lang w:val="en-US"/>
        </w:rPr>
        <w:t>Score</w:t>
      </w:r>
      <w:r w:rsidRPr="006501DB">
        <w:t xml:space="preserve">” ως προς μέσο </w:t>
      </w:r>
      <w:r w:rsidRPr="006501DB">
        <w:rPr>
          <w:lang w:val="en-US"/>
        </w:rPr>
        <w:t>sentiment</w:t>
      </w:r>
      <w:r w:rsidRPr="006501DB">
        <w:t>/</w:t>
      </w:r>
      <w:r w:rsidRPr="006501DB">
        <w:rPr>
          <w:lang w:val="en-US"/>
        </w:rPr>
        <w:t>ER</w:t>
      </w:r>
      <w:r w:rsidRPr="006501DB">
        <w:t xml:space="preserve"> των </w:t>
      </w:r>
      <w:r w:rsidRPr="006501DB">
        <w:rPr>
          <w:lang w:val="en-US"/>
        </w:rPr>
        <w:t>top</w:t>
      </w:r>
      <w:r w:rsidRPr="006501DB">
        <w:noBreakHyphen/>
        <w:t>5 προτάσεων.</w:t>
      </w:r>
    </w:p>
    <w:p w14:paraId="5A097DB2" w14:textId="5F83EBFE" w:rsidR="00E4746A" w:rsidRPr="006501DB" w:rsidRDefault="00E4746A" w:rsidP="00C90673">
      <w:pPr>
        <w:numPr>
          <w:ilvl w:val="0"/>
          <w:numId w:val="25"/>
        </w:numPr>
        <w:spacing w:before="120" w:after="120" w:line="360" w:lineRule="auto"/>
        <w:jc w:val="both"/>
      </w:pPr>
      <w:r w:rsidRPr="006501DB">
        <w:t xml:space="preserve">Συζήτηση περιορισμών (σαφώς): μικρό δείγμα, μη </w:t>
      </w:r>
      <w:r w:rsidRPr="006501DB">
        <w:rPr>
          <w:lang w:val="en-US"/>
        </w:rPr>
        <w:t>real</w:t>
      </w:r>
      <w:r w:rsidRPr="006501DB">
        <w:noBreakHyphen/>
      </w:r>
      <w:r w:rsidRPr="006501DB">
        <w:rPr>
          <w:lang w:val="en-US"/>
        </w:rPr>
        <w:t>time</w:t>
      </w:r>
      <w:r w:rsidRPr="006501DB">
        <w:t xml:space="preserve">, απλό </w:t>
      </w:r>
      <w:r w:rsidRPr="006501DB">
        <w:rPr>
          <w:lang w:val="en-US"/>
        </w:rPr>
        <w:t>score</w:t>
      </w:r>
      <w:r w:rsidRPr="006501DB">
        <w:t>.</w:t>
      </w:r>
    </w:p>
    <w:p w14:paraId="3927FC04" w14:textId="77777777" w:rsidR="00E4746A" w:rsidRPr="006501DB" w:rsidRDefault="00E4746A" w:rsidP="00C90673">
      <w:pPr>
        <w:spacing w:before="120" w:after="120" w:line="360" w:lineRule="auto"/>
        <w:jc w:val="both"/>
        <w:rPr>
          <w:lang w:val="en-US"/>
        </w:rPr>
      </w:pPr>
      <w:r w:rsidRPr="006501DB">
        <w:rPr>
          <w:lang w:val="en-US"/>
        </w:rPr>
        <w:t>Χρονοδιάγραμμα (ενδεικτικό)</w:t>
      </w:r>
    </w:p>
    <w:p w14:paraId="4DFC03F0" w14:textId="77777777" w:rsidR="00E4746A" w:rsidRPr="006501DB" w:rsidRDefault="00E4746A" w:rsidP="00C90673">
      <w:pPr>
        <w:numPr>
          <w:ilvl w:val="0"/>
          <w:numId w:val="26"/>
        </w:numPr>
        <w:spacing w:before="120" w:after="120" w:line="360" w:lineRule="auto"/>
        <w:jc w:val="both"/>
      </w:pPr>
      <w:r w:rsidRPr="006501DB">
        <w:t>Εβδ. 1</w:t>
      </w:r>
      <w:r w:rsidR="004C5604">
        <w:t>-</w:t>
      </w:r>
      <w:r w:rsidR="00C55303" w:rsidRPr="00C55303">
        <w:t>4</w:t>
      </w:r>
      <w:r w:rsidRPr="006501DB">
        <w:t xml:space="preserve">: </w:t>
      </w:r>
      <w:r w:rsidRPr="006501DB">
        <w:rPr>
          <w:lang w:val="en-US"/>
        </w:rPr>
        <w:t>Auth</w:t>
      </w:r>
      <w:r w:rsidRPr="006501DB">
        <w:t xml:space="preserve">/Ρόλοι, σχήμα </w:t>
      </w:r>
      <w:r w:rsidRPr="006501DB">
        <w:rPr>
          <w:lang w:val="en-US"/>
        </w:rPr>
        <w:t>DB</w:t>
      </w:r>
      <w:r w:rsidRPr="006501DB">
        <w:t>, σελίδες προφίλ.</w:t>
      </w:r>
    </w:p>
    <w:p w14:paraId="582FE9E6" w14:textId="77777777" w:rsidR="00E4746A" w:rsidRPr="006501DB" w:rsidRDefault="00E4746A" w:rsidP="00C90673">
      <w:pPr>
        <w:numPr>
          <w:ilvl w:val="0"/>
          <w:numId w:val="26"/>
        </w:numPr>
        <w:spacing w:before="120" w:after="120" w:line="360" w:lineRule="auto"/>
        <w:jc w:val="both"/>
      </w:pPr>
      <w:r w:rsidRPr="006501DB">
        <w:t xml:space="preserve">Εβδ. </w:t>
      </w:r>
      <w:r w:rsidR="00C55303" w:rsidRPr="00C55303">
        <w:t>4</w:t>
      </w:r>
      <w:r w:rsidR="004C5604">
        <w:t>-</w:t>
      </w:r>
      <w:r w:rsidR="00C55303" w:rsidRPr="00C55303">
        <w:t>8</w:t>
      </w:r>
      <w:r w:rsidRPr="006501DB">
        <w:t xml:space="preserve">: Εισαγωγή δεδομένων, βασικός υπολογισμός </w:t>
      </w:r>
      <w:r w:rsidRPr="006501DB">
        <w:rPr>
          <w:lang w:val="en-US"/>
        </w:rPr>
        <w:t>ER</w:t>
      </w:r>
      <w:r w:rsidRPr="006501DB">
        <w:t>/</w:t>
      </w:r>
      <w:r w:rsidRPr="006501DB">
        <w:rPr>
          <w:lang w:val="en-US"/>
        </w:rPr>
        <w:t>BrandFit</w:t>
      </w:r>
      <w:r w:rsidRPr="006501DB">
        <w:t>.</w:t>
      </w:r>
    </w:p>
    <w:p w14:paraId="412D02FB" w14:textId="77777777" w:rsidR="00E4746A" w:rsidRPr="006501DB" w:rsidRDefault="00E4746A" w:rsidP="00C90673">
      <w:pPr>
        <w:numPr>
          <w:ilvl w:val="0"/>
          <w:numId w:val="26"/>
        </w:numPr>
        <w:spacing w:before="120" w:after="120" w:line="360" w:lineRule="auto"/>
        <w:jc w:val="both"/>
      </w:pPr>
      <w:r w:rsidRPr="006501DB">
        <w:t xml:space="preserve">Εβδ. </w:t>
      </w:r>
      <w:r w:rsidR="00C55303" w:rsidRPr="00C55303">
        <w:t>8</w:t>
      </w:r>
      <w:r w:rsidR="004C5604">
        <w:t>-</w:t>
      </w:r>
      <w:r w:rsidR="00C55303" w:rsidRPr="00C55303">
        <w:t>12</w:t>
      </w:r>
      <w:r w:rsidRPr="006501DB">
        <w:t xml:space="preserve">: </w:t>
      </w:r>
      <w:r w:rsidRPr="006501DB">
        <w:rPr>
          <w:lang w:val="en-US"/>
        </w:rPr>
        <w:t>Sentiment</w:t>
      </w:r>
      <w:r w:rsidRPr="006501DB">
        <w:t xml:space="preserve"> </w:t>
      </w:r>
      <w:r w:rsidRPr="006501DB">
        <w:rPr>
          <w:lang w:val="en-US"/>
        </w:rPr>
        <w:t>MVP</w:t>
      </w:r>
      <w:r w:rsidRPr="006501DB">
        <w:t xml:space="preserve"> (λεξικό+κανόνες), </w:t>
      </w:r>
      <w:r w:rsidRPr="006501DB">
        <w:rPr>
          <w:lang w:val="en-US"/>
        </w:rPr>
        <w:t>validation</w:t>
      </w:r>
      <w:r w:rsidRPr="006501DB">
        <w:t xml:space="preserve"> σε μικρό δείγμα.</w:t>
      </w:r>
    </w:p>
    <w:p w14:paraId="76D83CA2" w14:textId="77777777" w:rsidR="00E4746A" w:rsidRDefault="00E4746A" w:rsidP="00E4746A">
      <w:pPr>
        <w:numPr>
          <w:ilvl w:val="0"/>
          <w:numId w:val="26"/>
        </w:numPr>
        <w:spacing w:before="120" w:after="120" w:line="360" w:lineRule="auto"/>
        <w:jc w:val="both"/>
      </w:pPr>
      <w:r w:rsidRPr="006501DB">
        <w:t xml:space="preserve">Εβδ. </w:t>
      </w:r>
      <w:r w:rsidR="00C55303" w:rsidRPr="00D9344A">
        <w:t>12</w:t>
      </w:r>
      <w:r w:rsidR="004C5604">
        <w:t>-</w:t>
      </w:r>
      <w:r w:rsidR="00C55303" w:rsidRPr="00D9344A">
        <w:t>16</w:t>
      </w:r>
      <w:r w:rsidRPr="006501DB">
        <w:t xml:space="preserve">: </w:t>
      </w:r>
      <w:r w:rsidRPr="006501DB">
        <w:rPr>
          <w:lang w:val="en-US"/>
        </w:rPr>
        <w:t>Score</w:t>
      </w:r>
      <w:r w:rsidRPr="006501DB">
        <w:t>/Κατάταξη/Αναφορές, τεκμηρίωση και αξιολόγηση.</w:t>
      </w:r>
    </w:p>
    <w:p w14:paraId="535E23BF" w14:textId="078B1371" w:rsidR="00FD2609" w:rsidRDefault="00FD2609" w:rsidP="00FD2609">
      <w:pPr>
        <w:spacing w:before="120" w:after="120" w:line="360" w:lineRule="auto"/>
        <w:jc w:val="both"/>
      </w:pPr>
      <w:r>
        <w:t>Εργαλεία</w:t>
      </w:r>
    </w:p>
    <w:tbl>
      <w:tblPr>
        <w:tblW w:w="0" w:type="auto"/>
        <w:jc w:val="center"/>
        <w:tblLook w:val="04A0" w:firstRow="1" w:lastRow="0" w:firstColumn="1" w:lastColumn="0" w:noHBand="0" w:noVBand="1"/>
      </w:tblPr>
      <w:tblGrid>
        <w:gridCol w:w="4358"/>
        <w:gridCol w:w="4384"/>
      </w:tblGrid>
      <w:tr w:rsidR="00FD2609" w14:paraId="3C5C5E35" w14:textId="77777777" w:rsidTr="0061609A">
        <w:trPr>
          <w:jc w:val="center"/>
        </w:trPr>
        <w:tc>
          <w:tcPr>
            <w:tcW w:w="4358" w:type="dxa"/>
          </w:tcPr>
          <w:p w14:paraId="3095C7E8" w14:textId="77777777" w:rsidR="00FD2609" w:rsidRDefault="00FD2609" w:rsidP="002F621D">
            <w:r>
              <w:t>Εργαλείο / Τεχνολογία</w:t>
            </w:r>
          </w:p>
        </w:tc>
        <w:tc>
          <w:tcPr>
            <w:tcW w:w="4384" w:type="dxa"/>
          </w:tcPr>
          <w:p w14:paraId="7D22D543" w14:textId="3E5373F7" w:rsidR="00FD2609" w:rsidRDefault="00FD2609" w:rsidP="002F621D">
            <w:r>
              <w:t xml:space="preserve">Ρόλος στην </w:t>
            </w:r>
            <w:r w:rsidR="00DD5361">
              <w:t>π</w:t>
            </w:r>
            <w:r>
              <w:t xml:space="preserve">τυχιακή </w:t>
            </w:r>
            <w:r w:rsidR="00DD5361">
              <w:t>ε</w:t>
            </w:r>
            <w:r>
              <w:t>ργασία</w:t>
            </w:r>
          </w:p>
        </w:tc>
      </w:tr>
      <w:tr w:rsidR="00FD2609" w14:paraId="02C7931E" w14:textId="77777777" w:rsidTr="0061609A">
        <w:trPr>
          <w:jc w:val="center"/>
        </w:trPr>
        <w:tc>
          <w:tcPr>
            <w:tcW w:w="4358" w:type="dxa"/>
          </w:tcPr>
          <w:p w14:paraId="3E96DC43" w14:textId="77777777" w:rsidR="00FD2609" w:rsidRDefault="00FD2609" w:rsidP="002F621D">
            <w:r>
              <w:t>Spring Boot</w:t>
            </w:r>
          </w:p>
        </w:tc>
        <w:tc>
          <w:tcPr>
            <w:tcW w:w="4384" w:type="dxa"/>
          </w:tcPr>
          <w:p w14:paraId="3C8CDB58" w14:textId="77777777" w:rsidR="00FD2609" w:rsidRDefault="00FD2609" w:rsidP="002F621D">
            <w:r>
              <w:t>Ανάπτυξη backend υπηρεσιών και REST API</w:t>
            </w:r>
          </w:p>
        </w:tc>
      </w:tr>
      <w:tr w:rsidR="00FD2609" w14:paraId="7F6A373B" w14:textId="77777777" w:rsidTr="0061609A">
        <w:trPr>
          <w:jc w:val="center"/>
        </w:trPr>
        <w:tc>
          <w:tcPr>
            <w:tcW w:w="4358" w:type="dxa"/>
          </w:tcPr>
          <w:p w14:paraId="3D6398B3" w14:textId="77777777" w:rsidR="00FD2609" w:rsidRDefault="00FD2609" w:rsidP="002F621D">
            <w:r>
              <w:t>PostgreSQL</w:t>
            </w:r>
          </w:p>
        </w:tc>
        <w:tc>
          <w:tcPr>
            <w:tcW w:w="4384" w:type="dxa"/>
          </w:tcPr>
          <w:p w14:paraId="30E5EAB7" w14:textId="77777777" w:rsidR="00FD2609" w:rsidRDefault="00FD2609" w:rsidP="002F621D">
            <w:r>
              <w:t>Αποθήκευση και διαχείριση δεδομένων</w:t>
            </w:r>
          </w:p>
        </w:tc>
      </w:tr>
      <w:tr w:rsidR="00FD2609" w14:paraId="5F6506B6" w14:textId="77777777" w:rsidTr="0061609A">
        <w:trPr>
          <w:jc w:val="center"/>
        </w:trPr>
        <w:tc>
          <w:tcPr>
            <w:tcW w:w="4358" w:type="dxa"/>
          </w:tcPr>
          <w:p w14:paraId="28D5E0F3" w14:textId="77777777" w:rsidR="00FD2609" w:rsidRDefault="00FD2609" w:rsidP="002F621D">
            <w:r>
              <w:t>Docker</w:t>
            </w:r>
          </w:p>
        </w:tc>
        <w:tc>
          <w:tcPr>
            <w:tcW w:w="4384" w:type="dxa"/>
          </w:tcPr>
          <w:p w14:paraId="30239056" w14:textId="77777777" w:rsidR="00FD2609" w:rsidRDefault="00FD2609" w:rsidP="002F621D">
            <w:r>
              <w:t>Απομόνωση περιβάλλοντος και εύκολη ανάπτυξη</w:t>
            </w:r>
          </w:p>
        </w:tc>
      </w:tr>
      <w:tr w:rsidR="00FD2609" w14:paraId="515743C6" w14:textId="77777777" w:rsidTr="0061609A">
        <w:trPr>
          <w:jc w:val="center"/>
        </w:trPr>
        <w:tc>
          <w:tcPr>
            <w:tcW w:w="4358" w:type="dxa"/>
          </w:tcPr>
          <w:p w14:paraId="41BF5B4B" w14:textId="77777777" w:rsidR="00FD2609" w:rsidRDefault="00FD2609" w:rsidP="002F621D">
            <w:r>
              <w:t>Thymeleaf</w:t>
            </w:r>
          </w:p>
        </w:tc>
        <w:tc>
          <w:tcPr>
            <w:tcW w:w="4384" w:type="dxa"/>
          </w:tcPr>
          <w:p w14:paraId="651E2AA7" w14:textId="77777777" w:rsidR="00FD2609" w:rsidRDefault="00FD2609" w:rsidP="002F621D">
            <w:r>
              <w:t>Δημιουργία δυναμικών HTML templates για το frontend</w:t>
            </w:r>
          </w:p>
        </w:tc>
      </w:tr>
      <w:tr w:rsidR="00FD2609" w14:paraId="4157922B" w14:textId="77777777" w:rsidTr="0061609A">
        <w:trPr>
          <w:jc w:val="center"/>
        </w:trPr>
        <w:tc>
          <w:tcPr>
            <w:tcW w:w="4358" w:type="dxa"/>
          </w:tcPr>
          <w:p w14:paraId="1BCFED7B" w14:textId="77777777" w:rsidR="00FD2609" w:rsidRDefault="00FD2609" w:rsidP="002F621D">
            <w:r>
              <w:t>Python (NLP)</w:t>
            </w:r>
          </w:p>
        </w:tc>
        <w:tc>
          <w:tcPr>
            <w:tcW w:w="4384" w:type="dxa"/>
          </w:tcPr>
          <w:p w14:paraId="12D64667" w14:textId="77777777" w:rsidR="00FD2609" w:rsidRDefault="00FD2609" w:rsidP="002F621D">
            <w:r>
              <w:t>Υλοποίηση μοντέλων κατηγοριοποίησης και ανάλυσης συναισθήματος</w:t>
            </w:r>
          </w:p>
        </w:tc>
      </w:tr>
      <w:tr w:rsidR="00FD2609" w14:paraId="2274013D" w14:textId="77777777" w:rsidTr="0061609A">
        <w:trPr>
          <w:jc w:val="center"/>
        </w:trPr>
        <w:tc>
          <w:tcPr>
            <w:tcW w:w="4358" w:type="dxa"/>
          </w:tcPr>
          <w:p w14:paraId="2BEC09EE" w14:textId="77777777" w:rsidR="00FD2609" w:rsidRDefault="00FD2609" w:rsidP="002F621D">
            <w:r>
              <w:t>GitHub</w:t>
            </w:r>
          </w:p>
        </w:tc>
        <w:tc>
          <w:tcPr>
            <w:tcW w:w="4384" w:type="dxa"/>
          </w:tcPr>
          <w:p w14:paraId="1945B66C" w14:textId="77777777" w:rsidR="00FD2609" w:rsidRDefault="00FD2609" w:rsidP="002F621D">
            <w:r>
              <w:t>Έλεγχος εκδόσεων και συνεργασία στον κώδικα</w:t>
            </w:r>
          </w:p>
        </w:tc>
      </w:tr>
    </w:tbl>
    <w:p w14:paraId="609B10CE" w14:textId="77777777" w:rsidR="00E4746A" w:rsidRPr="006501DB" w:rsidRDefault="00E4746A" w:rsidP="00C90673">
      <w:pPr>
        <w:spacing w:before="120" w:after="120" w:line="360" w:lineRule="auto"/>
        <w:jc w:val="both"/>
      </w:pPr>
      <w:r w:rsidRPr="006501DB">
        <w:t>Δεδομένων των χρονικών και τεχνικών περιορισμών, η παρούσα υλοποίηση εστιάζει σε ένα ελάχιστο βιώσιμο προϊόν (</w:t>
      </w:r>
      <w:r w:rsidRPr="006501DB">
        <w:rPr>
          <w:lang w:val="en-US"/>
        </w:rPr>
        <w:t>MVP</w:t>
      </w:r>
      <w:r w:rsidRPr="006501DB">
        <w:t>) που επιδεικνύει τον πυρήνα της προτεινόμενης προσέγγισης (βασική αντιστοίχιση και στοιχειώδης ανάλυση συναισθήματος). Η πλήρης υλοποίηση όλων των στόχων δεν κρίνεται εφικτή στο πλαίσιο της πτυχιακής και προτείνεται ως μελλοντική εργασία. Η αρχιτεκτονική έχει σχεδιαστεί ώστε να επιτρέπει σταδιακή αναβάθμιση των επιμέρους συνιστωσών χωρίς εκτεταμένες αλλαγές.</w:t>
      </w:r>
    </w:p>
    <w:p w14:paraId="37E095B7" w14:textId="77777777" w:rsidR="00264C88" w:rsidRPr="00C07B77" w:rsidRDefault="00E4746A" w:rsidP="006B22C9">
      <w:pPr>
        <w:spacing w:before="120" w:after="120" w:line="360" w:lineRule="auto"/>
        <w:jc w:val="both"/>
      </w:pPr>
      <w:r w:rsidRPr="006501DB">
        <w:t>Παρατίθεται ενδεικτικό διάγραμμά ροής της εφαρμογής</w:t>
      </w:r>
    </w:p>
    <w:p w14:paraId="4A45F5F5" w14:textId="77777777" w:rsidR="009F0927" w:rsidRDefault="00E635F8">
      <w:pPr>
        <w:keepNext/>
        <w:spacing w:before="120" w:after="120" w:line="360" w:lineRule="auto"/>
        <w:jc w:val="center"/>
        <w:rPr>
          <w:ins w:id="1212" w:author="ΜΗΤΣΕΑΣ ΗΛΙΑΣ" w:date="2026-01-07T14:32:00Z" w16du:dateUtc="2026-01-07T12:32:00Z"/>
        </w:rPr>
        <w:pPrChange w:id="1213" w:author="ΜΗΤΣΕΑΣ ΗΛΙΑΣ" w:date="2026-01-07T14:32:00Z" w16du:dateUtc="2026-01-07T12:32:00Z">
          <w:pPr>
            <w:spacing w:before="120" w:after="120" w:line="360" w:lineRule="auto"/>
            <w:jc w:val="center"/>
          </w:pPr>
        </w:pPrChange>
      </w:pPr>
      <w:ins w:id="1214" w:author="ΜΗΤΣΕΑΣ ΗΛΙΑΣ" w:date="2025-12-15T10:23:00Z" w16du:dateUtc="2025-12-15T08:23:00Z">
        <w:r>
          <w:rPr>
            <w:noProof/>
          </w:rPr>
          <w:lastRenderedPageBreak/>
          <w:drawing>
            <wp:inline distT="0" distB="0" distL="0" distR="0" wp14:anchorId="0F4898C9" wp14:editId="2E2F3064">
              <wp:extent cx="4343400" cy="2895600"/>
              <wp:effectExtent l="0" t="0" r="0" b="0"/>
              <wp:docPr id="743533130" name="Εικόν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343400" cy="2895600"/>
                      </a:xfrm>
                      <a:prstGeom prst="rect">
                        <a:avLst/>
                      </a:prstGeom>
                      <a:noFill/>
                      <a:ln>
                        <a:noFill/>
                      </a:ln>
                    </pic:spPr>
                  </pic:pic>
                </a:graphicData>
              </a:graphic>
            </wp:inline>
          </w:drawing>
        </w:r>
      </w:ins>
    </w:p>
    <w:p w14:paraId="3D7E15D2" w14:textId="626F8A3E" w:rsidR="009F0927" w:rsidRPr="009F0927" w:rsidRDefault="009F0927" w:rsidP="009A2AA5">
      <w:pPr>
        <w:jc w:val="center"/>
        <w:rPr>
          <w:ins w:id="1215" w:author="ΜΗΤΣΕΑΣ ΗΛΙΑΣ" w:date="2026-01-07T14:32:00Z" w16du:dateUtc="2026-01-07T12:32:00Z"/>
          <w:b/>
          <w:bCs/>
          <w:sz w:val="20"/>
          <w:szCs w:val="20"/>
        </w:rPr>
      </w:pPr>
      <w:bookmarkStart w:id="1216" w:name="_Toc218850240"/>
      <w:ins w:id="1217" w:author="ΜΗΤΣΕΑΣ ΗΛΙΑΣ" w:date="2026-01-07T14:32:00Z" w16du:dateUtc="2026-01-07T12:32:00Z">
        <w:r w:rsidRPr="009F0927">
          <w:rPr>
            <w:b/>
            <w:bCs/>
            <w:sz w:val="20"/>
            <w:szCs w:val="20"/>
            <w:rPrChange w:id="1218" w:author="ΜΗΤΣΕΑΣ ΗΛΙΑΣ" w:date="2026-01-07T14:33:00Z" w16du:dateUtc="2026-01-07T12:33:00Z">
              <w:rPr/>
            </w:rPrChange>
          </w:rPr>
          <w:t xml:space="preserve">Εικόνα </w:t>
        </w:r>
        <w:r w:rsidRPr="009F0927">
          <w:rPr>
            <w:b/>
            <w:bCs/>
            <w:sz w:val="20"/>
            <w:szCs w:val="20"/>
            <w:rPrChange w:id="1219" w:author="ΜΗΤΣΕΑΣ ΗΛΙΑΣ" w:date="2026-01-07T14:33:00Z" w16du:dateUtc="2026-01-07T12:33:00Z">
              <w:rPr/>
            </w:rPrChange>
          </w:rPr>
          <w:fldChar w:fldCharType="begin"/>
        </w:r>
        <w:r w:rsidRPr="009F0927">
          <w:rPr>
            <w:b/>
            <w:bCs/>
            <w:sz w:val="20"/>
            <w:szCs w:val="20"/>
            <w:rPrChange w:id="1220" w:author="ΜΗΤΣΕΑΣ ΗΛΙΑΣ" w:date="2026-01-07T14:33:00Z" w16du:dateUtc="2026-01-07T12:33:00Z">
              <w:rPr/>
            </w:rPrChange>
          </w:rPr>
          <w:instrText xml:space="preserve"> SEQ Figure \* ARABIC </w:instrText>
        </w:r>
      </w:ins>
      <w:r w:rsidRPr="009F0927">
        <w:rPr>
          <w:b/>
          <w:bCs/>
          <w:sz w:val="20"/>
          <w:szCs w:val="20"/>
          <w:rPrChange w:id="1221" w:author="ΜΗΤΣΕΑΣ ΗΛΙΑΣ" w:date="2026-01-07T14:33:00Z" w16du:dateUtc="2026-01-07T12:33:00Z">
            <w:rPr/>
          </w:rPrChange>
        </w:rPr>
        <w:fldChar w:fldCharType="separate"/>
      </w:r>
      <w:ins w:id="1222" w:author="ΜΗΤΣΕΑΣ ΗΛΙΑΣ" w:date="2026-01-08T13:10:00Z" w16du:dateUtc="2026-01-08T11:10:00Z">
        <w:r w:rsidR="000A6F0A">
          <w:rPr>
            <w:b/>
            <w:bCs/>
            <w:noProof/>
            <w:sz w:val="20"/>
            <w:szCs w:val="20"/>
          </w:rPr>
          <w:t>2</w:t>
        </w:r>
      </w:ins>
      <w:ins w:id="1223" w:author="ΜΗΤΣΕΑΣ ΗΛΙΑΣ" w:date="2026-01-07T14:32:00Z" w16du:dateUtc="2026-01-07T12:32:00Z">
        <w:r w:rsidRPr="009F0927">
          <w:rPr>
            <w:b/>
            <w:bCs/>
            <w:sz w:val="20"/>
            <w:szCs w:val="20"/>
            <w:rPrChange w:id="1224" w:author="ΜΗΤΣΕΑΣ ΗΛΙΑΣ" w:date="2026-01-07T14:33:00Z" w16du:dateUtc="2026-01-07T12:33:00Z">
              <w:rPr/>
            </w:rPrChange>
          </w:rPr>
          <w:fldChar w:fldCharType="end"/>
        </w:r>
        <w:r w:rsidRPr="009F0927">
          <w:rPr>
            <w:b/>
            <w:bCs/>
            <w:sz w:val="20"/>
            <w:szCs w:val="20"/>
            <w:rPrChange w:id="1225" w:author="ΜΗΤΣΕΑΣ ΗΛΙΑΣ" w:date="2026-01-07T14:33:00Z" w16du:dateUtc="2026-01-07T12:33:00Z">
              <w:rPr/>
            </w:rPrChange>
          </w:rPr>
          <w:t xml:space="preserve"> </w:t>
        </w:r>
        <w:r w:rsidRPr="009F0927">
          <w:rPr>
            <w:b/>
            <w:bCs/>
            <w:sz w:val="20"/>
            <w:szCs w:val="20"/>
          </w:rPr>
          <w:t>Διάγραμμα ροής προγράμματος</w:t>
        </w:r>
        <w:bookmarkEnd w:id="1216"/>
      </w:ins>
    </w:p>
    <w:p w14:paraId="6D103B2D" w14:textId="46688DC2" w:rsidR="002D5C47" w:rsidRPr="002D5C47" w:rsidDel="009F0927" w:rsidRDefault="00264C88" w:rsidP="009A2AA5">
      <w:pPr>
        <w:spacing w:line="360" w:lineRule="auto"/>
        <w:jc w:val="center"/>
        <w:rPr>
          <w:del w:id="1226" w:author="ΜΗΤΣΕΑΣ ΗΛΙΑΣ" w:date="2026-01-07T14:32:00Z" w16du:dateUtc="2026-01-07T12:32:00Z"/>
        </w:rPr>
      </w:pPr>
      <w:del w:id="1227" w:author="ΜΗΤΣΕΑΣ ΗΛΙΑΣ" w:date="2025-12-15T10:23:00Z" w16du:dateUtc="2025-12-15T08:23:00Z">
        <w:r w:rsidRPr="006501DB" w:rsidDel="00E635F8">
          <w:rPr>
            <w:noProof/>
          </w:rPr>
          <w:drawing>
            <wp:inline distT="0" distB="0" distL="0" distR="0" wp14:anchorId="05C78134" wp14:editId="4EDF24EA">
              <wp:extent cx="3959750" cy="2639833"/>
              <wp:effectExtent l="0" t="0" r="3175" b="8255"/>
              <wp:docPr id="1696105385" name="Εικόν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998861" cy="2665907"/>
                      </a:xfrm>
                      <a:prstGeom prst="rect">
                        <a:avLst/>
                      </a:prstGeom>
                      <a:noFill/>
                      <a:ln>
                        <a:noFill/>
                      </a:ln>
                    </pic:spPr>
                  </pic:pic>
                </a:graphicData>
              </a:graphic>
            </wp:inline>
          </w:drawing>
        </w:r>
      </w:del>
    </w:p>
    <w:p w14:paraId="4B9E48F0" w14:textId="527C5387" w:rsidR="00E635F8" w:rsidRPr="002D5C47" w:rsidRDefault="002D5C47" w:rsidP="009A2AA5">
      <w:pPr>
        <w:jc w:val="center"/>
        <w:rPr>
          <w:b/>
          <w:bCs/>
          <w:sz w:val="20"/>
          <w:szCs w:val="20"/>
        </w:rPr>
      </w:pPr>
      <w:bookmarkStart w:id="1228" w:name="_Ref455756670"/>
      <w:bookmarkStart w:id="1229" w:name="_Toc456614289"/>
      <w:del w:id="1230" w:author="ΜΗΤΣΕΑΣ ΗΛΙΑΣ" w:date="2026-01-07T14:32:00Z" w16du:dateUtc="2026-01-07T12:32:00Z">
        <w:r w:rsidRPr="00814093" w:rsidDel="009F0927">
          <w:rPr>
            <w:b/>
            <w:bCs/>
            <w:sz w:val="20"/>
            <w:szCs w:val="20"/>
          </w:rPr>
          <w:delText xml:space="preserve">Εικόνα </w:delText>
        </w:r>
        <w:r w:rsidRPr="00814093" w:rsidDel="009F0927">
          <w:rPr>
            <w:b/>
            <w:bCs/>
            <w:sz w:val="20"/>
            <w:szCs w:val="20"/>
          </w:rPr>
          <w:fldChar w:fldCharType="begin"/>
        </w:r>
        <w:r w:rsidRPr="00814093" w:rsidDel="009F0927">
          <w:rPr>
            <w:b/>
            <w:bCs/>
            <w:sz w:val="20"/>
            <w:szCs w:val="20"/>
          </w:rPr>
          <w:delInstrText xml:space="preserve"> SEQ Εικόνα \* ARABIC \s 1 </w:delInstrText>
        </w:r>
        <w:r w:rsidRPr="00814093" w:rsidDel="009F0927">
          <w:rPr>
            <w:b/>
            <w:bCs/>
            <w:sz w:val="20"/>
            <w:szCs w:val="20"/>
          </w:rPr>
          <w:fldChar w:fldCharType="separate"/>
        </w:r>
        <w:r w:rsidDel="009F0927">
          <w:rPr>
            <w:b/>
            <w:bCs/>
            <w:noProof/>
            <w:sz w:val="20"/>
            <w:szCs w:val="20"/>
          </w:rPr>
          <w:delText>2</w:delText>
        </w:r>
        <w:r w:rsidRPr="00814093" w:rsidDel="009F0927">
          <w:rPr>
            <w:b/>
            <w:bCs/>
            <w:sz w:val="20"/>
            <w:szCs w:val="20"/>
          </w:rPr>
          <w:fldChar w:fldCharType="end"/>
        </w:r>
        <w:bookmarkEnd w:id="1228"/>
        <w:r w:rsidRPr="00814093" w:rsidDel="009F0927">
          <w:rPr>
            <w:b/>
            <w:bCs/>
            <w:sz w:val="20"/>
            <w:szCs w:val="20"/>
          </w:rPr>
          <w:delText xml:space="preserve"> </w:delText>
        </w:r>
        <w:bookmarkEnd w:id="1229"/>
        <w:r w:rsidDel="009F0927">
          <w:rPr>
            <w:b/>
            <w:bCs/>
            <w:sz w:val="20"/>
            <w:szCs w:val="20"/>
          </w:rPr>
          <w:delText xml:space="preserve">Διάγραμμα </w:delText>
        </w:r>
      </w:del>
      <w:del w:id="1231" w:author="ΜΗΤΣΕΑΣ ΗΛΙΑΣ" w:date="2025-12-16T09:31:00Z" w16du:dateUtc="2025-12-16T07:31:00Z">
        <w:r w:rsidDel="001B654C">
          <w:rPr>
            <w:b/>
            <w:bCs/>
            <w:sz w:val="20"/>
            <w:szCs w:val="20"/>
          </w:rPr>
          <w:delText>Ρ</w:delText>
        </w:r>
      </w:del>
      <w:del w:id="1232" w:author="ΜΗΤΣΕΑΣ ΗΛΙΑΣ" w:date="2026-01-07T14:32:00Z" w16du:dateUtc="2026-01-07T12:32:00Z">
        <w:r w:rsidDel="009F0927">
          <w:rPr>
            <w:b/>
            <w:bCs/>
            <w:sz w:val="20"/>
            <w:szCs w:val="20"/>
          </w:rPr>
          <w:delText xml:space="preserve">οής </w:delText>
        </w:r>
      </w:del>
      <w:del w:id="1233" w:author="ΜΗΤΣΕΑΣ ΗΛΙΑΣ" w:date="2025-12-16T09:31:00Z" w16du:dateUtc="2025-12-16T07:31:00Z">
        <w:r w:rsidDel="001B654C">
          <w:rPr>
            <w:b/>
            <w:bCs/>
            <w:sz w:val="20"/>
            <w:szCs w:val="20"/>
          </w:rPr>
          <w:delText>Π</w:delText>
        </w:r>
      </w:del>
      <w:del w:id="1234" w:author="ΜΗΤΣΕΑΣ ΗΛΙΑΣ" w:date="2026-01-07T14:32:00Z" w16du:dateUtc="2026-01-07T12:32:00Z">
        <w:r w:rsidDel="009F0927">
          <w:rPr>
            <w:b/>
            <w:bCs/>
            <w:sz w:val="20"/>
            <w:szCs w:val="20"/>
          </w:rPr>
          <w:delText>ρογράμματος</w:delText>
        </w:r>
      </w:del>
      <w:ins w:id="1235" w:author="ΜΗΤΣΕΑΣ ΗΛΙΑΣ" w:date="2025-12-15T10:23:00Z" w16du:dateUtc="2025-12-15T08:23:00Z">
        <w:r w:rsidR="00E635F8">
          <w:rPr>
            <w:b/>
            <w:bCs/>
            <w:sz w:val="20"/>
            <w:szCs w:val="20"/>
          </w:rPr>
          <w:t xml:space="preserve">Πηγή </w:t>
        </w:r>
      </w:ins>
      <w:ins w:id="1236" w:author="ΜΗΤΣΕΑΣ ΗΛΙΑΣ" w:date="2025-12-15T10:24:00Z" w16du:dateUtc="2025-12-15T08:24:00Z">
        <w:r w:rsidR="00E635F8">
          <w:rPr>
            <w:b/>
            <w:bCs/>
            <w:sz w:val="20"/>
            <w:szCs w:val="20"/>
          </w:rPr>
          <w:t>Ιδία</w:t>
        </w:r>
      </w:ins>
      <w:ins w:id="1237" w:author="ΜΗΤΣΕΑΣ ΗΛΙΑΣ" w:date="2025-12-16T09:36:00Z" w16du:dateUtc="2025-12-16T07:36:00Z">
        <w:r w:rsidR="004C4EAC">
          <w:rPr>
            <w:b/>
            <w:bCs/>
            <w:sz w:val="20"/>
            <w:szCs w:val="20"/>
          </w:rPr>
          <w:t>ς</w:t>
        </w:r>
      </w:ins>
      <w:ins w:id="1238" w:author="ΜΗΤΣΕΑΣ ΗΛΙΑΣ" w:date="2025-12-15T10:24:00Z" w16du:dateUtc="2025-12-15T08:24:00Z">
        <w:r w:rsidR="00E635F8">
          <w:rPr>
            <w:b/>
            <w:bCs/>
            <w:sz w:val="20"/>
            <w:szCs w:val="20"/>
          </w:rPr>
          <w:t xml:space="preserve"> </w:t>
        </w:r>
      </w:ins>
      <w:ins w:id="1239" w:author="ΜΗΤΣΕΑΣ ΗΛΙΑΣ" w:date="2025-12-15T10:25:00Z" w16du:dateUtc="2025-12-15T08:25:00Z">
        <w:r w:rsidR="00E635F8">
          <w:rPr>
            <w:b/>
            <w:bCs/>
            <w:sz w:val="20"/>
            <w:szCs w:val="20"/>
          </w:rPr>
          <w:t>δημιουργία</w:t>
        </w:r>
      </w:ins>
      <w:ins w:id="1240" w:author="ΜΗΤΣΕΑΣ ΗΛΙΑΣ" w:date="2025-12-16T09:36:00Z" w16du:dateUtc="2025-12-16T07:36:00Z">
        <w:r w:rsidR="004C4EAC">
          <w:rPr>
            <w:b/>
            <w:bCs/>
            <w:sz w:val="20"/>
            <w:szCs w:val="20"/>
          </w:rPr>
          <w:t>ς</w:t>
        </w:r>
      </w:ins>
    </w:p>
    <w:p w14:paraId="58CC9242" w14:textId="3621FF7E" w:rsidR="00E4746A" w:rsidRPr="004068D8" w:rsidRDefault="003B2642" w:rsidP="004068D8">
      <w:pPr>
        <w:pStyle w:val="20"/>
        <w:numPr>
          <w:ilvl w:val="1"/>
          <w:numId w:val="41"/>
        </w:numPr>
        <w:spacing w:before="120" w:after="120" w:line="360" w:lineRule="auto"/>
        <w:ind w:left="360"/>
        <w:jc w:val="both"/>
        <w:rPr>
          <w:rFonts w:ascii="Times New Roman" w:hAnsi="Times New Roman"/>
          <w:i w:val="0"/>
          <w:iCs w:val="0"/>
        </w:rPr>
      </w:pPr>
      <w:r>
        <w:rPr>
          <w:rFonts w:ascii="Times New Roman" w:hAnsi="Times New Roman"/>
          <w:i w:val="0"/>
          <w:iCs w:val="0"/>
          <w:lang w:val="el-GR"/>
        </w:rPr>
        <w:t xml:space="preserve"> </w:t>
      </w:r>
      <w:bookmarkStart w:id="1241" w:name="_Toc218850201"/>
      <w:r w:rsidR="00E4746A" w:rsidRPr="004068D8">
        <w:rPr>
          <w:rFonts w:ascii="Times New Roman" w:hAnsi="Times New Roman"/>
          <w:i w:val="0"/>
          <w:iCs w:val="0"/>
        </w:rPr>
        <w:t>Δομή Εργασίας</w:t>
      </w:r>
      <w:bookmarkEnd w:id="1241"/>
    </w:p>
    <w:p w14:paraId="3B13E124" w14:textId="77777777" w:rsidR="00E4746A" w:rsidRPr="006501DB" w:rsidRDefault="00E4746A" w:rsidP="00C90673">
      <w:pPr>
        <w:spacing w:before="120" w:after="120" w:line="360" w:lineRule="auto"/>
        <w:jc w:val="both"/>
        <w:rPr>
          <w:lang w:eastAsia="x-none"/>
        </w:rPr>
      </w:pPr>
      <w:r w:rsidRPr="006501DB">
        <w:rPr>
          <w:lang w:eastAsia="x-none"/>
        </w:rPr>
        <w:t>Η παρούσα πτυχιακή εργασία οργανώνεται σε τρία βασικά κεφάλαια, τα οποία καλύπτουν διαδοχικά το θεωρητικό, το τεχνικό υπόβαθρο και τη</w:t>
      </w:r>
      <w:del w:id="1242" w:author="ΜΗΤΣΕΑΣ ΗΛΙΑΣ" w:date="2025-12-05T12:37:00Z" w16du:dateUtc="2025-12-05T10:37:00Z">
        <w:r w:rsidRPr="006501DB" w:rsidDel="00BB665B">
          <w:rPr>
            <w:lang w:eastAsia="x-none"/>
          </w:rPr>
          <w:delText>ν</w:delText>
        </w:r>
      </w:del>
      <w:r w:rsidRPr="006501DB">
        <w:rPr>
          <w:lang w:eastAsia="x-none"/>
        </w:rPr>
        <w:t xml:space="preserve"> προτεινόμενη λύση. Πιο συγκεκριμένα:</w:t>
      </w:r>
    </w:p>
    <w:p w14:paraId="04B102E4" w14:textId="77777777" w:rsidR="00995272" w:rsidRPr="00995272" w:rsidRDefault="00995272" w:rsidP="00995272">
      <w:pPr>
        <w:spacing w:before="120" w:after="120" w:line="360" w:lineRule="auto"/>
        <w:jc w:val="both"/>
        <w:rPr>
          <w:lang w:eastAsia="x-none"/>
        </w:rPr>
      </w:pPr>
      <w:r w:rsidRPr="00995272">
        <w:rPr>
          <w:lang w:eastAsia="x-none"/>
        </w:rPr>
        <w:t>Κεφάλαιο 1.1: Παρουσιάζεται το φαινόμενο του influencer marketing, ορίζεται με ακρίβεια το ερευνητικό κενό και το κύριο ερώτημα της έρευνας. Περιλαμβάνει την ανάλυση του προβλήματος τόσο για ειδικούς όσο και για μη ειδικούς.</w:t>
      </w:r>
    </w:p>
    <w:p w14:paraId="15C88C05" w14:textId="4A7EEC5D" w:rsidR="00995272" w:rsidRPr="00995272" w:rsidRDefault="00995272" w:rsidP="00995272">
      <w:pPr>
        <w:spacing w:before="120" w:after="120" w:line="360" w:lineRule="auto"/>
        <w:jc w:val="both"/>
        <w:rPr>
          <w:lang w:eastAsia="x-none"/>
        </w:rPr>
      </w:pPr>
      <w:r w:rsidRPr="00995272">
        <w:rPr>
          <w:lang w:eastAsia="x-none"/>
        </w:rPr>
        <w:t xml:space="preserve">Κεφάλαιο 1.2: Αναλύεται η σημαντικότητα της επίλυσης του προβλήματος, με έμφαση στις επιπτώσεις για επιχειρήσεις, </w:t>
      </w:r>
      <w:r w:rsidR="00DF3150">
        <w:rPr>
          <w:lang w:val="en-US" w:eastAsia="x-none"/>
        </w:rPr>
        <w:t>influencers</w:t>
      </w:r>
      <w:r w:rsidR="00145559" w:rsidRPr="00B16A8C">
        <w:rPr>
          <w:lang w:eastAsia="x-none"/>
        </w:rPr>
        <w:t xml:space="preserve"> </w:t>
      </w:r>
      <w:r w:rsidRPr="00995272">
        <w:rPr>
          <w:lang w:eastAsia="x-none"/>
        </w:rPr>
        <w:t>και την αγορά.</w:t>
      </w:r>
    </w:p>
    <w:p w14:paraId="49B04F38" w14:textId="77777777" w:rsidR="00995272" w:rsidRPr="00995272" w:rsidRDefault="00995272" w:rsidP="00995272">
      <w:pPr>
        <w:spacing w:before="120" w:after="120" w:line="360" w:lineRule="auto"/>
        <w:jc w:val="both"/>
        <w:rPr>
          <w:lang w:eastAsia="x-none"/>
        </w:rPr>
      </w:pPr>
      <w:r w:rsidRPr="00995272">
        <w:rPr>
          <w:lang w:eastAsia="x-none"/>
        </w:rPr>
        <w:t xml:space="preserve">Κεφάλαιο 1.3: </w:t>
      </w:r>
      <w:del w:id="1243" w:author="ΜΗΤΣΕΑΣ ΗΛΙΑΣ" w:date="2025-12-05T12:37:00Z" w16du:dateUtc="2025-12-05T10:37:00Z">
        <w:r w:rsidRPr="00995272" w:rsidDel="00BB665B">
          <w:rPr>
            <w:lang w:eastAsia="x-none"/>
          </w:rPr>
          <w:delText xml:space="preserve">(Το παρόν κεφάλαιο) </w:delText>
        </w:r>
      </w:del>
      <w:r w:rsidRPr="00995272">
        <w:rPr>
          <w:lang w:eastAsia="x-none"/>
        </w:rPr>
        <w:t>Περιγράφεται η δομή της εργασίας και η λογική της οργάνωσης των κεφαλαίων.</w:t>
      </w:r>
    </w:p>
    <w:p w14:paraId="0BDBE20D" w14:textId="7E267D98" w:rsidR="00E4746A" w:rsidRPr="006501DB" w:rsidRDefault="00995272" w:rsidP="00995272">
      <w:pPr>
        <w:spacing w:before="120" w:after="120" w:line="360" w:lineRule="auto"/>
        <w:jc w:val="both"/>
        <w:rPr>
          <w:lang w:eastAsia="x-none"/>
        </w:rPr>
      </w:pPr>
      <w:r w:rsidRPr="00995272">
        <w:rPr>
          <w:lang w:eastAsia="x-none"/>
        </w:rPr>
        <w:t>Κεφάλαιο 1.4: Παρουσιά</w:t>
      </w:r>
      <w:ins w:id="1244" w:author="ΜΗΤΣΕΑΣ ΗΛΙΑΣ" w:date="2025-12-05T12:38:00Z" w16du:dateUtc="2025-12-05T10:38:00Z">
        <w:r w:rsidR="00BB665B">
          <w:rPr>
            <w:lang w:eastAsia="x-none"/>
          </w:rPr>
          <w:t>ζει</w:t>
        </w:r>
      </w:ins>
      <w:del w:id="1245" w:author="ΜΗΤΣΕΑΣ ΗΛΙΑΣ" w:date="2025-12-05T12:38:00Z" w16du:dateUtc="2025-12-05T10:38:00Z">
        <w:r w:rsidRPr="00995272" w:rsidDel="00BB665B">
          <w:rPr>
            <w:lang w:eastAsia="x-none"/>
          </w:rPr>
          <w:delText>ζονται</w:delText>
        </w:r>
      </w:del>
      <w:r w:rsidRPr="00995272">
        <w:rPr>
          <w:lang w:eastAsia="x-none"/>
        </w:rPr>
        <w:t xml:space="preserve"> τα ενδιάμεσα συμπεράσματα της βιβλιογραφικής ανασκόπησης και διατυπώνονται οι αρχικές προτάσεις/στόχοι της πρακτικής εφαρμογής.</w:t>
      </w:r>
    </w:p>
    <w:p w14:paraId="0D7BC3E0" w14:textId="60B170D0" w:rsidR="00995272" w:rsidRPr="00995272" w:rsidRDefault="00995272" w:rsidP="00995272">
      <w:pPr>
        <w:spacing w:before="120" w:after="120" w:line="360" w:lineRule="auto"/>
        <w:jc w:val="both"/>
        <w:rPr>
          <w:lang w:eastAsia="x-none"/>
        </w:rPr>
      </w:pPr>
      <w:r w:rsidRPr="00995272">
        <w:rPr>
          <w:lang w:eastAsia="x-none"/>
        </w:rPr>
        <w:t xml:space="preserve">Κεφάλαιο 2: Θεωρητικό Υπόβαθρο - Επίδραση των </w:t>
      </w:r>
      <w:r w:rsidR="003B5AD5">
        <w:rPr>
          <w:lang w:eastAsia="x-none"/>
        </w:rPr>
        <w:t>influencer</w:t>
      </w:r>
      <w:r w:rsidRPr="00995272">
        <w:rPr>
          <w:lang w:eastAsia="x-none"/>
        </w:rPr>
        <w:t xml:space="preserve"> και Ψηφιακή Οικονομία</w:t>
      </w:r>
    </w:p>
    <w:p w14:paraId="60160FDC" w14:textId="30A343D9" w:rsidR="00995272" w:rsidRPr="006501DB" w:rsidRDefault="00995272" w:rsidP="00995272">
      <w:pPr>
        <w:spacing w:before="120" w:after="120" w:line="360" w:lineRule="auto"/>
        <w:jc w:val="both"/>
        <w:rPr>
          <w:lang w:eastAsia="x-none"/>
        </w:rPr>
      </w:pPr>
      <w:r w:rsidRPr="00995272">
        <w:rPr>
          <w:lang w:eastAsia="x-none"/>
        </w:rPr>
        <w:t xml:space="preserve">Αναλύονται οι βασικές έννοιες, η τυπολογία των </w:t>
      </w:r>
      <w:r w:rsidR="00DF3150">
        <w:rPr>
          <w:lang w:eastAsia="x-none"/>
        </w:rPr>
        <w:t>influencers</w:t>
      </w:r>
      <w:r w:rsidRPr="00995272">
        <w:rPr>
          <w:lang w:eastAsia="x-none"/>
        </w:rPr>
        <w:t xml:space="preserve">, ο ρόλος τους στη διαμόρφωση της ψηφιακής οικονομίας, τα επιχειρηματικά μοντέλα συνεργασιών και οι υφιστάμενες </w:t>
      </w:r>
      <w:r w:rsidRPr="00995272">
        <w:rPr>
          <w:lang w:eastAsia="x-none"/>
        </w:rPr>
        <w:lastRenderedPageBreak/>
        <w:t>πλατφόρμες. Αυτό το κεφάλαιο θέτει τα θεωρητικά θεμέλια για την κατανόηση του οικοσυστήματος.</w:t>
      </w:r>
    </w:p>
    <w:p w14:paraId="496B608F" w14:textId="77777777" w:rsidR="00E4746A" w:rsidRPr="006501DB" w:rsidRDefault="00E4746A" w:rsidP="00C90673">
      <w:pPr>
        <w:spacing w:before="120" w:after="120" w:line="360" w:lineRule="auto"/>
        <w:jc w:val="both"/>
        <w:rPr>
          <w:lang w:eastAsia="x-none"/>
        </w:rPr>
      </w:pPr>
      <w:r w:rsidRPr="006501DB">
        <w:rPr>
          <w:lang w:eastAsia="x-none"/>
        </w:rPr>
        <w:t>Κεφάλαιο 3: Τεχνικό Υπόβαθρο – Κατηγοριοποίηση Κειμένου</w:t>
      </w:r>
    </w:p>
    <w:p w14:paraId="37642E88" w14:textId="4A8DDFF1" w:rsidR="00E4746A" w:rsidRPr="006501DB" w:rsidRDefault="00E4746A" w:rsidP="00C90673">
      <w:pPr>
        <w:spacing w:before="120" w:after="120" w:line="360" w:lineRule="auto"/>
        <w:jc w:val="both"/>
        <w:rPr>
          <w:lang w:eastAsia="x-none"/>
        </w:rPr>
      </w:pPr>
      <w:r w:rsidRPr="006501DB">
        <w:rPr>
          <w:lang w:eastAsia="x-none"/>
        </w:rPr>
        <w:t xml:space="preserve">Παρουσιάζονται οι μέθοδοι επεξεργασίας φυσικής γλώσσας (NLP) και μηχανικής μάθησης για την κατηγοριοποίηση περιεχομένου στα </w:t>
      </w:r>
      <w:r w:rsidR="00B16A8C">
        <w:rPr>
          <w:lang w:eastAsia="x-none"/>
        </w:rPr>
        <w:t>δίκτυα κοινωνικής δικτύωσης</w:t>
      </w:r>
      <w:r w:rsidRPr="006501DB">
        <w:rPr>
          <w:lang w:eastAsia="x-none"/>
        </w:rPr>
        <w:t>, οι μετρικές αξιολόγησης, καθώς και εφαρμογές όπως ανάλυση συναισθήματος και θεματική ταξινόμηση. Το κεφάλαιο αυτό λειτουργεί ως γέφυρα για τη μελλοντική υλοποίηση της πλατφόρμας.</w:t>
      </w:r>
    </w:p>
    <w:p w14:paraId="1959F66B" w14:textId="38EF1C52" w:rsidR="004068D8" w:rsidRPr="00011A02" w:rsidRDefault="00E4746A" w:rsidP="00E4746A">
      <w:pPr>
        <w:spacing w:before="120" w:after="120" w:line="360" w:lineRule="auto"/>
        <w:jc w:val="both"/>
        <w:rPr>
          <w:lang w:eastAsia="x-none"/>
        </w:rPr>
      </w:pPr>
      <w:r w:rsidRPr="006501DB">
        <w:rPr>
          <w:lang w:eastAsia="x-none"/>
        </w:rPr>
        <w:t>Η δομή της εργασίας έχει σχεδιαστεί</w:t>
      </w:r>
      <w:ins w:id="1246" w:author="ΜΗΤΣΕΑΣ ΗΛΙΑΣ" w:date="2025-12-05T12:39:00Z" w16du:dateUtc="2025-12-05T10:39:00Z">
        <w:r w:rsidR="00BB665B">
          <w:rPr>
            <w:lang w:eastAsia="x-none"/>
          </w:rPr>
          <w:t xml:space="preserve"> με τέτοιο τρόπο</w:t>
        </w:r>
      </w:ins>
      <w:r w:rsidRPr="006501DB">
        <w:rPr>
          <w:lang w:eastAsia="x-none"/>
        </w:rPr>
        <w:t xml:space="preserve"> ώστε να προσφέρει στον αναγνώστη μία σφαιρική και συστηματική κατανόηση του προβλήματος, των θεωρητικών και τεχνικών παραμέτρων του, καθώς και της προτεινόμενης λύσης, με στόχο την πρακτική αξιοποίηση των αποτελεσμάτων.</w:t>
      </w:r>
    </w:p>
    <w:p w14:paraId="2B4F26A3" w14:textId="41906A7E" w:rsidR="004068D8" w:rsidRDefault="004068D8" w:rsidP="004068D8">
      <w:pPr>
        <w:pStyle w:val="20"/>
        <w:numPr>
          <w:ilvl w:val="1"/>
          <w:numId w:val="41"/>
        </w:numPr>
        <w:tabs>
          <w:tab w:val="num" w:pos="9202"/>
        </w:tabs>
        <w:spacing w:before="120" w:after="120" w:line="360" w:lineRule="auto"/>
        <w:ind w:left="360"/>
        <w:jc w:val="both"/>
        <w:rPr>
          <w:rFonts w:ascii="Times New Roman" w:hAnsi="Times New Roman"/>
          <w:i w:val="0"/>
          <w:iCs w:val="0"/>
          <w:lang w:val="el-GR"/>
        </w:rPr>
      </w:pPr>
      <w:r>
        <w:rPr>
          <w:rFonts w:ascii="Times New Roman" w:hAnsi="Times New Roman"/>
          <w:i w:val="0"/>
          <w:iCs w:val="0"/>
          <w:lang w:val="el-GR"/>
        </w:rPr>
        <w:t xml:space="preserve"> </w:t>
      </w:r>
      <w:bookmarkStart w:id="1247" w:name="_Toc218850202"/>
      <w:r w:rsidRPr="004068D8">
        <w:rPr>
          <w:rFonts w:ascii="Times New Roman" w:hAnsi="Times New Roman"/>
          <w:i w:val="0"/>
          <w:iCs w:val="0"/>
          <w:lang w:val="el-GR"/>
        </w:rPr>
        <w:t xml:space="preserve">Συμπεράσματα </w:t>
      </w:r>
      <w:r w:rsidR="008A6B54">
        <w:rPr>
          <w:rFonts w:ascii="Times New Roman" w:hAnsi="Times New Roman"/>
          <w:i w:val="0"/>
          <w:iCs w:val="0"/>
          <w:lang w:val="el-GR"/>
        </w:rPr>
        <w:t>κ</w:t>
      </w:r>
      <w:r w:rsidRPr="004068D8">
        <w:rPr>
          <w:rFonts w:ascii="Times New Roman" w:hAnsi="Times New Roman"/>
          <w:i w:val="0"/>
          <w:iCs w:val="0"/>
          <w:lang w:val="el-GR"/>
        </w:rPr>
        <w:t>αι Προτάσεις</w:t>
      </w:r>
      <w:bookmarkEnd w:id="1247"/>
    </w:p>
    <w:p w14:paraId="168A04CC" w14:textId="2ACC723B" w:rsidR="004068D8" w:rsidRPr="004068D8" w:rsidRDefault="004068D8" w:rsidP="004068D8">
      <w:pPr>
        <w:spacing w:before="120" w:after="120" w:line="360" w:lineRule="auto"/>
        <w:jc w:val="both"/>
        <w:rPr>
          <w:lang w:eastAsia="x-none"/>
        </w:rPr>
      </w:pPr>
      <w:r w:rsidRPr="004068D8">
        <w:rPr>
          <w:lang w:eastAsia="x-none"/>
        </w:rPr>
        <w:t xml:space="preserve">Η πρώτη φάση αυτής της πτυχιακής εργασίας είχε ως στόχο τον ορισμό και την ανάλυση του προβλήματος της αποδοτικής διασύνδεσης επιχειρήσεων και </w:t>
      </w:r>
      <w:r w:rsidR="00DF3150">
        <w:rPr>
          <w:lang w:val="en-US" w:eastAsia="x-none"/>
        </w:rPr>
        <w:t>influencers</w:t>
      </w:r>
      <w:r w:rsidRPr="004068D8">
        <w:rPr>
          <w:lang w:eastAsia="x-none"/>
        </w:rPr>
        <w:t xml:space="preserve">, με έμφαση στη δημιουργία μιας </w:t>
      </w:r>
      <w:del w:id="1248" w:author="ΜΗΤΣΕΑΣ ΗΛΙΑΣ" w:date="2025-12-05T12:40:00Z" w16du:dateUtc="2025-12-05T10:40:00Z">
        <w:r w:rsidRPr="004068D8" w:rsidDel="00BB665B">
          <w:rPr>
            <w:lang w:eastAsia="x-none"/>
          </w:rPr>
          <w:delText>νέας</w:delText>
        </w:r>
      </w:del>
      <w:ins w:id="1249" w:author="ΜΗΤΣΕΑΣ ΗΛΙΑΣ" w:date="2025-12-05T12:40:00Z" w16du:dateUtc="2025-12-05T10:40:00Z">
        <w:r w:rsidR="00BB665B">
          <w:rPr>
            <w:lang w:eastAsia="x-none"/>
          </w:rPr>
          <w:t>νέας διαδικτυακής</w:t>
        </w:r>
      </w:ins>
      <w:r w:rsidRPr="004068D8">
        <w:rPr>
          <w:lang w:eastAsia="x-none"/>
        </w:rPr>
        <w:t xml:space="preserve"> πλατφόρμας που ενσωματώνει ανάλυση συναισθήματος και σύνθετους δείκτες αξιολόγησης.</w:t>
      </w:r>
    </w:p>
    <w:p w14:paraId="47E6C7D2" w14:textId="77777777" w:rsidR="004068D8" w:rsidRPr="00011A02" w:rsidRDefault="004068D8" w:rsidP="004068D8">
      <w:pPr>
        <w:spacing w:before="120" w:after="120" w:line="360" w:lineRule="auto"/>
        <w:jc w:val="both"/>
        <w:rPr>
          <w:lang w:eastAsia="x-none"/>
        </w:rPr>
      </w:pPr>
      <w:r w:rsidRPr="004068D8">
        <w:rPr>
          <w:lang w:eastAsia="x-none"/>
        </w:rPr>
        <w:t>Από τη βιβλιογραφική ανασκόπηση και τη μελέτη των υφιστάμενων πλατφορμών</w:t>
      </w:r>
      <w:del w:id="1250" w:author="ΜΗΤΣΕΑΣ ΗΛΙΑΣ" w:date="2025-12-05T12:40:00Z" w16du:dateUtc="2025-12-05T10:40:00Z">
        <w:r w:rsidRPr="004068D8" w:rsidDel="00733E73">
          <w:rPr>
            <w:lang w:eastAsia="x-none"/>
          </w:rPr>
          <w:delText xml:space="preserve"> (Άξονας 1)</w:delText>
        </w:r>
      </w:del>
      <w:r w:rsidRPr="004068D8">
        <w:rPr>
          <w:lang w:eastAsia="x-none"/>
        </w:rPr>
        <w:t>, προκύπτουν σαφή συμπεράσματα σχετικά με τα κύρια μειονεκτήματα της τρέχουσας πρακτικής:</w:t>
      </w:r>
    </w:p>
    <w:p w14:paraId="7B8CA897" w14:textId="111F408F" w:rsidR="0000475C" w:rsidRPr="00DB5BB0" w:rsidRDefault="004068D8" w:rsidP="00DB5BB0">
      <w:pPr>
        <w:pStyle w:val="ae"/>
        <w:numPr>
          <w:ilvl w:val="0"/>
          <w:numId w:val="18"/>
        </w:numPr>
        <w:spacing w:before="120" w:after="120" w:line="360" w:lineRule="auto"/>
        <w:jc w:val="both"/>
        <w:rPr>
          <w:sz w:val="24"/>
          <w:szCs w:val="24"/>
          <w:lang w:eastAsia="x-none"/>
        </w:rPr>
      </w:pPr>
      <w:r w:rsidRPr="00011A02">
        <w:rPr>
          <w:sz w:val="24"/>
          <w:szCs w:val="24"/>
          <w:lang w:eastAsia="x-none"/>
        </w:rPr>
        <w:t xml:space="preserve">Επιφανειακή Αξιολόγηση: Οι υπάρχουσες λύσεις εστιάζουν υπερβολικά σε ποσοτικούς δείκτες (όπως το συνολικό αριθμό </w:t>
      </w:r>
      <w:r w:rsidR="00B16A8C">
        <w:rPr>
          <w:sz w:val="24"/>
          <w:szCs w:val="24"/>
          <w:lang w:eastAsia="x-none"/>
        </w:rPr>
        <w:t>ακολούθων</w:t>
      </w:r>
      <w:r w:rsidRPr="00011A02">
        <w:rPr>
          <w:sz w:val="24"/>
          <w:szCs w:val="24"/>
          <w:lang w:eastAsia="x-none"/>
        </w:rPr>
        <w:t>) και παραμελούν βαθύτερους ποιοτικούς παράγοντες, όπως ο συναισθηματικός τόνος των σχολίων και η θεματική συνάφεια, γεγονός που οδηγεί σε μη βέλτιστες επιλογές και χαμηλότερη απόδοση επένδυσης (ROI).</w:t>
      </w:r>
    </w:p>
    <w:p w14:paraId="5E2C98DF" w14:textId="1AA4A618" w:rsidR="0000475C" w:rsidRPr="00542A4E" w:rsidRDefault="004068D8" w:rsidP="0000475C">
      <w:pPr>
        <w:pStyle w:val="ae"/>
        <w:numPr>
          <w:ilvl w:val="0"/>
          <w:numId w:val="18"/>
        </w:numPr>
        <w:spacing w:before="120" w:after="120" w:line="360" w:lineRule="auto"/>
        <w:jc w:val="both"/>
        <w:rPr>
          <w:sz w:val="24"/>
          <w:szCs w:val="24"/>
          <w:lang w:eastAsia="x-none"/>
        </w:rPr>
      </w:pPr>
      <w:r w:rsidRPr="00011A02">
        <w:rPr>
          <w:sz w:val="24"/>
          <w:szCs w:val="24"/>
          <w:lang w:eastAsia="x-none"/>
        </w:rPr>
        <w:t>Έλλειψη Διαφάνειας: Οι αλγόριθμοι αντιστοίχισης και ο τρόπος υπολογισμού των βαθμολογιών (</w:t>
      </w:r>
      <w:r w:rsidR="003B5AD5">
        <w:rPr>
          <w:sz w:val="24"/>
          <w:szCs w:val="24"/>
          <w:lang w:val="en-US" w:eastAsia="x-none"/>
        </w:rPr>
        <w:t>influencer</w:t>
      </w:r>
      <w:r w:rsidRPr="00011A02">
        <w:rPr>
          <w:sz w:val="24"/>
          <w:szCs w:val="24"/>
          <w:lang w:eastAsia="x-none"/>
        </w:rPr>
        <w:t xml:space="preserve"> scores)</w:t>
      </w:r>
      <w:ins w:id="1251" w:author="ΜΗΤΣΕΑΣ ΗΛΙΑΣ" w:date="2025-12-05T12:41:00Z" w16du:dateUtc="2025-12-05T10:41:00Z">
        <w:r w:rsidR="00733E73">
          <w:rPr>
            <w:sz w:val="24"/>
            <w:szCs w:val="24"/>
            <w:lang w:eastAsia="x-none"/>
          </w:rPr>
          <w:t>,</w:t>
        </w:r>
      </w:ins>
      <w:r w:rsidRPr="00011A02">
        <w:rPr>
          <w:sz w:val="24"/>
          <w:szCs w:val="24"/>
          <w:lang w:eastAsia="x-none"/>
        </w:rPr>
        <w:t xml:space="preserve"> σε πολλές εμπορικές πλατφόρμες λειτουργούν ως "μαύρα κουτιά", χωρίς να προσφέρουν επαρκή εξήγηση στις επιχειρήσεις ή τους δημιουργούς για τις προτάσεις που λαμβάνουν.</w:t>
      </w:r>
    </w:p>
    <w:p w14:paraId="6FF19221" w14:textId="77777777" w:rsidR="004068D8" w:rsidRPr="00011A02" w:rsidRDefault="004068D8" w:rsidP="004068D8">
      <w:pPr>
        <w:pStyle w:val="ae"/>
        <w:numPr>
          <w:ilvl w:val="0"/>
          <w:numId w:val="18"/>
        </w:numPr>
        <w:spacing w:before="120" w:after="120" w:line="360" w:lineRule="auto"/>
        <w:jc w:val="both"/>
        <w:rPr>
          <w:sz w:val="24"/>
          <w:szCs w:val="24"/>
          <w:lang w:eastAsia="x-none"/>
        </w:rPr>
      </w:pPr>
      <w:r w:rsidRPr="00011A02">
        <w:rPr>
          <w:sz w:val="24"/>
          <w:szCs w:val="24"/>
          <w:lang w:eastAsia="x-none"/>
        </w:rPr>
        <w:lastRenderedPageBreak/>
        <w:t>Περιορισμένη Ανάλυση Συναισθήματος: Η δυνατότητα ποσοτικοποίησης του πραγματικού συναισθηματικού αντίκτυπου μιας καμπάνιας παραμένει περιορισμένη ή ανολοκλήρωτη, ιδιαίτερα για περιεχόμενο στα Ελληνικά, όπου τα εμπορικά εργαλεία συχνά ελλείπουν.</w:t>
      </w:r>
    </w:p>
    <w:p w14:paraId="217FE424" w14:textId="1E53C062" w:rsidR="004068D8" w:rsidRPr="0000475C" w:rsidRDefault="004068D8" w:rsidP="004068D8">
      <w:pPr>
        <w:pStyle w:val="ae"/>
        <w:numPr>
          <w:ilvl w:val="0"/>
          <w:numId w:val="18"/>
        </w:numPr>
        <w:spacing w:before="120" w:after="120" w:line="360" w:lineRule="auto"/>
        <w:jc w:val="both"/>
        <w:rPr>
          <w:sz w:val="24"/>
          <w:szCs w:val="24"/>
          <w:lang w:eastAsia="x-none"/>
        </w:rPr>
      </w:pPr>
      <w:r w:rsidRPr="00011A02">
        <w:rPr>
          <w:sz w:val="24"/>
          <w:szCs w:val="24"/>
          <w:lang w:eastAsia="x-none"/>
        </w:rPr>
        <w:t>Κίνδυνος Μη Αυθεντικότητας: Η έλλειψη εργαλείων για την αξιολόγηση της αυθεντικότητας και της ποιότητας του κοινού</w:t>
      </w:r>
      <w:ins w:id="1252" w:author="ΜΗΤΣΕΑΣ ΗΛΙΑΣ" w:date="2025-12-05T12:41:00Z" w16du:dateUtc="2025-12-05T10:41:00Z">
        <w:r w:rsidR="00733E73">
          <w:rPr>
            <w:sz w:val="24"/>
            <w:szCs w:val="24"/>
            <w:lang w:eastAsia="x-none"/>
          </w:rPr>
          <w:t>,</w:t>
        </w:r>
      </w:ins>
      <w:r w:rsidRPr="00011A02">
        <w:rPr>
          <w:sz w:val="24"/>
          <w:szCs w:val="24"/>
          <w:lang w:eastAsia="x-none"/>
        </w:rPr>
        <w:t xml:space="preserve"> αυξάνει τον κίνδυνο συνεργασίας με </w:t>
      </w:r>
      <w:r w:rsidR="00DF3150">
        <w:rPr>
          <w:sz w:val="24"/>
          <w:szCs w:val="24"/>
          <w:lang w:eastAsia="x-none"/>
        </w:rPr>
        <w:t>influencers</w:t>
      </w:r>
      <w:r w:rsidRPr="00011A02">
        <w:rPr>
          <w:sz w:val="24"/>
          <w:szCs w:val="24"/>
          <w:lang w:eastAsia="x-none"/>
        </w:rPr>
        <w:t xml:space="preserve"> που έχουν ψεύτικους ακολούθους ή δεν εναρμονίζονται πραγματικά με τις αξίες του brand.</w:t>
      </w:r>
    </w:p>
    <w:p w14:paraId="425FFF23" w14:textId="2088B105" w:rsidR="004068D8" w:rsidRPr="004068D8" w:rsidRDefault="004068D8" w:rsidP="004068D8">
      <w:pPr>
        <w:spacing w:before="120" w:after="120" w:line="360" w:lineRule="auto"/>
        <w:jc w:val="both"/>
        <w:rPr>
          <w:lang w:eastAsia="x-none"/>
        </w:rPr>
      </w:pPr>
      <w:r w:rsidRPr="004068D8">
        <w:rPr>
          <w:lang w:eastAsia="x-none"/>
        </w:rPr>
        <w:t xml:space="preserve">Για να αντιμετωπιστούν </w:t>
      </w:r>
      <w:ins w:id="1253" w:author="ΜΗΤΣΕΑΣ ΗΛΙΑΣ" w:date="2025-12-05T12:41:00Z" w16du:dateUtc="2025-12-05T10:41:00Z">
        <w:r w:rsidR="00733E73">
          <w:rPr>
            <w:lang w:eastAsia="x-none"/>
          </w:rPr>
          <w:t>αποτελε</w:t>
        </w:r>
      </w:ins>
      <w:ins w:id="1254" w:author="ΜΗΤΣΕΑΣ ΗΛΙΑΣ" w:date="2025-12-05T12:42:00Z" w16du:dateUtc="2025-12-05T10:42:00Z">
        <w:r w:rsidR="00733E73">
          <w:rPr>
            <w:lang w:eastAsia="x-none"/>
          </w:rPr>
          <w:t xml:space="preserve">σματικά </w:t>
        </w:r>
      </w:ins>
      <w:r w:rsidRPr="004068D8">
        <w:rPr>
          <w:lang w:eastAsia="x-none"/>
        </w:rPr>
        <w:t>αυτά τα μειονεκτήματα, η παρούσα εργασία προτείνει μια διπλή προσέγγιση</w:t>
      </w:r>
      <w:r w:rsidR="00011A02" w:rsidRPr="00011A02">
        <w:rPr>
          <w:lang w:eastAsia="x-none"/>
        </w:rPr>
        <w:t xml:space="preserve">. </w:t>
      </w:r>
      <w:r w:rsidR="00011A02">
        <w:rPr>
          <w:lang w:eastAsia="x-none"/>
        </w:rPr>
        <w:t>Αρχικά την α</w:t>
      </w:r>
      <w:r w:rsidRPr="004068D8">
        <w:rPr>
          <w:lang w:eastAsia="x-none"/>
        </w:rPr>
        <w:t>νάπτυξη ενός Διαφανούς Σύνθετου Δείκτη (</w:t>
      </w:r>
      <w:r w:rsidR="003B5AD5">
        <w:rPr>
          <w:lang w:eastAsia="x-none"/>
        </w:rPr>
        <w:t>influencer</w:t>
      </w:r>
      <w:r w:rsidRPr="004068D8">
        <w:rPr>
          <w:lang w:eastAsia="x-none"/>
        </w:rPr>
        <w:t xml:space="preserve"> </w:t>
      </w:r>
      <w:ins w:id="1255" w:author="ΜΗΤΣΕΑΣ ΗΛΙΑΣ" w:date="2025-12-16T09:56:00Z" w16du:dateUtc="2025-12-16T07:56:00Z">
        <w:r w:rsidR="00483534">
          <w:rPr>
            <w:lang w:val="en-US" w:eastAsia="x-none"/>
          </w:rPr>
          <w:t>s</w:t>
        </w:r>
      </w:ins>
      <w:del w:id="1256" w:author="ΜΗΤΣΕΑΣ ΗΛΙΑΣ" w:date="2025-12-16T09:56:00Z" w16du:dateUtc="2025-12-16T07:56:00Z">
        <w:r w:rsidRPr="004068D8" w:rsidDel="00483534">
          <w:rPr>
            <w:lang w:eastAsia="x-none"/>
          </w:rPr>
          <w:delText>S</w:delText>
        </w:r>
      </w:del>
      <w:r w:rsidRPr="004068D8">
        <w:rPr>
          <w:lang w:eastAsia="x-none"/>
        </w:rPr>
        <w:t>core)</w:t>
      </w:r>
      <w:r w:rsidR="00011A02">
        <w:rPr>
          <w:lang w:eastAsia="x-none"/>
        </w:rPr>
        <w:t>.</w:t>
      </w:r>
      <w:r w:rsidRPr="004068D8">
        <w:rPr>
          <w:lang w:eastAsia="x-none"/>
        </w:rPr>
        <w:t xml:space="preserve"> Ο δείκτης αυτός θα συνδυάζει ποσοτικά (π.χ. </w:t>
      </w:r>
      <w:ins w:id="1257" w:author="ΜΗΤΣΕΑΣ ΗΛΙΑΣ" w:date="2025-12-16T09:56:00Z" w16du:dateUtc="2025-12-16T07:56:00Z">
        <w:r w:rsidR="00483534">
          <w:rPr>
            <w:lang w:val="en-US" w:eastAsia="x-none"/>
          </w:rPr>
          <w:t>e</w:t>
        </w:r>
      </w:ins>
      <w:del w:id="1258" w:author="ΜΗΤΣΕΑΣ ΗΛΙΑΣ" w:date="2025-12-16T09:56:00Z" w16du:dateUtc="2025-12-16T07:56:00Z">
        <w:r w:rsidRPr="004068D8" w:rsidDel="00483534">
          <w:rPr>
            <w:lang w:eastAsia="x-none"/>
          </w:rPr>
          <w:delText>E</w:delText>
        </w:r>
      </w:del>
      <w:r w:rsidRPr="004068D8">
        <w:rPr>
          <w:lang w:eastAsia="x-none"/>
        </w:rPr>
        <w:t xml:space="preserve">ngagement </w:t>
      </w:r>
      <w:ins w:id="1259" w:author="ΜΗΤΣΕΑΣ ΗΛΙΑΣ" w:date="2025-12-16T09:56:00Z" w16du:dateUtc="2025-12-16T07:56:00Z">
        <w:r w:rsidR="00483534">
          <w:rPr>
            <w:lang w:val="en-US" w:eastAsia="x-none"/>
          </w:rPr>
          <w:t>r</w:t>
        </w:r>
      </w:ins>
      <w:del w:id="1260" w:author="ΜΗΤΣΕΑΣ ΗΛΙΑΣ" w:date="2025-12-16T09:56:00Z" w16du:dateUtc="2025-12-16T07:56:00Z">
        <w:r w:rsidRPr="004068D8" w:rsidDel="00483534">
          <w:rPr>
            <w:lang w:eastAsia="x-none"/>
          </w:rPr>
          <w:delText>R</w:delText>
        </w:r>
      </w:del>
      <w:r w:rsidRPr="004068D8">
        <w:rPr>
          <w:lang w:eastAsia="x-none"/>
        </w:rPr>
        <w:t>ate) και ποιοτικά (π.χ. μέσο όρο συναισθήματος, θεματική συνάφεια) κριτήρια, με σαφείς συντελεστές στάθμισης, προσφέροντας μια ολοκληρωμένη και ερμηνεύσιμη αξιολόγηση.</w:t>
      </w:r>
      <w:r w:rsidR="00011A02">
        <w:rPr>
          <w:lang w:eastAsia="x-none"/>
        </w:rPr>
        <w:t xml:space="preserve"> </w:t>
      </w:r>
      <w:del w:id="1261" w:author="ΜΗΤΣΕΑΣ ΗΛΙΑΣ" w:date="2025-12-16T09:56:00Z" w16du:dateUtc="2025-12-16T07:56:00Z">
        <w:r w:rsidR="00011A02" w:rsidDel="00483534">
          <w:rPr>
            <w:lang w:eastAsia="x-none"/>
          </w:rPr>
          <w:delText>Στη συνέχεια την ε</w:delText>
        </w:r>
        <w:r w:rsidRPr="004068D8" w:rsidDel="00483534">
          <w:rPr>
            <w:lang w:eastAsia="x-none"/>
          </w:rPr>
          <w:delText xml:space="preserve">νσωμάτωση </w:delText>
        </w:r>
        <w:r w:rsidR="008A6B54" w:rsidDel="00483534">
          <w:rPr>
            <w:lang w:eastAsia="x-none"/>
          </w:rPr>
          <w:delText>α</w:delText>
        </w:r>
        <w:r w:rsidRPr="004068D8" w:rsidDel="00483534">
          <w:rPr>
            <w:lang w:eastAsia="x-none"/>
          </w:rPr>
          <w:delText xml:space="preserve">νάλυσης </w:delText>
        </w:r>
        <w:r w:rsidR="008A6B54" w:rsidDel="00483534">
          <w:rPr>
            <w:lang w:eastAsia="x-none"/>
          </w:rPr>
          <w:delText>σ</w:delText>
        </w:r>
        <w:r w:rsidRPr="004068D8" w:rsidDel="00483534">
          <w:rPr>
            <w:lang w:eastAsia="x-none"/>
          </w:rPr>
          <w:delText xml:space="preserve">υναισθήματος στο </w:delText>
        </w:r>
        <w:r w:rsidR="008A6B54" w:rsidDel="00483534">
          <w:rPr>
            <w:lang w:eastAsia="x-none"/>
          </w:rPr>
          <w:delText>π</w:delText>
        </w:r>
        <w:r w:rsidRPr="004068D8" w:rsidDel="00483534">
          <w:rPr>
            <w:lang w:eastAsia="x-none"/>
          </w:rPr>
          <w:delText xml:space="preserve">υρήνα της </w:delText>
        </w:r>
        <w:r w:rsidR="008A6B54" w:rsidDel="00483534">
          <w:rPr>
            <w:lang w:eastAsia="x-none"/>
          </w:rPr>
          <w:delText>α</w:delText>
        </w:r>
        <w:r w:rsidRPr="004068D8" w:rsidDel="00483534">
          <w:rPr>
            <w:lang w:eastAsia="x-none"/>
          </w:rPr>
          <w:delText>ντιστοίχισης</w:delText>
        </w:r>
      </w:del>
      <w:ins w:id="1262" w:author="FITSILIS PANAGIOTIS" w:date="2025-12-03T15:43:00Z" w16du:dateUtc="2025-12-03T13:43:00Z">
        <w:del w:id="1263" w:author="ΜΗΤΣΕΑΣ ΗΛΙΑΣ" w:date="2025-12-16T09:56:00Z" w16du:dateUtc="2025-12-16T07:56:00Z">
          <w:r w:rsidR="008A6B54" w:rsidDel="00483534">
            <w:rPr>
              <w:lang w:eastAsia="x-none"/>
            </w:rPr>
            <w:delText>???</w:delText>
          </w:r>
        </w:del>
      </w:ins>
      <w:del w:id="1264" w:author="ΜΗΤΣΕΑΣ ΗΛΙΑΣ" w:date="2025-12-16T09:56:00Z" w16du:dateUtc="2025-12-16T07:56:00Z">
        <w:r w:rsidR="00011A02" w:rsidDel="00483534">
          <w:rPr>
            <w:lang w:eastAsia="x-none"/>
          </w:rPr>
          <w:delText>.</w:delText>
        </w:r>
        <w:r w:rsidRPr="004068D8" w:rsidDel="00483534">
          <w:rPr>
            <w:lang w:eastAsia="x-none"/>
          </w:rPr>
          <w:delText xml:space="preserve"> </w:delText>
        </w:r>
      </w:del>
      <w:r w:rsidRPr="004068D8">
        <w:rPr>
          <w:lang w:eastAsia="x-none"/>
        </w:rPr>
        <w:t>Η προτεινόμενη πλατφόρμα θα υλοποιήσει ένα αρχικό σύστημα ανάλυσης συναισθήματος (</w:t>
      </w:r>
      <w:ins w:id="1265" w:author="ΜΗΤΣΕΑΣ ΗΛΙΑΣ" w:date="2025-12-16T09:57:00Z" w16du:dateUtc="2025-12-16T07:57:00Z">
        <w:r w:rsidR="00483534">
          <w:rPr>
            <w:lang w:val="en-US" w:eastAsia="x-none"/>
          </w:rPr>
          <w:t>s</w:t>
        </w:r>
      </w:ins>
      <w:del w:id="1266" w:author="ΜΗΤΣΕΑΣ ΗΛΙΑΣ" w:date="2025-12-16T09:57:00Z" w16du:dateUtc="2025-12-16T07:57:00Z">
        <w:r w:rsidRPr="004068D8" w:rsidDel="00483534">
          <w:rPr>
            <w:lang w:eastAsia="x-none"/>
          </w:rPr>
          <w:delText>S</w:delText>
        </w:r>
      </w:del>
      <w:r w:rsidRPr="004068D8">
        <w:rPr>
          <w:lang w:eastAsia="x-none"/>
        </w:rPr>
        <w:t xml:space="preserve">entiment </w:t>
      </w:r>
      <w:ins w:id="1267" w:author="ΜΗΤΣΕΑΣ ΗΛΙΑΣ" w:date="2025-12-16T09:57:00Z" w16du:dateUtc="2025-12-16T07:57:00Z">
        <w:r w:rsidR="00483534">
          <w:rPr>
            <w:lang w:val="en-US" w:eastAsia="x-none"/>
          </w:rPr>
          <w:t>a</w:t>
        </w:r>
      </w:ins>
      <w:del w:id="1268" w:author="ΜΗΤΣΕΑΣ ΗΛΙΑΣ" w:date="2025-12-16T09:57:00Z" w16du:dateUtc="2025-12-16T07:57:00Z">
        <w:r w:rsidRPr="004068D8" w:rsidDel="00483534">
          <w:rPr>
            <w:lang w:eastAsia="x-none"/>
          </w:rPr>
          <w:delText>A</w:delText>
        </w:r>
      </w:del>
      <w:r w:rsidRPr="004068D8">
        <w:rPr>
          <w:lang w:eastAsia="x-none"/>
        </w:rPr>
        <w:t xml:space="preserve">nalysis), το οποίο αρχικά θα βασίζεται σε λεξικογραφικές μεθόδους και κανόνες για την επεξεργασία ελληνικού και αγγλικού περιεχομένου. Αυτό </w:t>
      </w:r>
      <w:del w:id="1269" w:author="ΜΗΤΣΕΑΣ ΗΛΙΑΣ" w:date="2025-12-16T10:58:00Z" w16du:dateUtc="2025-12-16T08:58:00Z">
        <w:r w:rsidRPr="004068D8" w:rsidDel="00DE5111">
          <w:rPr>
            <w:lang w:eastAsia="x-none"/>
          </w:rPr>
          <w:delText xml:space="preserve">θα </w:delText>
        </w:r>
      </w:del>
      <w:r w:rsidRPr="004068D8">
        <w:rPr>
          <w:lang w:eastAsia="x-none"/>
        </w:rPr>
        <w:t>επιτρέ</w:t>
      </w:r>
      <w:ins w:id="1270" w:author="ΜΗΤΣΕΑΣ ΗΛΙΑΣ" w:date="2025-12-16T10:58:00Z" w16du:dateUtc="2025-12-16T08:58:00Z">
        <w:r w:rsidR="00DE5111">
          <w:rPr>
            <w:lang w:eastAsia="x-none"/>
          </w:rPr>
          <w:t>πει</w:t>
        </w:r>
      </w:ins>
      <w:del w:id="1271" w:author="ΜΗΤΣΕΑΣ ΗΛΙΑΣ" w:date="2025-12-16T10:58:00Z" w16du:dateUtc="2025-12-16T08:58:00Z">
        <w:r w:rsidRPr="004068D8" w:rsidDel="00DE5111">
          <w:rPr>
            <w:lang w:eastAsia="x-none"/>
          </w:rPr>
          <w:delText>ψει</w:delText>
        </w:r>
      </w:del>
      <w:r w:rsidRPr="004068D8">
        <w:rPr>
          <w:lang w:eastAsia="x-none"/>
        </w:rPr>
        <w:t xml:space="preserve"> την άμεση </w:t>
      </w:r>
      <w:del w:id="1272" w:author="ΜΗΤΣΕΑΣ ΗΛΙΑΣ" w:date="2025-12-05T12:43:00Z" w16du:dateUtc="2025-12-05T10:43:00Z">
        <w:r w:rsidRPr="004068D8" w:rsidDel="00733E73">
          <w:rPr>
            <w:lang w:eastAsia="x-none"/>
          </w:rPr>
          <w:delText xml:space="preserve">μέτρηση </w:delText>
        </w:r>
      </w:del>
      <w:ins w:id="1273" w:author="ΜΗΤΣΕΑΣ ΗΛΙΑΣ" w:date="2025-12-05T12:43:00Z" w16du:dateUtc="2025-12-05T10:43:00Z">
        <w:r w:rsidR="00733E73">
          <w:rPr>
            <w:lang w:eastAsia="x-none"/>
          </w:rPr>
          <w:t>ποσοτικοποίηση</w:t>
        </w:r>
        <w:r w:rsidR="00733E73" w:rsidRPr="004068D8">
          <w:rPr>
            <w:lang w:eastAsia="x-none"/>
          </w:rPr>
          <w:t xml:space="preserve"> </w:t>
        </w:r>
      </w:ins>
      <w:r w:rsidRPr="004068D8">
        <w:rPr>
          <w:lang w:eastAsia="x-none"/>
        </w:rPr>
        <w:t>της συναισθηματικής απόκρισης του κοινού και</w:t>
      </w:r>
      <w:del w:id="1274" w:author="ΜΗΤΣΕΑΣ ΗΛΙΑΣ" w:date="2025-12-16T10:58:00Z" w16du:dateUtc="2025-12-16T08:58:00Z">
        <w:r w:rsidRPr="004068D8" w:rsidDel="00DE5111">
          <w:rPr>
            <w:lang w:eastAsia="x-none"/>
          </w:rPr>
          <w:delText xml:space="preserve"> θα</w:delText>
        </w:r>
      </w:del>
      <w:r w:rsidRPr="004068D8">
        <w:rPr>
          <w:lang w:eastAsia="x-none"/>
        </w:rPr>
        <w:t xml:space="preserve"> βοηθ</w:t>
      </w:r>
      <w:ins w:id="1275" w:author="ΜΗΤΣΕΑΣ ΗΛΙΑΣ" w:date="2025-12-16T10:58:00Z" w16du:dateUtc="2025-12-16T08:58:00Z">
        <w:r w:rsidR="00DE5111">
          <w:rPr>
            <w:lang w:eastAsia="x-none"/>
          </w:rPr>
          <w:t>άει</w:t>
        </w:r>
      </w:ins>
      <w:del w:id="1276" w:author="ΜΗΤΣΕΑΣ ΗΛΙΑΣ" w:date="2025-12-16T10:58:00Z" w16du:dateUtc="2025-12-16T08:58:00Z">
        <w:r w:rsidRPr="004068D8" w:rsidDel="00DE5111">
          <w:rPr>
            <w:lang w:eastAsia="x-none"/>
          </w:rPr>
          <w:delText>ήσει</w:delText>
        </w:r>
      </w:del>
      <w:r w:rsidRPr="004068D8">
        <w:rPr>
          <w:lang w:eastAsia="x-none"/>
        </w:rPr>
        <w:t xml:space="preserve"> στην αναγνώριση πραγματικά αυθεντικών και αποτελεσματικών συνεργασιών.</w:t>
      </w:r>
    </w:p>
    <w:p w14:paraId="77CBB52F" w14:textId="10C1CDF6" w:rsidR="004068D8" w:rsidRPr="004068D8" w:rsidRDefault="004068D8" w:rsidP="004068D8">
      <w:pPr>
        <w:spacing w:before="120" w:after="120" w:line="360" w:lineRule="auto"/>
        <w:jc w:val="both"/>
        <w:rPr>
          <w:lang w:eastAsia="x-none"/>
        </w:rPr>
      </w:pPr>
      <w:r w:rsidRPr="004068D8">
        <w:rPr>
          <w:lang w:eastAsia="x-none"/>
        </w:rPr>
        <w:t xml:space="preserve">Σε πρακτικό επίπεδο, και δεδομένων των χρονικών περιορισμών, η υλοποίηση </w:t>
      </w:r>
      <w:ins w:id="1277" w:author="ΜΗΤΣΕΑΣ ΗΛΙΑΣ" w:date="2025-12-16T10:58:00Z" w16du:dateUtc="2025-12-16T08:58:00Z">
        <w:r w:rsidR="00DE5111">
          <w:rPr>
            <w:lang w:eastAsia="x-none"/>
          </w:rPr>
          <w:t>επικεντρώνεται</w:t>
        </w:r>
      </w:ins>
      <w:del w:id="1278" w:author="ΜΗΤΣΕΑΣ ΗΛΙΑΣ" w:date="2025-12-16T10:58:00Z" w16du:dateUtc="2025-12-16T08:58:00Z">
        <w:r w:rsidRPr="004068D8" w:rsidDel="00DE5111">
          <w:rPr>
            <w:lang w:eastAsia="x-none"/>
          </w:rPr>
          <w:delText>θα επικεντρωθεί</w:delText>
        </w:r>
      </w:del>
      <w:r w:rsidRPr="004068D8">
        <w:rPr>
          <w:lang w:eastAsia="x-none"/>
        </w:rPr>
        <w:t xml:space="preserve"> στη δημιουργία ενός </w:t>
      </w:r>
      <w:r w:rsidR="00B16A8C">
        <w:rPr>
          <w:lang w:eastAsia="x-none"/>
        </w:rPr>
        <w:t>ε</w:t>
      </w:r>
      <w:r w:rsidRPr="004068D8">
        <w:rPr>
          <w:lang w:eastAsia="x-none"/>
        </w:rPr>
        <w:t xml:space="preserve">λάχιστου </w:t>
      </w:r>
      <w:r w:rsidR="00B16A8C">
        <w:rPr>
          <w:lang w:eastAsia="x-none"/>
        </w:rPr>
        <w:t>β</w:t>
      </w:r>
      <w:r w:rsidRPr="004068D8">
        <w:rPr>
          <w:lang w:eastAsia="x-none"/>
        </w:rPr>
        <w:t xml:space="preserve">ιώσιμου </w:t>
      </w:r>
      <w:r w:rsidR="00B16A8C">
        <w:rPr>
          <w:lang w:eastAsia="x-none"/>
        </w:rPr>
        <w:t>π</w:t>
      </w:r>
      <w:r w:rsidRPr="004068D8">
        <w:rPr>
          <w:lang w:eastAsia="x-none"/>
        </w:rPr>
        <w:t xml:space="preserve">ροϊόντος (MVP). Αυτό σημαίνει ότι η πλατφόρμα </w:t>
      </w:r>
      <w:ins w:id="1279" w:author="ΜΗΤΣΕΑΣ ΗΛΙΑΣ" w:date="2025-12-16T10:59:00Z" w16du:dateUtc="2025-12-16T08:59:00Z">
        <w:r w:rsidR="00DE5111">
          <w:rPr>
            <w:lang w:eastAsia="x-none"/>
          </w:rPr>
          <w:t>δύναται να</w:t>
        </w:r>
      </w:ins>
      <w:del w:id="1280" w:author="ΜΗΤΣΕΑΣ ΗΛΙΑΣ" w:date="2025-12-16T10:59:00Z" w16du:dateUtc="2025-12-16T08:59:00Z">
        <w:r w:rsidRPr="004068D8" w:rsidDel="00DE5111">
          <w:rPr>
            <w:lang w:eastAsia="x-none"/>
          </w:rPr>
          <w:delText>θα</w:delText>
        </w:r>
      </w:del>
      <w:r w:rsidRPr="004068D8">
        <w:rPr>
          <w:lang w:eastAsia="x-none"/>
        </w:rPr>
        <w:t xml:space="preserve"> καλύψει τις βασικές λειτουργίες αναζήτησης, ανάλυσης και βαθμολόγησης, ενώ πιο προηγμένες λειτουργίες, όπως η πραγματική</w:t>
      </w:r>
      <w:ins w:id="1281" w:author="ΜΗΤΣΕΑΣ ΗΛΙΑΣ" w:date="2025-12-05T12:43:00Z" w16du:dateUtc="2025-12-05T10:43:00Z">
        <w:r w:rsidR="00733E73">
          <w:rPr>
            <w:lang w:eastAsia="x-none"/>
          </w:rPr>
          <w:t xml:space="preserve"> </w:t>
        </w:r>
      </w:ins>
      <w:del w:id="1282" w:author="ΜΗΤΣΕΑΣ ΗΛΙΑΣ" w:date="2025-12-05T12:43:00Z" w16du:dateUtc="2025-12-05T10:43:00Z">
        <w:r w:rsidRPr="004068D8" w:rsidDel="00733E73">
          <w:rPr>
            <w:lang w:eastAsia="x-none"/>
          </w:rPr>
          <w:delText>-</w:delText>
        </w:r>
      </w:del>
      <w:r w:rsidRPr="004068D8">
        <w:rPr>
          <w:lang w:eastAsia="x-none"/>
        </w:rPr>
        <w:t xml:space="preserve">χρόνου ανάλυση με χρήση BERT ή </w:t>
      </w:r>
      <w:ins w:id="1283" w:author="ΜΗΤΣΕΑΣ ΗΛΙΑΣ" w:date="2025-12-05T12:44:00Z" w16du:dateUtc="2025-12-05T10:44:00Z">
        <w:r w:rsidR="00733E73">
          <w:rPr>
            <w:lang w:eastAsia="x-none"/>
          </w:rPr>
          <w:t xml:space="preserve">η </w:t>
        </w:r>
      </w:ins>
      <w:del w:id="1284" w:author="ΜΗΤΣΕΑΣ ΗΛΙΑΣ" w:date="2025-12-05T12:44:00Z" w16du:dateUtc="2025-12-05T10:44:00Z">
        <w:r w:rsidRPr="004068D8" w:rsidDel="00733E73">
          <w:rPr>
            <w:lang w:eastAsia="x-none"/>
          </w:rPr>
          <w:delText xml:space="preserve">η </w:delText>
        </w:r>
      </w:del>
      <w:r w:rsidRPr="004068D8">
        <w:rPr>
          <w:lang w:eastAsia="x-none"/>
        </w:rPr>
        <w:t>πλήρης ενσωμάτωση με</w:t>
      </w:r>
      <w:r w:rsidR="00B16A8C">
        <w:rPr>
          <w:lang w:eastAsia="x-none"/>
        </w:rPr>
        <w:t xml:space="preserve"> διεπαφές</w:t>
      </w:r>
      <w:r w:rsidRPr="004068D8">
        <w:rPr>
          <w:lang w:eastAsia="x-none"/>
        </w:rPr>
        <w:t>, αφήνονται για μελλοντική επέκταση.</w:t>
      </w:r>
    </w:p>
    <w:p w14:paraId="58E0F055" w14:textId="2E355B0D" w:rsidR="00E42720" w:rsidRPr="001B3F11" w:rsidDel="00DF3150" w:rsidRDefault="004068D8" w:rsidP="00E4746A">
      <w:pPr>
        <w:spacing w:before="120" w:after="120" w:line="360" w:lineRule="auto"/>
        <w:jc w:val="both"/>
        <w:rPr>
          <w:del w:id="1285" w:author="ΜΗΤΣΕΑΣ ΗΛΙΑΣ" w:date="2025-12-04T12:14:00Z" w16du:dateUtc="2025-12-04T10:14:00Z"/>
          <w:lang w:eastAsia="x-none"/>
          <w:rPrChange w:id="1286" w:author="ΜΗΤΣΕΑΣ ΗΛΙΑΣ" w:date="2025-12-04T14:04:00Z" w16du:dateUtc="2025-12-04T12:04:00Z">
            <w:rPr>
              <w:del w:id="1287" w:author="ΜΗΤΣΕΑΣ ΗΛΙΑΣ" w:date="2025-12-04T12:14:00Z" w16du:dateUtc="2025-12-04T10:14:00Z"/>
              <w:lang w:val="en-US" w:eastAsia="x-none"/>
            </w:rPr>
          </w:rPrChange>
        </w:rPr>
      </w:pPr>
      <w:r w:rsidRPr="004068D8">
        <w:rPr>
          <w:lang w:eastAsia="x-none"/>
        </w:rPr>
        <w:t>Συνοψίζοντας, μέσω της προτεινόμενης προσέγγισης,</w:t>
      </w:r>
      <w:del w:id="1288" w:author="ΜΗΤΣΕΑΣ ΗΛΙΑΣ" w:date="2025-12-05T12:44:00Z" w16du:dateUtc="2025-12-05T10:44:00Z">
        <w:r w:rsidRPr="004068D8" w:rsidDel="00733E73">
          <w:rPr>
            <w:lang w:eastAsia="x-none"/>
          </w:rPr>
          <w:delText xml:space="preserve"> αυτή</w:delText>
        </w:r>
      </w:del>
      <w:r w:rsidRPr="004068D8">
        <w:rPr>
          <w:lang w:eastAsia="x-none"/>
        </w:rPr>
        <w:t xml:space="preserve"> η εργασία στοχεύει να γεφυρώσει το κρίσιμο χάσμα μεταξύ της ποσοτικής μέτρησης και της ποιοτικής αξιολόγησης στο </w:t>
      </w:r>
      <w:r w:rsidR="00B16A8C">
        <w:rPr>
          <w:lang w:val="en-US" w:eastAsia="x-none"/>
        </w:rPr>
        <w:t>i</w:t>
      </w:r>
      <w:r w:rsidRPr="004068D8">
        <w:rPr>
          <w:lang w:eastAsia="x-none"/>
        </w:rPr>
        <w:t>nfluencer marketing, προωθώντας τη διαφάνεια, την αυθεντικότητα και την αποτελεσματικότητα στις ψηφιακές συνεργασίες.</w:t>
      </w:r>
    </w:p>
    <w:p w14:paraId="07C3349C" w14:textId="77777777" w:rsidR="00E42720" w:rsidRPr="001B3F11" w:rsidRDefault="00E42720" w:rsidP="00E4746A">
      <w:pPr>
        <w:spacing w:before="120" w:after="120" w:line="360" w:lineRule="auto"/>
        <w:jc w:val="both"/>
        <w:rPr>
          <w:lang w:eastAsia="x-none"/>
          <w:rPrChange w:id="1289" w:author="ΜΗΤΣΕΑΣ ΗΛΙΑΣ" w:date="2025-12-04T14:04:00Z" w16du:dateUtc="2025-12-04T12:04:00Z">
            <w:rPr>
              <w:lang w:val="en-US" w:eastAsia="x-none"/>
            </w:rPr>
          </w:rPrChange>
        </w:rPr>
      </w:pPr>
    </w:p>
    <w:p w14:paraId="78EB315E" w14:textId="77777777" w:rsidR="00E42720" w:rsidRDefault="00E42720" w:rsidP="00E4746A">
      <w:pPr>
        <w:spacing w:before="120" w:after="120" w:line="360" w:lineRule="auto"/>
        <w:jc w:val="both"/>
        <w:rPr>
          <w:lang w:eastAsia="x-none"/>
        </w:rPr>
      </w:pPr>
    </w:p>
    <w:p w14:paraId="3B0C3E1E" w14:textId="77777777" w:rsidR="00E42720" w:rsidRDefault="00E42720" w:rsidP="00E4746A">
      <w:pPr>
        <w:spacing w:before="120" w:after="120" w:line="360" w:lineRule="auto"/>
        <w:jc w:val="both"/>
        <w:rPr>
          <w:lang w:eastAsia="x-none"/>
        </w:rPr>
      </w:pPr>
    </w:p>
    <w:p w14:paraId="6E85C410" w14:textId="23B22623" w:rsidR="00E42720" w:rsidRPr="00CD7023" w:rsidDel="00E635F8" w:rsidRDefault="002B3345" w:rsidP="00E4746A">
      <w:pPr>
        <w:spacing w:before="120" w:after="120" w:line="360" w:lineRule="auto"/>
        <w:jc w:val="both"/>
        <w:rPr>
          <w:del w:id="1290" w:author="ΜΗΤΣΕΑΣ ΗΛΙΑΣ" w:date="2025-12-15T10:25:00Z" w16du:dateUtc="2025-12-15T08:25:00Z"/>
          <w:lang w:eastAsia="x-none"/>
        </w:rPr>
      </w:pPr>
      <w:ins w:id="1291" w:author="ΜΗΤΣΕΑΣ ΗΛΙΑΣ" w:date="2025-12-15T10:25:00Z" w16du:dateUtc="2025-12-15T08:25:00Z">
        <w:r>
          <w:rPr>
            <w:lang w:eastAsia="x-none"/>
          </w:rPr>
          <w:tab/>
        </w:r>
      </w:ins>
    </w:p>
    <w:p w14:paraId="6257C245" w14:textId="77777777" w:rsidR="000C7917" w:rsidRPr="00CD7023" w:rsidDel="00E635F8" w:rsidRDefault="000C7917" w:rsidP="00E4746A">
      <w:pPr>
        <w:spacing w:before="120" w:after="120" w:line="360" w:lineRule="auto"/>
        <w:jc w:val="both"/>
        <w:rPr>
          <w:del w:id="1292" w:author="ΜΗΤΣΕΑΣ ΗΛΙΑΣ" w:date="2025-12-15T10:25:00Z" w16du:dateUtc="2025-12-15T08:25:00Z"/>
          <w:lang w:eastAsia="x-none"/>
        </w:rPr>
      </w:pPr>
    </w:p>
    <w:p w14:paraId="3057D9F9" w14:textId="77777777" w:rsidR="000C7917" w:rsidRPr="00CD7023" w:rsidDel="00E635F8" w:rsidRDefault="000C7917" w:rsidP="00E4746A">
      <w:pPr>
        <w:spacing w:before="120" w:after="120" w:line="360" w:lineRule="auto"/>
        <w:jc w:val="both"/>
        <w:rPr>
          <w:del w:id="1293" w:author="ΜΗΤΣΕΑΣ ΗΛΙΑΣ" w:date="2025-12-15T10:25:00Z" w16du:dateUtc="2025-12-15T08:25:00Z"/>
          <w:lang w:eastAsia="x-none"/>
        </w:rPr>
      </w:pPr>
    </w:p>
    <w:p w14:paraId="279E5029" w14:textId="77777777" w:rsidR="000C7917" w:rsidRPr="00CD7023" w:rsidDel="00733E73" w:rsidRDefault="000C7917" w:rsidP="00E4746A">
      <w:pPr>
        <w:spacing w:before="120" w:after="120" w:line="360" w:lineRule="auto"/>
        <w:jc w:val="both"/>
        <w:rPr>
          <w:del w:id="1294" w:author="ΜΗΤΣΕΑΣ ΗΛΙΑΣ" w:date="2025-12-05T12:44:00Z" w16du:dateUtc="2025-12-05T10:44:00Z"/>
          <w:lang w:eastAsia="x-none"/>
        </w:rPr>
      </w:pPr>
    </w:p>
    <w:p w14:paraId="1AC18A5D" w14:textId="77777777" w:rsidR="000C7917" w:rsidRPr="00CD7023" w:rsidDel="00733E73" w:rsidRDefault="000C7917" w:rsidP="00E4746A">
      <w:pPr>
        <w:spacing w:before="120" w:after="120" w:line="360" w:lineRule="auto"/>
        <w:jc w:val="both"/>
        <w:rPr>
          <w:del w:id="1295" w:author="ΜΗΤΣΕΑΣ ΗΛΙΑΣ" w:date="2025-12-05T12:44:00Z" w16du:dateUtc="2025-12-05T10:44:00Z"/>
          <w:lang w:eastAsia="x-none"/>
        </w:rPr>
      </w:pPr>
    </w:p>
    <w:p w14:paraId="6FE77C03" w14:textId="77777777" w:rsidR="000C7917" w:rsidRPr="00CD7023" w:rsidDel="00733E73" w:rsidRDefault="000C7917" w:rsidP="00E4746A">
      <w:pPr>
        <w:spacing w:before="120" w:after="120" w:line="360" w:lineRule="auto"/>
        <w:jc w:val="both"/>
        <w:rPr>
          <w:del w:id="1296" w:author="ΜΗΤΣΕΑΣ ΗΛΙΑΣ" w:date="2025-12-05T12:44:00Z" w16du:dateUtc="2025-12-05T10:44:00Z"/>
          <w:lang w:eastAsia="x-none"/>
        </w:rPr>
      </w:pPr>
    </w:p>
    <w:p w14:paraId="49B76871" w14:textId="77777777" w:rsidR="000C7917" w:rsidRPr="00CD7023" w:rsidDel="00733E73" w:rsidRDefault="000C7917" w:rsidP="00E4746A">
      <w:pPr>
        <w:spacing w:before="120" w:after="120" w:line="360" w:lineRule="auto"/>
        <w:jc w:val="both"/>
        <w:rPr>
          <w:del w:id="1297" w:author="ΜΗΤΣΕΑΣ ΗΛΙΑΣ" w:date="2025-12-05T12:44:00Z" w16du:dateUtc="2025-12-05T10:44:00Z"/>
          <w:lang w:eastAsia="x-none"/>
        </w:rPr>
      </w:pPr>
    </w:p>
    <w:p w14:paraId="5E10E4E9" w14:textId="77777777" w:rsidR="000C7917" w:rsidRPr="00CD7023" w:rsidRDefault="000C7917" w:rsidP="00E4746A">
      <w:pPr>
        <w:spacing w:before="120" w:after="120" w:line="360" w:lineRule="auto"/>
        <w:jc w:val="both"/>
        <w:rPr>
          <w:lang w:eastAsia="x-none"/>
        </w:rPr>
      </w:pPr>
    </w:p>
    <w:p w14:paraId="6490F8B2" w14:textId="51024A1E" w:rsidR="004B2D2A" w:rsidRPr="006501DB" w:rsidRDefault="00A43305" w:rsidP="00A43305">
      <w:pPr>
        <w:pStyle w:val="10"/>
        <w:spacing w:before="120" w:after="120" w:line="360" w:lineRule="auto"/>
        <w:jc w:val="both"/>
        <w:rPr>
          <w:rFonts w:ascii="Times New Roman" w:hAnsi="Times New Roman"/>
        </w:rPr>
      </w:pPr>
      <w:bookmarkStart w:id="1298" w:name="_Toc218850203"/>
      <w:r w:rsidRPr="006501DB">
        <w:rPr>
          <w:rFonts w:ascii="Times New Roman" w:hAnsi="Times New Roman"/>
          <w:lang w:eastAsia="en-US"/>
        </w:rPr>
        <w:lastRenderedPageBreak/>
        <w:t xml:space="preserve">2. </w:t>
      </w:r>
      <w:r w:rsidR="00903600" w:rsidRPr="006501DB">
        <w:rPr>
          <w:rFonts w:ascii="Times New Roman" w:hAnsi="Times New Roman"/>
        </w:rPr>
        <w:t xml:space="preserve">Θεωρητικό Υπόβαθρο – Επίδραση </w:t>
      </w:r>
      <w:ins w:id="1299" w:author="ΜΗΤΣΕΑΣ ΗΛΙΑΣ" w:date="2025-12-05T12:45:00Z" w16du:dateUtc="2025-12-05T10:45:00Z">
        <w:r w:rsidR="007D3936">
          <w:rPr>
            <w:rFonts w:ascii="Times New Roman" w:hAnsi="Times New Roman"/>
          </w:rPr>
          <w:t>τ</w:t>
        </w:r>
      </w:ins>
      <w:del w:id="1300" w:author="ΜΗΤΣΕΑΣ ΗΛΙΑΣ" w:date="2025-12-05T12:45:00Z" w16du:dateUtc="2025-12-05T10:45:00Z">
        <w:r w:rsidR="003A0ABD" w:rsidDel="007D3936">
          <w:rPr>
            <w:rFonts w:ascii="Times New Roman" w:hAnsi="Times New Roman"/>
            <w:lang w:val="en-US"/>
          </w:rPr>
          <w:delText>T</w:delText>
        </w:r>
      </w:del>
      <w:r w:rsidR="00903600" w:rsidRPr="006501DB">
        <w:rPr>
          <w:rFonts w:ascii="Times New Roman" w:hAnsi="Times New Roman"/>
        </w:rPr>
        <w:t xml:space="preserve">ων </w:t>
      </w:r>
      <w:ins w:id="1301" w:author="ΜΗΤΣΕΑΣ ΗΛΙΑΣ" w:date="2025-12-16T10:48:00Z" w16du:dateUtc="2025-12-16T08:48:00Z">
        <w:r w:rsidR="00E6549E">
          <w:rPr>
            <w:rFonts w:ascii="Times New Roman" w:hAnsi="Times New Roman"/>
          </w:rPr>
          <w:t>Ι</w:t>
        </w:r>
      </w:ins>
      <w:del w:id="1302" w:author="ΜΗΤΣΕΑΣ ΗΛΙΑΣ" w:date="2025-12-16T10:48:00Z" w16du:dateUtc="2025-12-16T08:48:00Z">
        <w:r w:rsidR="003B5AD5" w:rsidDel="00E6549E">
          <w:rPr>
            <w:rFonts w:ascii="Times New Roman" w:hAnsi="Times New Roman"/>
          </w:rPr>
          <w:delText>i</w:delText>
        </w:r>
      </w:del>
      <w:r w:rsidR="003B5AD5">
        <w:rPr>
          <w:rFonts w:ascii="Times New Roman" w:hAnsi="Times New Roman"/>
        </w:rPr>
        <w:t>nfluencer</w:t>
      </w:r>
      <w:r w:rsidR="00903600" w:rsidRPr="006501DB">
        <w:rPr>
          <w:rFonts w:ascii="Times New Roman" w:hAnsi="Times New Roman"/>
        </w:rPr>
        <w:t xml:space="preserve"> </w:t>
      </w:r>
      <w:ins w:id="1303" w:author="ΜΗΤΣΕΑΣ ΗΛΙΑΣ" w:date="2025-12-05T12:45:00Z" w16du:dateUtc="2025-12-05T10:45:00Z">
        <w:r w:rsidR="007D3936">
          <w:rPr>
            <w:rFonts w:ascii="Times New Roman" w:hAnsi="Times New Roman"/>
          </w:rPr>
          <w:t>κ</w:t>
        </w:r>
      </w:ins>
      <w:del w:id="1304" w:author="ΜΗΤΣΕΑΣ ΗΛΙΑΣ" w:date="2025-12-05T12:45:00Z" w16du:dateUtc="2025-12-05T10:45:00Z">
        <w:r w:rsidR="003A0ABD" w:rsidDel="007D3936">
          <w:rPr>
            <w:rFonts w:ascii="Times New Roman" w:hAnsi="Times New Roman"/>
          </w:rPr>
          <w:delText>Κ</w:delText>
        </w:r>
      </w:del>
      <w:r w:rsidR="00903600" w:rsidRPr="006501DB">
        <w:rPr>
          <w:rFonts w:ascii="Times New Roman" w:hAnsi="Times New Roman"/>
        </w:rPr>
        <w:t>αι Ψηφιακή Οικονομία</w:t>
      </w:r>
      <w:bookmarkEnd w:id="1298"/>
      <w:r w:rsidR="00C71653" w:rsidRPr="006501DB">
        <w:rPr>
          <w:rFonts w:ascii="Times New Roman" w:hAnsi="Times New Roman"/>
        </w:rPr>
        <w:t xml:space="preserve"> </w:t>
      </w:r>
    </w:p>
    <w:p w14:paraId="28A1A33A" w14:textId="43831436" w:rsidR="00993698" w:rsidRDefault="00993698" w:rsidP="00394235">
      <w:pPr>
        <w:pStyle w:val="30"/>
        <w:numPr>
          <w:ilvl w:val="0"/>
          <w:numId w:val="0"/>
        </w:numPr>
        <w:spacing w:before="120" w:after="120" w:line="360" w:lineRule="auto"/>
        <w:jc w:val="both"/>
        <w:rPr>
          <w:rFonts w:ascii="Times New Roman" w:hAnsi="Times New Roman"/>
          <w:sz w:val="28"/>
          <w:szCs w:val="28"/>
          <w:lang w:val="el-GR" w:eastAsia="en-US"/>
        </w:rPr>
      </w:pPr>
      <w:bookmarkStart w:id="1305" w:name="_Toc218850204"/>
      <w:r w:rsidRPr="006501DB">
        <w:rPr>
          <w:rFonts w:ascii="Times New Roman" w:hAnsi="Times New Roman"/>
          <w:sz w:val="28"/>
          <w:szCs w:val="28"/>
          <w:lang w:val="el-GR"/>
        </w:rPr>
        <w:t xml:space="preserve">2.1 </w:t>
      </w:r>
      <w:r w:rsidRPr="006501DB">
        <w:rPr>
          <w:rFonts w:ascii="Times New Roman" w:hAnsi="Times New Roman"/>
          <w:sz w:val="28"/>
          <w:szCs w:val="28"/>
          <w:lang w:eastAsia="en-US"/>
        </w:rPr>
        <w:t>Εισαγωγ</w:t>
      </w:r>
      <w:ins w:id="1306" w:author="ΜΗΤΣΕΑΣ ΗΛΙΑΣ" w:date="2025-12-16T10:36:00Z" w16du:dateUtc="2025-12-16T08:36:00Z">
        <w:r w:rsidR="007C6293">
          <w:rPr>
            <w:rFonts w:ascii="Times New Roman" w:hAnsi="Times New Roman"/>
            <w:sz w:val="28"/>
            <w:szCs w:val="28"/>
            <w:lang w:val="el-GR" w:eastAsia="en-US"/>
          </w:rPr>
          <w:t>ή</w:t>
        </w:r>
      </w:ins>
      <w:del w:id="1307" w:author="ΜΗΤΣΕΑΣ ΗΛΙΑΣ" w:date="2025-12-16T10:36:00Z" w16du:dateUtc="2025-12-16T08:36:00Z">
        <w:r w:rsidRPr="006501DB" w:rsidDel="007C6293">
          <w:rPr>
            <w:rFonts w:ascii="Times New Roman" w:hAnsi="Times New Roman"/>
            <w:sz w:val="28"/>
            <w:szCs w:val="28"/>
            <w:lang w:eastAsia="en-US"/>
          </w:rPr>
          <w:delText>η</w:delText>
        </w:r>
      </w:del>
      <w:r w:rsidRPr="006501DB">
        <w:rPr>
          <w:rFonts w:ascii="Times New Roman" w:hAnsi="Times New Roman"/>
          <w:sz w:val="28"/>
          <w:szCs w:val="28"/>
          <w:lang w:eastAsia="en-US"/>
        </w:rPr>
        <w:t xml:space="preserve"> </w:t>
      </w:r>
      <w:ins w:id="1308" w:author="ΜΗΤΣΕΑΣ ΗΛΙΑΣ" w:date="2025-12-05T12:45:00Z" w16du:dateUtc="2025-12-05T10:45:00Z">
        <w:r w:rsidR="007D3936">
          <w:rPr>
            <w:rFonts w:ascii="Times New Roman" w:hAnsi="Times New Roman"/>
            <w:sz w:val="28"/>
            <w:szCs w:val="28"/>
            <w:lang w:val="el-GR" w:eastAsia="en-US"/>
          </w:rPr>
          <w:t>σ</w:t>
        </w:r>
      </w:ins>
      <w:del w:id="1309" w:author="ΜΗΤΣΕΑΣ ΗΛΙΑΣ" w:date="2025-12-05T12:45:00Z" w16du:dateUtc="2025-12-05T10:45:00Z">
        <w:r w:rsidR="003A0ABD" w:rsidDel="007D3936">
          <w:rPr>
            <w:rFonts w:ascii="Times New Roman" w:hAnsi="Times New Roman"/>
            <w:sz w:val="28"/>
            <w:szCs w:val="28"/>
            <w:lang w:val="el-GR" w:eastAsia="en-US"/>
          </w:rPr>
          <w:delText>Σ</w:delText>
        </w:r>
      </w:del>
      <w:r w:rsidRPr="006501DB">
        <w:rPr>
          <w:rFonts w:ascii="Times New Roman" w:hAnsi="Times New Roman"/>
          <w:sz w:val="28"/>
          <w:szCs w:val="28"/>
          <w:lang w:eastAsia="en-US"/>
        </w:rPr>
        <w:t>το Θεωρητικό Υπόβαθρ</w:t>
      </w:r>
      <w:r w:rsidRPr="006501DB">
        <w:rPr>
          <w:rFonts w:ascii="Times New Roman" w:hAnsi="Times New Roman"/>
          <w:sz w:val="28"/>
          <w:szCs w:val="28"/>
          <w:lang w:val="el-GR" w:eastAsia="en-US"/>
        </w:rPr>
        <w:t>ο</w:t>
      </w:r>
      <w:bookmarkEnd w:id="1305"/>
    </w:p>
    <w:p w14:paraId="5BFFA463" w14:textId="334CEA2A" w:rsidR="009C4239" w:rsidRPr="009C4239" w:rsidRDefault="009C4239" w:rsidP="009C4239">
      <w:pPr>
        <w:spacing w:before="120" w:after="120" w:line="360" w:lineRule="auto"/>
        <w:jc w:val="both"/>
        <w:rPr>
          <w:lang w:eastAsia="en-US"/>
        </w:rPr>
      </w:pPr>
      <w:r w:rsidRPr="009C4239">
        <w:rPr>
          <w:lang w:eastAsia="en-US"/>
        </w:rPr>
        <w:t xml:space="preserve">Η παρούσα τάση του </w:t>
      </w:r>
      <w:r w:rsidRPr="009C4239">
        <w:rPr>
          <w:lang w:val="en-US" w:eastAsia="en-US"/>
        </w:rPr>
        <w:t>influencer</w:t>
      </w:r>
      <w:r w:rsidRPr="009C4239">
        <w:rPr>
          <w:lang w:eastAsia="en-US"/>
        </w:rPr>
        <w:t xml:space="preserve"> </w:t>
      </w:r>
      <w:r w:rsidRPr="009C4239">
        <w:rPr>
          <w:lang w:val="en-US" w:eastAsia="en-US"/>
        </w:rPr>
        <w:t>marketing</w:t>
      </w:r>
      <w:r w:rsidRPr="009C4239">
        <w:rPr>
          <w:lang w:eastAsia="en-US"/>
        </w:rPr>
        <w:t xml:space="preserve"> έχει τις ρίζες της από τα πρώτα χρόνια των κοινωνικών μέσων. Αρχικά, οι </w:t>
      </w:r>
      <w:r w:rsidR="00B16A8C" w:rsidRPr="00B16A8C">
        <w:rPr>
          <w:lang w:eastAsia="en-US"/>
        </w:rPr>
        <w:t xml:space="preserve"> </w:t>
      </w:r>
      <w:r w:rsidR="00DF3150">
        <w:rPr>
          <w:lang w:val="en-US" w:eastAsia="en-US"/>
        </w:rPr>
        <w:t>influencers</w:t>
      </w:r>
      <w:r w:rsidR="00B16A8C" w:rsidRPr="00B16A8C">
        <w:rPr>
          <w:lang w:eastAsia="en-US"/>
        </w:rPr>
        <w:t xml:space="preserve"> </w:t>
      </w:r>
      <w:r w:rsidRPr="009C4239">
        <w:rPr>
          <w:lang w:eastAsia="en-US"/>
        </w:rPr>
        <w:t xml:space="preserve">ήταν κυρίως </w:t>
      </w:r>
      <w:r w:rsidRPr="009C4239">
        <w:rPr>
          <w:lang w:val="en-US" w:eastAsia="en-US"/>
        </w:rPr>
        <w:t>bloggers</w:t>
      </w:r>
      <w:r w:rsidRPr="009C4239">
        <w:rPr>
          <w:lang w:eastAsia="en-US"/>
        </w:rPr>
        <w:t xml:space="preserve"> και κριτικοί προϊόντων που δημιουργούσαν περιεχόμενο σε συγκεκριμένες </w:t>
      </w:r>
      <w:r>
        <w:rPr>
          <w:lang w:val="en-US" w:eastAsia="en-US"/>
        </w:rPr>
        <w:t>niche</w:t>
      </w:r>
      <w:r w:rsidRPr="009C4239">
        <w:rPr>
          <w:lang w:eastAsia="en-US"/>
        </w:rPr>
        <w:t xml:space="preserve"> αγορές. Με την αύξηση της χρήσης των </w:t>
      </w:r>
      <w:r w:rsidR="003B5AD5" w:rsidRPr="00B16A8C">
        <w:rPr>
          <w:lang w:eastAsia="en-US"/>
        </w:rPr>
        <w:t>κοινωνικ</w:t>
      </w:r>
      <w:r w:rsidR="00B16A8C">
        <w:rPr>
          <w:lang w:eastAsia="en-US"/>
        </w:rPr>
        <w:t>ών</w:t>
      </w:r>
      <w:ins w:id="1310" w:author="ΜΗΤΣΕΑΣ ΗΛΙΑΣ" w:date="2025-12-05T12:46:00Z" w16du:dateUtc="2025-12-05T10:46:00Z">
        <w:r w:rsidR="007D3936">
          <w:rPr>
            <w:lang w:eastAsia="en-US"/>
          </w:rPr>
          <w:t xml:space="preserve"> </w:t>
        </w:r>
      </w:ins>
      <w:r w:rsidR="00B16A8C">
        <w:rPr>
          <w:lang w:eastAsia="en-US"/>
        </w:rPr>
        <w:t>δικτύων</w:t>
      </w:r>
      <w:r w:rsidRPr="009C4239">
        <w:rPr>
          <w:lang w:eastAsia="en-US"/>
        </w:rPr>
        <w:t xml:space="preserve">, οι </w:t>
      </w:r>
      <w:r w:rsidR="00DF3150">
        <w:rPr>
          <w:lang w:val="en-US" w:eastAsia="en-US"/>
        </w:rPr>
        <w:t>influencers</w:t>
      </w:r>
      <w:r w:rsidR="00145559" w:rsidRPr="00B16A8C">
        <w:rPr>
          <w:lang w:eastAsia="en-US"/>
        </w:rPr>
        <w:t xml:space="preserve"> </w:t>
      </w:r>
      <w:r w:rsidRPr="009C4239">
        <w:rPr>
          <w:lang w:eastAsia="en-US"/>
        </w:rPr>
        <w:t>έχουν εξελιχθεί γρήγορα σε ισχυρούς διαμορφωτές της κοινής γνώμης.</w:t>
      </w:r>
    </w:p>
    <w:p w14:paraId="79524C45" w14:textId="5112CB09" w:rsidR="009C4239" w:rsidRPr="00A30960" w:rsidRDefault="009C4239" w:rsidP="009C4239">
      <w:pPr>
        <w:spacing w:before="120" w:after="120" w:line="360" w:lineRule="auto"/>
        <w:jc w:val="both"/>
        <w:rPr>
          <w:lang w:eastAsia="en-US"/>
        </w:rPr>
      </w:pPr>
      <w:r w:rsidRPr="009C4239">
        <w:rPr>
          <w:lang w:eastAsia="en-US"/>
        </w:rPr>
        <w:t xml:space="preserve">Πλέον, το </w:t>
      </w:r>
      <w:r w:rsidR="003B5AD5">
        <w:rPr>
          <w:lang w:val="en-US" w:eastAsia="en-US"/>
        </w:rPr>
        <w:t>influencer</w:t>
      </w:r>
      <w:r w:rsidRPr="009C4239">
        <w:rPr>
          <w:lang w:eastAsia="en-US"/>
        </w:rPr>
        <w:t xml:space="preserve"> </w:t>
      </w:r>
      <w:r w:rsidRPr="009C4239">
        <w:rPr>
          <w:lang w:val="en-US" w:eastAsia="en-US"/>
        </w:rPr>
        <w:t>marketing</w:t>
      </w:r>
      <w:r w:rsidRPr="009C4239">
        <w:rPr>
          <w:lang w:eastAsia="en-US"/>
        </w:rPr>
        <w:t xml:space="preserve"> δεν περιορίζεται σε λίγες δημοφιλές κατηγορίες, αλλά αγκαλιάζει το σύνολο σχεδόν των βιομηχανιών, από τη μόδα και την ομορφιά έως την τεχνολογία και την εκπαίδευση. Οι </w:t>
      </w:r>
      <w:r w:rsidR="00DF3150">
        <w:rPr>
          <w:lang w:val="en-US" w:eastAsia="en-US"/>
        </w:rPr>
        <w:t>influencers</w:t>
      </w:r>
      <w:r w:rsidR="00145559" w:rsidRPr="00B16A8C">
        <w:rPr>
          <w:lang w:eastAsia="en-US"/>
        </w:rPr>
        <w:t xml:space="preserve"> </w:t>
      </w:r>
      <w:r w:rsidRPr="009C4239">
        <w:rPr>
          <w:lang w:eastAsia="en-US"/>
        </w:rPr>
        <w:t xml:space="preserve">ως στρατηγικοί συνεργάτες συμβάλλουν στην ανάπτυξη στρατηγικών </w:t>
      </w:r>
      <w:r w:rsidR="00B16A8C">
        <w:rPr>
          <w:lang w:eastAsia="en-US"/>
        </w:rPr>
        <w:t>προώθησης</w:t>
      </w:r>
      <w:r w:rsidRPr="009C4239">
        <w:rPr>
          <w:lang w:eastAsia="en-US"/>
        </w:rPr>
        <w:t xml:space="preserve"> που βασίζονται στον εκσυγχρονισμό και την καινοτομία. Οι επιχειρήσεις χρησιμοποιούν </w:t>
      </w:r>
      <w:r w:rsidR="00DF3150">
        <w:rPr>
          <w:lang w:val="en-US" w:eastAsia="en-US"/>
        </w:rPr>
        <w:t>influencers</w:t>
      </w:r>
      <w:r w:rsidRPr="009C4239">
        <w:rPr>
          <w:lang w:eastAsia="en-US"/>
        </w:rPr>
        <w:t xml:space="preserve"> για να επωφεληθούν από τη δυνατότητα προσέγγισης ενός ευρύτερου κοινού και να οικοδομήσουν πιστότητα μέσω αυθεντικών και στοχευμένων μηνυμάτων.</w:t>
      </w:r>
    </w:p>
    <w:p w14:paraId="6544D8E4" w14:textId="58DD7ADF" w:rsidR="00205AD6" w:rsidRDefault="00542A4E" w:rsidP="005509B5">
      <w:pPr>
        <w:spacing w:before="120" w:after="120" w:line="360" w:lineRule="auto"/>
        <w:jc w:val="both"/>
        <w:rPr>
          <w:lang w:eastAsia="en-US"/>
        </w:rPr>
      </w:pPr>
      <w:r w:rsidRPr="00542A4E">
        <w:rPr>
          <w:lang w:eastAsia="en-US"/>
        </w:rPr>
        <w:t xml:space="preserve">Η επιρροή μέσω των </w:t>
      </w:r>
      <w:r w:rsidR="003B5AD5" w:rsidRPr="00B16A8C">
        <w:rPr>
          <w:lang w:eastAsia="en-US"/>
        </w:rPr>
        <w:t>κοινωνικ</w:t>
      </w:r>
      <w:r w:rsidR="00B16A8C">
        <w:rPr>
          <w:lang w:eastAsia="en-US"/>
        </w:rPr>
        <w:t>ών</w:t>
      </w:r>
      <w:r w:rsidR="003B5AD5" w:rsidRPr="00B16A8C">
        <w:rPr>
          <w:lang w:eastAsia="en-US"/>
        </w:rPr>
        <w:t xml:space="preserve"> δ</w:t>
      </w:r>
      <w:r w:rsidR="00B16A8C">
        <w:rPr>
          <w:lang w:eastAsia="en-US"/>
        </w:rPr>
        <w:t>ικτύων</w:t>
      </w:r>
      <w:r w:rsidRPr="00542A4E">
        <w:rPr>
          <w:lang w:eastAsia="en-US"/>
        </w:rPr>
        <w:t xml:space="preserve"> εδράζεται σε ψυχολογικούς και κοινωνικούς μηχανισμούς, όπως η κοινωνική απόδειξη (social proof) και η εμπιστοσύνη (trust). Σύμφωνα με τους Håkansson &amp; Witmer (2015), η εμπιστοσύνη αποτελεί τη βάση κάθε επιτυχημένης επικοινωνιακής σχέσης στο ψηφιακό περιβάλλον, καθιστώντας τον </w:t>
      </w:r>
      <w:r w:rsidR="003B5AD5">
        <w:rPr>
          <w:lang w:val="en-US" w:eastAsia="en-US"/>
        </w:rPr>
        <w:t>influencer</w:t>
      </w:r>
      <w:r w:rsidRPr="00542A4E">
        <w:rPr>
          <w:lang w:eastAsia="en-US"/>
        </w:rPr>
        <w:t xml:space="preserve"> όχι </w:t>
      </w:r>
      <w:r w:rsidR="00C364D4">
        <w:rPr>
          <w:lang w:eastAsia="en-US"/>
        </w:rPr>
        <w:t>έναν απλό</w:t>
      </w:r>
      <w:r w:rsidRPr="00542A4E">
        <w:rPr>
          <w:lang w:eastAsia="en-US"/>
        </w:rPr>
        <w:t xml:space="preserve"> φορέα προώθησης, αλλά διαμεσολαβητή μεταξύ brand και καταναλωτή.</w:t>
      </w:r>
    </w:p>
    <w:p w14:paraId="1D419D57" w14:textId="2CBD1AB4" w:rsidR="00A30960" w:rsidRPr="00B06CC4" w:rsidRDefault="00394235" w:rsidP="00B37A2D">
      <w:pPr>
        <w:pStyle w:val="30"/>
        <w:numPr>
          <w:ilvl w:val="0"/>
          <w:numId w:val="0"/>
        </w:numPr>
        <w:spacing w:before="120" w:after="120" w:line="360" w:lineRule="auto"/>
        <w:jc w:val="both"/>
        <w:rPr>
          <w:rFonts w:ascii="Times New Roman" w:hAnsi="Times New Roman"/>
          <w:sz w:val="24"/>
          <w:szCs w:val="24"/>
          <w:lang w:val="el-GR"/>
        </w:rPr>
      </w:pPr>
      <w:bookmarkStart w:id="1311" w:name="_Toc218850205"/>
      <w:r w:rsidRPr="00FD2625">
        <w:rPr>
          <w:rFonts w:ascii="Times New Roman" w:hAnsi="Times New Roman"/>
          <w:sz w:val="24"/>
          <w:szCs w:val="24"/>
          <w:lang w:val="el-GR"/>
        </w:rPr>
        <w:t>2.1</w:t>
      </w:r>
      <w:r w:rsidR="00993698" w:rsidRPr="00FD2625">
        <w:rPr>
          <w:rFonts w:ascii="Times New Roman" w:hAnsi="Times New Roman"/>
          <w:sz w:val="24"/>
          <w:szCs w:val="24"/>
          <w:lang w:val="el-GR"/>
        </w:rPr>
        <w:t>.1</w:t>
      </w:r>
      <w:r w:rsidRPr="00FD2625">
        <w:rPr>
          <w:rFonts w:ascii="Times New Roman" w:hAnsi="Times New Roman"/>
          <w:sz w:val="24"/>
          <w:szCs w:val="24"/>
          <w:lang w:val="el-GR"/>
        </w:rPr>
        <w:t xml:space="preserve"> </w:t>
      </w:r>
      <w:r w:rsidR="00542A4E">
        <w:rPr>
          <w:rFonts w:ascii="Times New Roman" w:hAnsi="Times New Roman"/>
          <w:sz w:val="24"/>
          <w:szCs w:val="24"/>
          <w:lang w:val="el-GR"/>
        </w:rPr>
        <w:t xml:space="preserve">Μηχανισμοί Εμπιστοσύνης </w:t>
      </w:r>
      <w:ins w:id="1312" w:author="ΜΗΤΣΕΑΣ ΗΛΙΑΣ" w:date="2025-12-05T12:47:00Z" w16du:dateUtc="2025-12-05T10:47:00Z">
        <w:r w:rsidR="007D3936">
          <w:rPr>
            <w:rFonts w:ascii="Times New Roman" w:hAnsi="Times New Roman"/>
            <w:sz w:val="24"/>
            <w:szCs w:val="24"/>
            <w:lang w:val="el-GR"/>
          </w:rPr>
          <w:t>κ</w:t>
        </w:r>
      </w:ins>
      <w:del w:id="1313" w:author="ΜΗΤΣΕΑΣ ΗΛΙΑΣ" w:date="2025-12-05T12:47:00Z" w16du:dateUtc="2025-12-05T10:47:00Z">
        <w:r w:rsidR="00757A03" w:rsidDel="007D3936">
          <w:rPr>
            <w:rFonts w:ascii="Times New Roman" w:hAnsi="Times New Roman"/>
            <w:sz w:val="24"/>
            <w:szCs w:val="24"/>
            <w:lang w:val="en-US"/>
          </w:rPr>
          <w:delText>K</w:delText>
        </w:r>
      </w:del>
      <w:r w:rsidR="00542A4E">
        <w:rPr>
          <w:rFonts w:ascii="Times New Roman" w:hAnsi="Times New Roman"/>
          <w:sz w:val="24"/>
          <w:szCs w:val="24"/>
          <w:lang w:val="el-GR"/>
        </w:rPr>
        <w:t>αι Κοινωνικής Απόδειξης</w:t>
      </w:r>
      <w:bookmarkEnd w:id="1311"/>
      <w:r w:rsidR="00C71653" w:rsidRPr="00FD2625">
        <w:rPr>
          <w:rFonts w:ascii="Times New Roman" w:hAnsi="Times New Roman"/>
          <w:sz w:val="24"/>
          <w:szCs w:val="24"/>
          <w:lang w:val="el-GR"/>
        </w:rPr>
        <w:t xml:space="preserve"> </w:t>
      </w:r>
    </w:p>
    <w:p w14:paraId="793DC567" w14:textId="6B5087F9" w:rsidR="00A30960" w:rsidRPr="00A30960" w:rsidRDefault="00A30960" w:rsidP="00A30960">
      <w:pPr>
        <w:spacing w:before="120" w:after="120" w:line="360" w:lineRule="auto"/>
        <w:jc w:val="both"/>
        <w:rPr>
          <w:lang w:eastAsia="x-none"/>
        </w:rPr>
      </w:pPr>
      <w:r w:rsidRPr="00A30960">
        <w:rPr>
          <w:lang w:eastAsia="x-none"/>
        </w:rPr>
        <w:t xml:space="preserve">Οι </w:t>
      </w:r>
      <w:r w:rsidR="00DF3150">
        <w:rPr>
          <w:lang w:val="en-US" w:eastAsia="x-none"/>
        </w:rPr>
        <w:t>influencers</w:t>
      </w:r>
      <w:r w:rsidR="009A450C" w:rsidRPr="00A30960">
        <w:rPr>
          <w:lang w:eastAsia="x-none"/>
        </w:rPr>
        <w:t xml:space="preserve"> </w:t>
      </w:r>
      <w:r w:rsidRPr="00A30960">
        <w:rPr>
          <w:lang w:eastAsia="x-none"/>
        </w:rPr>
        <w:t xml:space="preserve">διαδραματίζουν έναν κρίσιμο ρόλο στο ψηφιακό </w:t>
      </w:r>
      <w:ins w:id="1314" w:author="ΜΗΤΣΕΑΣ ΗΛΙΑΣ" w:date="2025-12-05T12:47:00Z" w16du:dateUtc="2025-12-05T10:47:00Z">
        <w:r w:rsidR="007D3936">
          <w:rPr>
            <w:lang w:val="en-US" w:eastAsia="x-none"/>
          </w:rPr>
          <w:t>marketing</w:t>
        </w:r>
      </w:ins>
      <w:del w:id="1315" w:author="ΜΗΤΣΕΑΣ ΗΛΙΑΣ" w:date="2025-12-05T12:47:00Z" w16du:dateUtc="2025-12-05T10:47:00Z">
        <w:r w:rsidRPr="00A30960" w:rsidDel="007D3936">
          <w:rPr>
            <w:lang w:eastAsia="x-none"/>
          </w:rPr>
          <w:delText>μάρκετινγκ</w:delText>
        </w:r>
      </w:del>
      <w:r w:rsidRPr="00A30960">
        <w:rPr>
          <w:lang w:eastAsia="x-none"/>
        </w:rPr>
        <w:t>, καθώς η απήχησή τους στα κοινωνικά δίκτυα και ο μεγάλος αριθμός ακολούθων</w:t>
      </w:r>
      <w:ins w:id="1316" w:author="ΜΗΤΣΕΑΣ ΗΛΙΑΣ" w:date="2025-12-05T12:48:00Z" w16du:dateUtc="2025-12-05T10:48:00Z">
        <w:r w:rsidR="007D3936">
          <w:rPr>
            <w:lang w:eastAsia="x-none"/>
          </w:rPr>
          <w:t>,</w:t>
        </w:r>
      </w:ins>
      <w:r w:rsidRPr="00A30960">
        <w:rPr>
          <w:lang w:eastAsia="x-none"/>
        </w:rPr>
        <w:t xml:space="preserve"> τους επιτρέπουν να επηρεάζουν τη γνώμη του κοινού, να καθορίζουν τάσεις και να επηρεάζουν την αντιληπτή αξία προϊόντων και υπηρεσιών. Στη σύγχρονη εποχή, οι επιχειρήσεις προσφεύγουν ολοένα και περισσότερα σε συνεργασίες με </w:t>
      </w:r>
      <w:r w:rsidR="00DF3150">
        <w:rPr>
          <w:lang w:val="en-US" w:eastAsia="x-none"/>
        </w:rPr>
        <w:t>influencers</w:t>
      </w:r>
      <w:r w:rsidR="009A450C" w:rsidRPr="00A30960">
        <w:rPr>
          <w:lang w:eastAsia="x-none"/>
        </w:rPr>
        <w:t xml:space="preserve"> </w:t>
      </w:r>
      <w:r w:rsidRPr="00A30960">
        <w:rPr>
          <w:lang w:eastAsia="x-none"/>
        </w:rPr>
        <w:t>προκειμένου να προωθήσουν τα προϊόντα τους, καθιστώντας τους έναν ουσιαστικό παράγοντα στην επιτυχία της διαφημιστικής τους στρατηγικής.</w:t>
      </w:r>
    </w:p>
    <w:p w14:paraId="51CB0677" w14:textId="2BEC7D0E" w:rsidR="00A30960" w:rsidRPr="00A30960" w:rsidRDefault="00A30960" w:rsidP="00A30960">
      <w:pPr>
        <w:spacing w:before="120" w:after="120" w:line="360" w:lineRule="auto"/>
        <w:jc w:val="both"/>
        <w:rPr>
          <w:lang w:eastAsia="x-none"/>
        </w:rPr>
      </w:pPr>
      <w:r w:rsidRPr="00A30960">
        <w:rPr>
          <w:lang w:eastAsia="x-none"/>
        </w:rPr>
        <w:t>Η ανάγκη για</w:t>
      </w:r>
      <w:r w:rsidR="00B37A2D" w:rsidRPr="00B37A2D">
        <w:rPr>
          <w:lang w:eastAsia="x-none"/>
        </w:rPr>
        <w:t xml:space="preserve"> </w:t>
      </w:r>
      <w:r w:rsidR="00B37A2D">
        <w:rPr>
          <w:lang w:eastAsia="x-none"/>
        </w:rPr>
        <w:t>τα</w:t>
      </w:r>
      <w:r w:rsidRPr="00A30960">
        <w:rPr>
          <w:lang w:eastAsia="x-none"/>
        </w:rPr>
        <w:t xml:space="preserve"> χαρακτηριστικά των </w:t>
      </w:r>
      <w:r w:rsidR="00DF3150">
        <w:rPr>
          <w:lang w:val="en-US" w:eastAsia="x-none"/>
        </w:rPr>
        <w:t>influencers</w:t>
      </w:r>
      <w:r w:rsidRPr="00A30960">
        <w:rPr>
          <w:lang w:eastAsia="x-none"/>
        </w:rPr>
        <w:t xml:space="preserve"> αναδεικνύεται από την αποτελεσματικότητα που παρουσιάζουν στις διαφημιστικές καμπάνιες. Οι </w:t>
      </w:r>
      <w:r w:rsidR="00DF3150">
        <w:rPr>
          <w:lang w:val="en-US" w:eastAsia="x-none"/>
        </w:rPr>
        <w:t>influencers</w:t>
      </w:r>
      <w:r w:rsidRPr="00A30960">
        <w:rPr>
          <w:lang w:eastAsia="x-none"/>
        </w:rPr>
        <w:t xml:space="preserve">, </w:t>
      </w:r>
      <w:r w:rsidRPr="00A30960">
        <w:rPr>
          <w:lang w:eastAsia="x-none"/>
        </w:rPr>
        <w:lastRenderedPageBreak/>
        <w:t xml:space="preserve">διαθέτοντας γνώσεις και δεξιότητες σε συγκεκριμένα πεδία ειδικότητας, καταφέρνουν να κτίσουν μια σχέση εμπιστοσύνης με το κοινό τους, γεγονός που ενισχύει την αξιοπιστία των προϊόντων που προωθούν. Η αυθεντικότητα και η προσωπική αλληλεπίδραση που επιδεικνύουν οι </w:t>
      </w:r>
      <w:r w:rsidR="00DF3150">
        <w:rPr>
          <w:lang w:val="en-US" w:eastAsia="x-none"/>
        </w:rPr>
        <w:t>influencers</w:t>
      </w:r>
      <w:r w:rsidRPr="00A30960">
        <w:rPr>
          <w:lang w:eastAsia="x-none"/>
        </w:rPr>
        <w:t xml:space="preserve"> μπορούν να βελτιώσουν την αποδοχή των διαφημιστικών μηνυμάτων, κάνοντάς τα πιο προσιτά και ευχάριστα στον καταναλωτή.</w:t>
      </w:r>
    </w:p>
    <w:p w14:paraId="74C3DB6B" w14:textId="0482B0A0" w:rsidR="00A30960" w:rsidRPr="00A30960" w:rsidRDefault="00A30960" w:rsidP="00A30960">
      <w:pPr>
        <w:spacing w:before="120" w:after="120" w:line="360" w:lineRule="auto"/>
        <w:jc w:val="both"/>
        <w:rPr>
          <w:lang w:eastAsia="x-none"/>
        </w:rPr>
      </w:pPr>
      <w:r w:rsidRPr="00A30960">
        <w:rPr>
          <w:lang w:eastAsia="x-none"/>
        </w:rPr>
        <w:t xml:space="preserve">Συνεπώς, οι επιχειρήσεις θα πρέπει να επιλέγουν </w:t>
      </w:r>
      <w:r w:rsidR="00DF3150">
        <w:rPr>
          <w:lang w:val="en-US" w:eastAsia="x-none"/>
        </w:rPr>
        <w:t>influencers</w:t>
      </w:r>
      <w:r w:rsidRPr="00A30960">
        <w:rPr>
          <w:lang w:eastAsia="x-none"/>
        </w:rPr>
        <w:t xml:space="preserve"> που διαθέτουν χαρακτηριστικά όπως η αυθεντικότητα, η εξειδίκευση και η ικανότητα αλληλεπίδρασης με το κοινό </w:t>
      </w:r>
      <w:r w:rsidR="00B37A2D">
        <w:rPr>
          <w:lang w:eastAsia="x-none"/>
        </w:rPr>
        <w:t xml:space="preserve">τους </w:t>
      </w:r>
      <w:r w:rsidR="00B37A2D" w:rsidRPr="00542A4E">
        <w:rPr>
          <w:lang w:eastAsia="x-none"/>
        </w:rPr>
        <w:t>(Cialdini, 2001)</w:t>
      </w:r>
      <w:r w:rsidRPr="00A30960">
        <w:rPr>
          <w:lang w:eastAsia="x-none"/>
        </w:rPr>
        <w:t>. Αυτό τους επιτρέπει να επιτυγχάνουν καλύτερα αποτελέσματα στις προωθητικές ενέργειές τους και να διασφαλίζουν ότι οι συνεργασίες τους είναι όσο το δυνατόν πιο ωφέλιμες και αποτελεσματικές.</w:t>
      </w:r>
    </w:p>
    <w:p w14:paraId="18C5900F" w14:textId="68116E1B" w:rsidR="00205AD6" w:rsidRPr="00A30960" w:rsidRDefault="00542A4E" w:rsidP="007F2370">
      <w:pPr>
        <w:spacing w:before="120" w:after="120" w:line="360" w:lineRule="auto"/>
        <w:rPr>
          <w:lang w:eastAsia="x-none"/>
        </w:rPr>
      </w:pPr>
      <w:r w:rsidRPr="00542A4E">
        <w:rPr>
          <w:lang w:eastAsia="x-none"/>
        </w:rPr>
        <w:t xml:space="preserve">Η θεωρία της κοινωνικής επιρροής (social influence theory) προτείνει ότι οι άνθρωποι τείνουν να υιοθετούν συμπεριφορές ή στάσεις που υιοθετούνται από άτομα που θεωρούν αξιόπιστα ή παρόμοια με αυτούς. Στο πλαίσιο των </w:t>
      </w:r>
      <w:r w:rsidR="00E10962">
        <w:rPr>
          <w:lang w:eastAsia="x-none"/>
        </w:rPr>
        <w:t>μέσων κοινωνικής δικτύωσης</w:t>
      </w:r>
      <w:r w:rsidRPr="00542A4E">
        <w:rPr>
          <w:lang w:eastAsia="x-none"/>
        </w:rPr>
        <w:t>, η εμπιστοσύνη συνδέεται με τρεις βασικούς παράγοντες:</w:t>
      </w:r>
      <w:r w:rsidRPr="00542A4E">
        <w:rPr>
          <w:lang w:eastAsia="x-none"/>
        </w:rPr>
        <w:br/>
        <w:t>1. Αντιληπτή αυθεντικότητα (perceived authenticity)</w:t>
      </w:r>
      <w:r w:rsidRPr="00542A4E">
        <w:rPr>
          <w:lang w:eastAsia="x-none"/>
        </w:rPr>
        <w:br/>
        <w:t>2. Εξειδίκευση (expertise)</w:t>
      </w:r>
      <w:r w:rsidRPr="00542A4E">
        <w:rPr>
          <w:lang w:eastAsia="x-none"/>
        </w:rPr>
        <w:br/>
        <w:t>3. Κοινωνική ταύτιση (social identification)</w:t>
      </w:r>
    </w:p>
    <w:p w14:paraId="6E345069" w14:textId="63D8A04A" w:rsidR="00205AD6" w:rsidRDefault="00205AD6" w:rsidP="00205AD6">
      <w:pPr>
        <w:pStyle w:val="30"/>
        <w:numPr>
          <w:ilvl w:val="0"/>
          <w:numId w:val="0"/>
        </w:numPr>
        <w:spacing w:before="120" w:after="120" w:line="360" w:lineRule="auto"/>
        <w:jc w:val="both"/>
        <w:rPr>
          <w:rFonts w:ascii="Times New Roman" w:hAnsi="Times New Roman"/>
          <w:sz w:val="24"/>
          <w:szCs w:val="24"/>
          <w:lang w:val="el-GR"/>
        </w:rPr>
      </w:pPr>
      <w:bookmarkStart w:id="1317" w:name="_Toc218850206"/>
      <w:r w:rsidRPr="00B10853">
        <w:rPr>
          <w:rFonts w:ascii="Times New Roman" w:hAnsi="Times New Roman"/>
          <w:sz w:val="24"/>
          <w:szCs w:val="24"/>
          <w:lang w:val="el-GR"/>
        </w:rPr>
        <w:t xml:space="preserve">2.1.1.1 </w:t>
      </w:r>
      <w:r>
        <w:rPr>
          <w:rFonts w:ascii="Times New Roman" w:hAnsi="Times New Roman"/>
          <w:sz w:val="24"/>
          <w:szCs w:val="24"/>
          <w:lang w:val="el-GR"/>
        </w:rPr>
        <w:t>Αυθεντικό</w:t>
      </w:r>
      <w:ins w:id="1318" w:author="ΜΗΤΣΕΑΣ ΗΛΙΑΣ" w:date="2025-12-05T12:49:00Z" w16du:dateUtc="2025-12-05T10:49:00Z">
        <w:r w:rsidR="007D3936">
          <w:rPr>
            <w:rFonts w:ascii="Times New Roman" w:hAnsi="Times New Roman"/>
            <w:sz w:val="24"/>
            <w:szCs w:val="24"/>
            <w:lang w:val="el-GR"/>
          </w:rPr>
          <w:t>τη</w:t>
        </w:r>
      </w:ins>
      <w:r>
        <w:rPr>
          <w:rFonts w:ascii="Times New Roman" w:hAnsi="Times New Roman"/>
          <w:sz w:val="24"/>
          <w:szCs w:val="24"/>
          <w:lang w:val="el-GR"/>
        </w:rPr>
        <w:t xml:space="preserve">τα </w:t>
      </w:r>
      <w:ins w:id="1319" w:author="ΜΗΤΣΕΑΣ ΗΛΙΑΣ" w:date="2025-12-05T12:49:00Z" w16du:dateUtc="2025-12-05T10:49:00Z">
        <w:r w:rsidR="007D3936">
          <w:rPr>
            <w:rFonts w:ascii="Times New Roman" w:hAnsi="Times New Roman"/>
            <w:sz w:val="24"/>
            <w:szCs w:val="24"/>
            <w:lang w:val="el-GR"/>
          </w:rPr>
          <w:t>κ</w:t>
        </w:r>
      </w:ins>
      <w:del w:id="1320" w:author="ΜΗΤΣΕΑΣ ΗΛΙΑΣ" w:date="2025-12-05T12:49:00Z" w16du:dateUtc="2025-12-05T10:49:00Z">
        <w:r w:rsidR="00757A03" w:rsidDel="007D3936">
          <w:rPr>
            <w:rFonts w:ascii="Times New Roman" w:hAnsi="Times New Roman"/>
            <w:sz w:val="24"/>
            <w:szCs w:val="24"/>
            <w:lang w:val="el-GR"/>
          </w:rPr>
          <w:delText>Κ</w:delText>
        </w:r>
      </w:del>
      <w:r>
        <w:rPr>
          <w:rFonts w:ascii="Times New Roman" w:hAnsi="Times New Roman"/>
          <w:sz w:val="24"/>
          <w:szCs w:val="24"/>
          <w:lang w:val="el-GR"/>
        </w:rPr>
        <w:t xml:space="preserve">αι </w:t>
      </w:r>
      <w:r w:rsidR="00757A03">
        <w:rPr>
          <w:rFonts w:ascii="Times New Roman" w:hAnsi="Times New Roman"/>
          <w:sz w:val="24"/>
          <w:szCs w:val="24"/>
          <w:lang w:val="el-GR"/>
        </w:rPr>
        <w:t>Ε</w:t>
      </w:r>
      <w:r>
        <w:rPr>
          <w:rFonts w:ascii="Times New Roman" w:hAnsi="Times New Roman"/>
          <w:sz w:val="24"/>
          <w:szCs w:val="24"/>
          <w:lang w:val="el-GR"/>
        </w:rPr>
        <w:t>μπιστοσύνη</w:t>
      </w:r>
      <w:bookmarkEnd w:id="1317"/>
    </w:p>
    <w:p w14:paraId="67FDB87D" w14:textId="412FD5EF" w:rsidR="00205AD6" w:rsidRPr="00B10853" w:rsidRDefault="00205AD6" w:rsidP="00205AD6">
      <w:pPr>
        <w:spacing w:before="120" w:after="120" w:line="360" w:lineRule="auto"/>
        <w:jc w:val="both"/>
        <w:rPr>
          <w:lang w:eastAsia="x-none"/>
        </w:rPr>
      </w:pPr>
      <w:r w:rsidRPr="005A3E3B">
        <w:rPr>
          <w:lang w:eastAsia="x-none"/>
        </w:rPr>
        <w:t xml:space="preserve">Ένα από τα σημαντικότερα στοιχεία που διαφοροποιούν τους επιτυχημένους </w:t>
      </w:r>
      <w:r w:rsidR="00DF3150">
        <w:rPr>
          <w:lang w:val="en-US" w:eastAsia="x-none"/>
        </w:rPr>
        <w:t>influencers</w:t>
      </w:r>
      <w:ins w:id="1321" w:author="ΜΗΤΣΕΑΣ ΗΛΙΑΣ" w:date="2025-12-05T12:49:00Z" w16du:dateUtc="2025-12-05T10:49:00Z">
        <w:r w:rsidR="007D3936">
          <w:rPr>
            <w:lang w:eastAsia="x-none"/>
          </w:rPr>
          <w:t>,</w:t>
        </w:r>
      </w:ins>
      <w:r w:rsidR="00E10962" w:rsidRPr="005A3E3B">
        <w:rPr>
          <w:lang w:eastAsia="x-none"/>
        </w:rPr>
        <w:t xml:space="preserve"> </w:t>
      </w:r>
      <w:r w:rsidRPr="005A3E3B">
        <w:rPr>
          <w:lang w:eastAsia="x-none"/>
        </w:rPr>
        <w:t xml:space="preserve">είναι η αντίληψη αυθεντικότητας από το κοινό τους. Η αυθεντικότητα δεν αφορά μόνο τη γνησιότητα του περιεχομένου, αλλά και την αντίληψη ότι ο </w:t>
      </w:r>
      <w:r w:rsidR="00E10962">
        <w:rPr>
          <w:lang w:val="en-US" w:eastAsia="x-none"/>
        </w:rPr>
        <w:t>i</w:t>
      </w:r>
      <w:r w:rsidR="00E10962" w:rsidRPr="005A3E3B">
        <w:rPr>
          <w:lang w:val="en-US" w:eastAsia="x-none"/>
        </w:rPr>
        <w:t>nfluencer</w:t>
      </w:r>
      <w:r w:rsidR="00E10962" w:rsidRPr="005A3E3B">
        <w:rPr>
          <w:lang w:eastAsia="x-none"/>
        </w:rPr>
        <w:t xml:space="preserve"> </w:t>
      </w:r>
      <w:r w:rsidRPr="005A3E3B">
        <w:rPr>
          <w:lang w:eastAsia="x-none"/>
        </w:rPr>
        <w:t xml:space="preserve">παραμένει πιστός στις αξίες του, χωρίς να θυσιάζει τη διαφάνεια ή την ειλικρίνεια για εμπορικό όφελος. </w:t>
      </w:r>
    </w:p>
    <w:p w14:paraId="0B9B866E" w14:textId="0D6F1BB9" w:rsidR="00205AD6" w:rsidRPr="005A3E3B" w:rsidRDefault="00205AD6" w:rsidP="00205AD6">
      <w:pPr>
        <w:spacing w:before="120" w:after="120" w:line="360" w:lineRule="auto"/>
        <w:jc w:val="both"/>
        <w:rPr>
          <w:lang w:eastAsia="x-none"/>
        </w:rPr>
      </w:pPr>
      <w:r w:rsidRPr="005A3E3B">
        <w:rPr>
          <w:lang w:eastAsia="x-none"/>
        </w:rPr>
        <w:t>Μελέτες έχουν δείξει ότι η αυθεντικότητα αποτελεί το</w:t>
      </w:r>
      <w:del w:id="1322" w:author="ΜΗΤΣΕΑΣ ΗΛΙΑΣ" w:date="2025-12-05T12:50:00Z" w16du:dateUtc="2025-12-05T10:50:00Z">
        <w:r w:rsidRPr="005A3E3B" w:rsidDel="007D3936">
          <w:rPr>
            <w:lang w:eastAsia="x-none"/>
          </w:rPr>
          <w:delText>ν</w:delText>
        </w:r>
      </w:del>
      <w:r w:rsidRPr="005A3E3B">
        <w:rPr>
          <w:lang w:eastAsia="x-none"/>
        </w:rPr>
        <w:t xml:space="preserve"> βασικότερο παράγοντα για τη δημιουργία εμπιστοσύνης και για την ενίσχυση </w:t>
      </w:r>
      <w:r w:rsidR="00E10962">
        <w:rPr>
          <w:lang w:eastAsia="x-none"/>
        </w:rPr>
        <w:t>της αλληλεπίδρασης</w:t>
      </w:r>
      <w:r w:rsidRPr="005A3E3B">
        <w:rPr>
          <w:lang w:eastAsia="x-none"/>
        </w:rPr>
        <w:t xml:space="preserve"> (</w:t>
      </w:r>
      <w:r w:rsidRPr="005A3E3B">
        <w:rPr>
          <w:lang w:val="en-US" w:eastAsia="x-none"/>
        </w:rPr>
        <w:t>Audrezet</w:t>
      </w:r>
      <w:r w:rsidRPr="005A3E3B">
        <w:rPr>
          <w:lang w:eastAsia="x-none"/>
        </w:rPr>
        <w:t xml:space="preserve"> </w:t>
      </w:r>
      <w:r w:rsidRPr="005A3E3B">
        <w:rPr>
          <w:lang w:val="en-US" w:eastAsia="x-none"/>
        </w:rPr>
        <w:t>et</w:t>
      </w:r>
      <w:r w:rsidRPr="005A3E3B">
        <w:rPr>
          <w:lang w:eastAsia="x-none"/>
        </w:rPr>
        <w:t xml:space="preserve"> </w:t>
      </w:r>
      <w:r w:rsidRPr="005A3E3B">
        <w:rPr>
          <w:lang w:val="en-US" w:eastAsia="x-none"/>
        </w:rPr>
        <w:t>al</w:t>
      </w:r>
      <w:r w:rsidRPr="005A3E3B">
        <w:rPr>
          <w:lang w:eastAsia="x-none"/>
        </w:rPr>
        <w:t>., 2020).</w:t>
      </w:r>
    </w:p>
    <w:p w14:paraId="6880D677" w14:textId="666C130F" w:rsidR="00205AD6" w:rsidRPr="00A30960" w:rsidRDefault="00205AD6" w:rsidP="00205AD6">
      <w:pPr>
        <w:spacing w:before="120" w:after="120" w:line="360" w:lineRule="auto"/>
        <w:jc w:val="both"/>
        <w:rPr>
          <w:lang w:eastAsia="x-none"/>
        </w:rPr>
      </w:pPr>
      <w:r w:rsidRPr="005A3E3B">
        <w:rPr>
          <w:lang w:eastAsia="x-none"/>
        </w:rPr>
        <w:t xml:space="preserve">Η εμπιστοσύνη αυτή μεταφράζεται σε κοινωνικό κεφάλαιο, δηλαδή σε μια μορφή άυλης αξίας που ενισχύει τη σχέση </w:t>
      </w:r>
      <w:r w:rsidR="00745565">
        <w:rPr>
          <w:lang w:val="en-US" w:eastAsia="x-none"/>
        </w:rPr>
        <w:t>i</w:t>
      </w:r>
      <w:r w:rsidRPr="005A3E3B">
        <w:rPr>
          <w:lang w:val="en-US" w:eastAsia="x-none"/>
        </w:rPr>
        <w:t>nfluencer</w:t>
      </w:r>
      <w:r w:rsidRPr="005A3E3B">
        <w:rPr>
          <w:lang w:eastAsia="x-none"/>
        </w:rPr>
        <w:t>–κοινού και επηρεάζει άμεσα την πρόθεση αγοράς (</w:t>
      </w:r>
      <w:r w:rsidRPr="005A3E3B">
        <w:rPr>
          <w:lang w:val="en-US" w:eastAsia="x-none"/>
        </w:rPr>
        <w:t>Lou</w:t>
      </w:r>
      <w:r w:rsidRPr="005A3E3B">
        <w:rPr>
          <w:lang w:eastAsia="x-none"/>
        </w:rPr>
        <w:t xml:space="preserve"> &amp; </w:t>
      </w:r>
      <w:r w:rsidRPr="005A3E3B">
        <w:rPr>
          <w:lang w:val="en-US" w:eastAsia="x-none"/>
        </w:rPr>
        <w:t>Yuan</w:t>
      </w:r>
      <w:r w:rsidRPr="005A3E3B">
        <w:rPr>
          <w:lang w:eastAsia="x-none"/>
        </w:rPr>
        <w:t>, 2019). Αντίθετα, η έλλειψη αυθεντικότητας οδηγεί σε «</w:t>
      </w:r>
      <w:r w:rsidRPr="005A3E3B">
        <w:rPr>
          <w:lang w:val="en-US" w:eastAsia="x-none"/>
        </w:rPr>
        <w:t>fatigue</w:t>
      </w:r>
      <w:r w:rsidRPr="005A3E3B">
        <w:rPr>
          <w:lang w:eastAsia="x-none"/>
        </w:rPr>
        <w:t xml:space="preserve"> </w:t>
      </w:r>
      <w:r w:rsidRPr="005A3E3B">
        <w:rPr>
          <w:lang w:val="en-US" w:eastAsia="x-none"/>
        </w:rPr>
        <w:t>effect</w:t>
      </w:r>
      <w:r w:rsidRPr="005A3E3B">
        <w:rPr>
          <w:lang w:eastAsia="x-none"/>
        </w:rPr>
        <w:t>» και αποστασιοποίηση του κοινού, μειώνοντας δραστικά τη μακροπρόθεσμη</w:t>
      </w:r>
      <w:r w:rsidRPr="00F86F3C">
        <w:rPr>
          <w:lang w:eastAsia="x-none"/>
        </w:rPr>
        <w:t xml:space="preserve"> </w:t>
      </w:r>
      <w:r w:rsidRPr="005A3E3B">
        <w:rPr>
          <w:lang w:eastAsia="x-none"/>
        </w:rPr>
        <w:t>αποτελεσματικότητα των συνεργασιών.</w:t>
      </w:r>
    </w:p>
    <w:p w14:paraId="31B08F63" w14:textId="0C8D1A89" w:rsidR="00215C00" w:rsidRPr="00A30960" w:rsidRDefault="00215C00" w:rsidP="00215C00">
      <w:pPr>
        <w:spacing w:before="120" w:after="120" w:line="360" w:lineRule="auto"/>
        <w:jc w:val="both"/>
        <w:rPr>
          <w:lang w:eastAsia="x-none"/>
        </w:rPr>
      </w:pPr>
      <w:r w:rsidRPr="00215C00">
        <w:rPr>
          <w:lang w:eastAsia="x-none"/>
        </w:rPr>
        <w:t xml:space="preserve">Επιπλέον, η αυξανόμενη ποσότητα πληροφοριών γύρω από το </w:t>
      </w:r>
      <w:r w:rsidRPr="00215C00">
        <w:rPr>
          <w:lang w:val="en-US" w:eastAsia="x-none"/>
        </w:rPr>
        <w:t>influencer</w:t>
      </w:r>
      <w:r w:rsidRPr="00215C00">
        <w:rPr>
          <w:lang w:eastAsia="x-none"/>
        </w:rPr>
        <w:t xml:space="preserve"> </w:t>
      </w:r>
      <w:r w:rsidRPr="00215C00">
        <w:rPr>
          <w:lang w:val="en-US" w:eastAsia="x-none"/>
        </w:rPr>
        <w:t>marketing</w:t>
      </w:r>
      <w:r w:rsidRPr="00215C00">
        <w:rPr>
          <w:lang w:eastAsia="x-none"/>
        </w:rPr>
        <w:t xml:space="preserve"> και η συνεχής αλλαγή των αλγορίθμων των πλατφορμών κοινωνικής δικτύωσης</w:t>
      </w:r>
      <w:ins w:id="1323" w:author="ΜΗΤΣΕΑΣ ΗΛΙΑΣ" w:date="2025-12-05T12:51:00Z" w16du:dateUtc="2025-12-05T10:51:00Z">
        <w:r w:rsidR="007D3936">
          <w:rPr>
            <w:lang w:eastAsia="x-none"/>
          </w:rPr>
          <w:t>,</w:t>
        </w:r>
      </w:ins>
      <w:r w:rsidRPr="00215C00">
        <w:rPr>
          <w:lang w:eastAsia="x-none"/>
        </w:rPr>
        <w:t xml:space="preserve"> σημαίν</w:t>
      </w:r>
      <w:ins w:id="1324" w:author="ΜΗΤΣΕΑΣ ΗΛΙΑΣ" w:date="2025-12-05T12:51:00Z" w16du:dateUtc="2025-12-05T10:51:00Z">
        <w:r w:rsidR="007D3936">
          <w:rPr>
            <w:lang w:eastAsia="x-none"/>
          </w:rPr>
          <w:t>ει</w:t>
        </w:r>
      </w:ins>
      <w:del w:id="1325" w:author="ΜΗΤΣΕΑΣ ΗΛΙΑΣ" w:date="2025-12-05T12:51:00Z" w16du:dateUtc="2025-12-05T10:51:00Z">
        <w:r w:rsidRPr="00215C00" w:rsidDel="007D3936">
          <w:rPr>
            <w:lang w:eastAsia="x-none"/>
          </w:rPr>
          <w:delText>ουν</w:delText>
        </w:r>
      </w:del>
      <w:r w:rsidRPr="00215C00">
        <w:rPr>
          <w:lang w:eastAsia="x-none"/>
        </w:rPr>
        <w:t xml:space="preserve"> ότι οι </w:t>
      </w:r>
      <w:r w:rsidRPr="00215C00">
        <w:rPr>
          <w:lang w:eastAsia="x-none"/>
        </w:rPr>
        <w:lastRenderedPageBreak/>
        <w:t xml:space="preserve">επαγγελματίες του </w:t>
      </w:r>
      <w:r w:rsidRPr="00215C00">
        <w:rPr>
          <w:lang w:val="en-US" w:eastAsia="x-none"/>
        </w:rPr>
        <w:t>marketing</w:t>
      </w:r>
      <w:r w:rsidRPr="00215C00">
        <w:rPr>
          <w:lang w:eastAsia="x-none"/>
        </w:rPr>
        <w:t xml:space="preserve"> πρέπει να είναι διαρκώς ενήμεροι και στρατηγικοί στο</w:t>
      </w:r>
      <w:ins w:id="1326" w:author="ΜΗΤΣΕΑΣ ΗΛΙΑΣ" w:date="2025-12-05T12:51:00Z" w16du:dateUtc="2025-12-05T10:51:00Z">
        <w:r w:rsidR="007D3936">
          <w:rPr>
            <w:lang w:eastAsia="x-none"/>
          </w:rPr>
          <w:t xml:space="preserve"> πλαίσιο</w:t>
        </w:r>
      </w:ins>
      <w:r w:rsidRPr="00215C00">
        <w:rPr>
          <w:lang w:eastAsia="x-none"/>
        </w:rPr>
        <w:t xml:space="preserve"> σχεδιασμ</w:t>
      </w:r>
      <w:ins w:id="1327" w:author="ΜΗΤΣΕΑΣ ΗΛΙΑΣ" w:date="2025-12-05T12:52:00Z" w16du:dateUtc="2025-12-05T10:52:00Z">
        <w:r w:rsidR="007D3936">
          <w:rPr>
            <w:lang w:eastAsia="x-none"/>
          </w:rPr>
          <w:t>ού</w:t>
        </w:r>
      </w:ins>
      <w:del w:id="1328" w:author="ΜΗΤΣΕΑΣ ΗΛΙΑΣ" w:date="2025-12-05T12:52:00Z" w16du:dateUtc="2025-12-05T10:52:00Z">
        <w:r w:rsidRPr="00215C00" w:rsidDel="007D3936">
          <w:rPr>
            <w:lang w:eastAsia="x-none"/>
          </w:rPr>
          <w:delText>ό</w:delText>
        </w:r>
      </w:del>
      <w:r w:rsidRPr="00215C00">
        <w:rPr>
          <w:lang w:eastAsia="x-none"/>
        </w:rPr>
        <w:t xml:space="preserve"> των καμπανιών τους. Η επιλογή πρέπει να βασίζεται όχι μόνο στα στατιστικά στοιχεία, αλλά και στο ποιοτικό περιεχόμενο και τη συμβατότητα με τις αξίες </w:t>
      </w:r>
      <w:del w:id="1329" w:author="ΜΗΤΣΕΑΣ ΗΛΙΑΣ" w:date="2025-12-05T12:52:00Z" w16du:dateUtc="2025-12-05T10:52:00Z">
        <w:r w:rsidRPr="00215C00" w:rsidDel="000F61EF">
          <w:rPr>
            <w:lang w:eastAsia="x-none"/>
          </w:rPr>
          <w:delText>της</w:delText>
        </w:r>
      </w:del>
      <w:ins w:id="1330" w:author="ΜΗΤΣΕΑΣ ΗΛΙΑΣ" w:date="2025-12-05T12:52:00Z" w16du:dateUtc="2025-12-05T10:52:00Z">
        <w:r w:rsidR="000F61EF">
          <w:rPr>
            <w:lang w:eastAsia="x-none"/>
          </w:rPr>
          <w:t>της εκάστοτε</w:t>
        </w:r>
      </w:ins>
      <w:r w:rsidRPr="00215C00">
        <w:rPr>
          <w:lang w:eastAsia="x-none"/>
        </w:rPr>
        <w:t xml:space="preserve"> </w:t>
      </w:r>
      <w:ins w:id="1331" w:author="ΜΗΤΣΕΑΣ ΗΛΙΑΣ" w:date="2025-12-05T12:52:00Z" w16du:dateUtc="2025-12-05T10:52:00Z">
        <w:r w:rsidR="000F61EF">
          <w:rPr>
            <w:lang w:eastAsia="x-none"/>
          </w:rPr>
          <w:t>επωνυμίας</w:t>
        </w:r>
      </w:ins>
      <w:del w:id="1332" w:author="ΜΗΤΣΕΑΣ ΗΛΙΑΣ" w:date="2025-12-05T12:52:00Z" w16du:dateUtc="2025-12-05T10:52:00Z">
        <w:r w:rsidRPr="00215C00" w:rsidDel="000F61EF">
          <w:rPr>
            <w:lang w:eastAsia="x-none"/>
          </w:rPr>
          <w:delText>μάρκας</w:delText>
        </w:r>
      </w:del>
      <w:r w:rsidRPr="00215C00">
        <w:rPr>
          <w:lang w:eastAsia="x-none"/>
        </w:rPr>
        <w:t>.</w:t>
      </w:r>
    </w:p>
    <w:p w14:paraId="5D79A1FA" w14:textId="1D9EEABE" w:rsidR="00205AD6" w:rsidRDefault="00205AD6" w:rsidP="00205AD6">
      <w:pPr>
        <w:spacing w:before="120" w:after="120" w:line="360" w:lineRule="auto"/>
        <w:jc w:val="both"/>
        <w:rPr>
          <w:lang w:eastAsia="x-none"/>
        </w:rPr>
      </w:pPr>
      <w:r w:rsidRPr="005A3E3B">
        <w:rPr>
          <w:lang w:eastAsia="x-none"/>
        </w:rPr>
        <w:t xml:space="preserve">Η προτεινόμενη πλατφόρμα λαμβάνει </w:t>
      </w:r>
      <w:del w:id="1333" w:author="ΜΗΤΣΕΑΣ ΗΛΙΑΣ" w:date="2025-12-16T10:37:00Z" w16du:dateUtc="2025-12-16T08:37:00Z">
        <w:r w:rsidRPr="005A3E3B" w:rsidDel="007C6293">
          <w:rPr>
            <w:lang w:eastAsia="x-none"/>
          </w:rPr>
          <w:delText>υπόψη</w:delText>
        </w:r>
      </w:del>
      <w:ins w:id="1334" w:author="ΜΗΤΣΕΑΣ ΗΛΙΑΣ" w:date="2025-12-16T10:37:00Z" w16du:dateUtc="2025-12-16T08:37:00Z">
        <w:r w:rsidR="007C6293" w:rsidRPr="005A3E3B">
          <w:rPr>
            <w:lang w:eastAsia="x-none"/>
          </w:rPr>
          <w:t>υπόψι</w:t>
        </w:r>
        <w:r w:rsidR="007C6293">
          <w:rPr>
            <w:lang w:eastAsia="x-none"/>
          </w:rPr>
          <w:t>ν</w:t>
        </w:r>
      </w:ins>
      <w:r w:rsidRPr="005A3E3B">
        <w:rPr>
          <w:lang w:eastAsia="x-none"/>
        </w:rPr>
        <w:t xml:space="preserve"> αυτή τη διάσταση</w:t>
      </w:r>
      <w:ins w:id="1335" w:author="ΜΗΤΣΕΑΣ ΗΛΙΑΣ" w:date="2025-12-05T12:52:00Z" w16du:dateUtc="2025-12-05T10:52:00Z">
        <w:r w:rsidR="00F53327">
          <w:rPr>
            <w:lang w:eastAsia="x-none"/>
          </w:rPr>
          <w:t>,</w:t>
        </w:r>
      </w:ins>
      <w:r w:rsidRPr="005A3E3B">
        <w:rPr>
          <w:lang w:eastAsia="x-none"/>
        </w:rPr>
        <w:t xml:space="preserve"> μέσω της ενσωμάτωσης δεικτών αυθεντικότητας και συναισθηματικής απήχησης, ώστε η επιλογή συνεργασιών να στηρίζεται όχι μόνο σε αριθμητικά δεδομένα (</w:t>
      </w:r>
      <w:r w:rsidR="00E10962">
        <w:rPr>
          <w:lang w:eastAsia="x-none"/>
        </w:rPr>
        <w:t>ακόλουθοι</w:t>
      </w:r>
      <w:r w:rsidRPr="005A3E3B">
        <w:rPr>
          <w:lang w:eastAsia="x-none"/>
        </w:rPr>
        <w:t xml:space="preserve">, </w:t>
      </w:r>
      <w:r w:rsidRPr="005A3E3B">
        <w:rPr>
          <w:lang w:val="en-US" w:eastAsia="x-none"/>
        </w:rPr>
        <w:t>likes</w:t>
      </w:r>
      <w:r w:rsidRPr="005A3E3B">
        <w:rPr>
          <w:lang w:eastAsia="x-none"/>
        </w:rPr>
        <w:t>), αλλά και σε πραγματικούς δείκτες εμπιστοσύνης και θεματικής ταύτισης.</w:t>
      </w:r>
    </w:p>
    <w:p w14:paraId="1E47EBEF" w14:textId="77777777" w:rsidR="007C5DD0" w:rsidRPr="007C5DD0" w:rsidRDefault="007C5DD0" w:rsidP="007C5DD0">
      <w:pPr>
        <w:pStyle w:val="30"/>
        <w:numPr>
          <w:ilvl w:val="0"/>
          <w:numId w:val="0"/>
        </w:numPr>
        <w:spacing w:before="120" w:after="120" w:line="360" w:lineRule="auto"/>
        <w:jc w:val="both"/>
        <w:rPr>
          <w:rFonts w:ascii="Times New Roman" w:hAnsi="Times New Roman"/>
          <w:sz w:val="24"/>
          <w:szCs w:val="24"/>
          <w:lang w:val="el-GR"/>
        </w:rPr>
      </w:pPr>
      <w:bookmarkStart w:id="1336" w:name="_Toc218850207"/>
      <w:r w:rsidRPr="00B10853">
        <w:rPr>
          <w:rFonts w:ascii="Times New Roman" w:hAnsi="Times New Roman"/>
          <w:sz w:val="24"/>
          <w:szCs w:val="24"/>
          <w:lang w:val="el-GR"/>
        </w:rPr>
        <w:t>2.1.1.</w:t>
      </w:r>
      <w:r>
        <w:rPr>
          <w:rFonts w:ascii="Times New Roman" w:hAnsi="Times New Roman"/>
          <w:sz w:val="24"/>
          <w:szCs w:val="24"/>
          <w:lang w:val="el-GR"/>
        </w:rPr>
        <w:t>2</w:t>
      </w:r>
      <w:r w:rsidRPr="00B10853">
        <w:rPr>
          <w:rFonts w:ascii="Times New Roman" w:hAnsi="Times New Roman"/>
          <w:sz w:val="24"/>
          <w:szCs w:val="24"/>
          <w:lang w:val="el-GR"/>
        </w:rPr>
        <w:t xml:space="preserve"> </w:t>
      </w:r>
      <w:r>
        <w:rPr>
          <w:rFonts w:ascii="Times New Roman" w:hAnsi="Times New Roman"/>
          <w:sz w:val="24"/>
          <w:szCs w:val="24"/>
          <w:lang w:val="el-GR"/>
        </w:rPr>
        <w:t>Εξειδίκευση και Κοινωνική Ταύτιση</w:t>
      </w:r>
      <w:bookmarkEnd w:id="1336"/>
    </w:p>
    <w:p w14:paraId="4832E9D2" w14:textId="2C8E076C" w:rsidR="007C5DD0" w:rsidRPr="007C5DD0" w:rsidRDefault="007C5DD0" w:rsidP="007C5DD0">
      <w:pPr>
        <w:spacing w:before="120" w:after="120" w:line="360" w:lineRule="auto"/>
        <w:jc w:val="both"/>
        <w:rPr>
          <w:lang w:eastAsia="x-none"/>
        </w:rPr>
      </w:pPr>
      <w:r w:rsidRPr="007C5DD0">
        <w:rPr>
          <w:lang w:eastAsia="x-none"/>
        </w:rPr>
        <w:t xml:space="preserve">Η εξειδίκευση και η κοινωνική </w:t>
      </w:r>
      <w:del w:id="1337" w:author="ΜΗΤΣΕΑΣ ΗΛΙΑΣ" w:date="2025-12-16T10:37:00Z" w16du:dateUtc="2025-12-16T08:37:00Z">
        <w:r w:rsidRPr="007C5DD0" w:rsidDel="007C6293">
          <w:rPr>
            <w:lang w:eastAsia="x-none"/>
          </w:rPr>
          <w:delText>ταυτισή</w:delText>
        </w:r>
      </w:del>
      <w:ins w:id="1338" w:author="ΜΗΤΣΕΑΣ ΗΛΙΑΣ" w:date="2025-12-16T10:37:00Z" w16du:dateUtc="2025-12-16T08:37:00Z">
        <w:r w:rsidR="007C6293" w:rsidRPr="007C5DD0">
          <w:rPr>
            <w:lang w:eastAsia="x-none"/>
          </w:rPr>
          <w:t>ταύτισή</w:t>
        </w:r>
      </w:ins>
      <w:r w:rsidRPr="007C5DD0">
        <w:rPr>
          <w:lang w:eastAsia="x-none"/>
        </w:rPr>
        <w:t xml:space="preserve"> των </w:t>
      </w:r>
      <w:r w:rsidR="00DF3150">
        <w:rPr>
          <w:lang w:val="en-US" w:eastAsia="x-none"/>
        </w:rPr>
        <w:t>influencers</w:t>
      </w:r>
      <w:ins w:id="1339" w:author="ΜΗΤΣΕΑΣ ΗΛΙΑΣ" w:date="2025-12-05T12:53:00Z" w16du:dateUtc="2025-12-05T10:53:00Z">
        <w:r w:rsidR="00F53327">
          <w:rPr>
            <w:lang w:eastAsia="x-none"/>
          </w:rPr>
          <w:t>,</w:t>
        </w:r>
      </w:ins>
      <w:r w:rsidR="00E10962" w:rsidRPr="007C5DD0">
        <w:rPr>
          <w:lang w:eastAsia="x-none"/>
        </w:rPr>
        <w:t xml:space="preserve"> </w:t>
      </w:r>
      <w:r w:rsidRPr="007C5DD0">
        <w:rPr>
          <w:lang w:eastAsia="x-none"/>
        </w:rPr>
        <w:t xml:space="preserve">είναι κρίσιμες πτυχές που επηρεάζουν την επιτυχία των συνεργασιών τους με τις επιχειρήσεις. Η εξειδίκευση αναφέρεται στην ικανότητα ενός </w:t>
      </w:r>
      <w:r w:rsidR="00E10962">
        <w:rPr>
          <w:lang w:val="en-US" w:eastAsia="x-none"/>
        </w:rPr>
        <w:t>i</w:t>
      </w:r>
      <w:r w:rsidRPr="007C5DD0">
        <w:rPr>
          <w:lang w:val="en-US" w:eastAsia="x-none"/>
        </w:rPr>
        <w:t>nfluencer</w:t>
      </w:r>
      <w:r w:rsidRPr="007C5DD0">
        <w:rPr>
          <w:lang w:eastAsia="x-none"/>
        </w:rPr>
        <w:t xml:space="preserve"> να παρέχει πληροφορίες και απόψεις σε συγκεκριμένα θέματα ή κλάδους, κάτι που προσδίδει αξία στις προωθητικές δραστηριότητες. Οι </w:t>
      </w:r>
      <w:r w:rsidR="00DF3150">
        <w:rPr>
          <w:lang w:val="en-US" w:eastAsia="x-none"/>
        </w:rPr>
        <w:t>influencers</w:t>
      </w:r>
      <w:r w:rsidR="00E10962" w:rsidRPr="007C5DD0">
        <w:rPr>
          <w:lang w:eastAsia="x-none"/>
        </w:rPr>
        <w:t xml:space="preserve"> </w:t>
      </w:r>
      <w:r w:rsidRPr="007C5DD0">
        <w:rPr>
          <w:lang w:eastAsia="x-none"/>
        </w:rPr>
        <w:t>που είναι ειδικοί σε τομείς όπως η ομορφιά, η μόδα ή η τεχνολογία είναι ικανοί να κτίσουν μια ισχυρή βάση ακολούθων που τους εμπιστεύονται για τις γνώσεις τους. Αυτή η εμπιστοσύνη μπορεί να μεταφραστεί σε πιο αποτελεσματικές διαφημιστικές καμπάνιες, δεδομένου ότι οι ακόλουθοι είναι πιο πιθανό να αποδεχθούν και να υιοθετήσουν προϊόντα που προτείνουν ειδικοί στον τομέα τους.</w:t>
      </w:r>
    </w:p>
    <w:p w14:paraId="6440E764" w14:textId="391407F1" w:rsidR="007C5DD0" w:rsidRPr="007C5DD0" w:rsidRDefault="007C5DD0" w:rsidP="007C5DD0">
      <w:pPr>
        <w:spacing w:before="120" w:after="120" w:line="360" w:lineRule="auto"/>
        <w:jc w:val="both"/>
        <w:rPr>
          <w:lang w:eastAsia="x-none"/>
        </w:rPr>
      </w:pPr>
      <w:r w:rsidRPr="007C5DD0">
        <w:rPr>
          <w:lang w:eastAsia="x-none"/>
        </w:rPr>
        <w:t xml:space="preserve">Από την άλλη πλευρά, η κοινωνική </w:t>
      </w:r>
      <w:del w:id="1340" w:author="ΜΗΤΣΕΑΣ ΗΛΙΑΣ" w:date="2025-12-16T10:37:00Z" w16du:dateUtc="2025-12-16T08:37:00Z">
        <w:r w:rsidRPr="007C5DD0" w:rsidDel="007C6293">
          <w:rPr>
            <w:lang w:eastAsia="x-none"/>
          </w:rPr>
          <w:delText>ταυτισή</w:delText>
        </w:r>
      </w:del>
      <w:ins w:id="1341" w:author="ΜΗΤΣΕΑΣ ΗΛΙΑΣ" w:date="2025-12-16T10:37:00Z" w16du:dateUtc="2025-12-16T08:37:00Z">
        <w:r w:rsidR="007C6293" w:rsidRPr="007C5DD0">
          <w:rPr>
            <w:lang w:eastAsia="x-none"/>
          </w:rPr>
          <w:t>ταύτισή</w:t>
        </w:r>
      </w:ins>
      <w:r w:rsidRPr="007C5DD0">
        <w:rPr>
          <w:lang w:eastAsia="x-none"/>
        </w:rPr>
        <w:t xml:space="preserve"> αναφέρεται στην ικανότητα των </w:t>
      </w:r>
      <w:r w:rsidR="00DF3150">
        <w:rPr>
          <w:lang w:val="en-US" w:eastAsia="x-none"/>
        </w:rPr>
        <w:t>influencers</w:t>
      </w:r>
      <w:r w:rsidR="00E10962" w:rsidRPr="007C5DD0">
        <w:rPr>
          <w:lang w:eastAsia="x-none"/>
        </w:rPr>
        <w:t xml:space="preserve"> </w:t>
      </w:r>
      <w:r w:rsidRPr="007C5DD0">
        <w:rPr>
          <w:lang w:eastAsia="x-none"/>
        </w:rPr>
        <w:t xml:space="preserve">να συνδέονται με την ταυτότητα και τις αξίες του κοινού τους. Οι ακόλουθοι αναζητούν </w:t>
      </w:r>
      <w:r w:rsidR="00DF3150">
        <w:rPr>
          <w:lang w:val="en-US" w:eastAsia="x-none"/>
        </w:rPr>
        <w:t>influencers</w:t>
      </w:r>
      <w:r w:rsidR="00E10962" w:rsidRPr="007C5DD0">
        <w:rPr>
          <w:lang w:eastAsia="x-none"/>
        </w:rPr>
        <w:t xml:space="preserve"> </w:t>
      </w:r>
      <w:r w:rsidRPr="007C5DD0">
        <w:rPr>
          <w:lang w:eastAsia="x-none"/>
        </w:rPr>
        <w:t xml:space="preserve">που αντικατοπτρίζουν τις δικές τους πεποιθήσεις και τρόπους ζωής, κάτι που ενισχύει την αποδοχή και την ελκυστικότητα των μηνυμάτων τους. Όταν οι </w:t>
      </w:r>
      <w:r w:rsidR="00DF3150">
        <w:rPr>
          <w:lang w:val="en-US" w:eastAsia="x-none"/>
        </w:rPr>
        <w:t>influencers</w:t>
      </w:r>
      <w:r w:rsidR="00E10962" w:rsidRPr="007C5DD0">
        <w:rPr>
          <w:lang w:eastAsia="x-none"/>
        </w:rPr>
        <w:t xml:space="preserve"> </w:t>
      </w:r>
      <w:r w:rsidRPr="007C5DD0">
        <w:rPr>
          <w:lang w:eastAsia="x-none"/>
        </w:rPr>
        <w:t xml:space="preserve">ταυτίζονται με τις κοινωνικές αξίες των ακολούθων τους, η αλληλεπίδραση γίνεται πιο αυθεντική και προσιτή, καθιστώντας τους </w:t>
      </w:r>
      <w:ins w:id="1342" w:author="ΜΗΤΣΕΑΣ ΗΛΙΑΣ" w:date="2025-12-05T12:54:00Z" w16du:dateUtc="2025-12-05T10:54:00Z">
        <w:r w:rsidR="00F53327">
          <w:rPr>
            <w:lang w:eastAsia="x-none"/>
          </w:rPr>
          <w:t xml:space="preserve">τους </w:t>
        </w:r>
      </w:ins>
      <w:r w:rsidRPr="007C5DD0">
        <w:rPr>
          <w:lang w:eastAsia="x-none"/>
        </w:rPr>
        <w:t>ιδανικούς πρεσβευτές για τ</w:t>
      </w:r>
      <w:ins w:id="1343" w:author="ΜΗΤΣΕΑΣ ΗΛΙΑΣ" w:date="2025-12-05T12:54:00Z" w16du:dateUtc="2025-12-05T10:54:00Z">
        <w:r w:rsidR="00F53327">
          <w:rPr>
            <w:lang w:eastAsia="x-none"/>
          </w:rPr>
          <w:t xml:space="preserve">α </w:t>
        </w:r>
        <w:r w:rsidR="00F53327">
          <w:rPr>
            <w:lang w:val="en-US" w:eastAsia="x-none"/>
          </w:rPr>
          <w:t>brands</w:t>
        </w:r>
      </w:ins>
      <w:del w:id="1344" w:author="ΜΗΤΣΕΑΣ ΗΛΙΑΣ" w:date="2025-12-05T12:54:00Z" w16du:dateUtc="2025-12-05T10:54:00Z">
        <w:r w:rsidRPr="007C5DD0" w:rsidDel="00F53327">
          <w:rPr>
            <w:lang w:eastAsia="x-none"/>
          </w:rPr>
          <w:delText>ις μάρκες</w:delText>
        </w:r>
      </w:del>
      <w:r w:rsidRPr="007C5DD0">
        <w:rPr>
          <w:lang w:eastAsia="x-none"/>
        </w:rPr>
        <w:t xml:space="preserve">. Ειδικότερα, οι καταναλωτές επηρεάζονται από τη στρατηγική κοινοποίησης και το περιεχόμενο που δημιουργούν οι </w:t>
      </w:r>
      <w:r w:rsidR="00DF3150">
        <w:rPr>
          <w:lang w:val="en-US" w:eastAsia="x-none"/>
        </w:rPr>
        <w:t>influencers</w:t>
      </w:r>
      <w:r w:rsidR="000C4D8B" w:rsidRPr="007C5DD0">
        <w:rPr>
          <w:lang w:eastAsia="x-none"/>
        </w:rPr>
        <w:t xml:space="preserve"> </w:t>
      </w:r>
      <w:r w:rsidRPr="007C5DD0">
        <w:rPr>
          <w:lang w:eastAsia="x-none"/>
        </w:rPr>
        <w:t>που ταυτίζονται κοινωνικά με αυτούς, διευκολύνοντας τη διαδικασία απόφασης</w:t>
      </w:r>
      <w:ins w:id="1345" w:author="ΜΗΤΣΕΑΣ ΗΛΙΑΣ" w:date="2025-12-05T12:54:00Z" w16du:dateUtc="2025-12-05T10:54:00Z">
        <w:r w:rsidR="00F53327" w:rsidRPr="00F53327">
          <w:rPr>
            <w:lang w:eastAsia="x-none"/>
            <w:rPrChange w:id="1346" w:author="ΜΗΤΣΕΑΣ ΗΛΙΑΣ" w:date="2025-12-05T12:54:00Z" w16du:dateUtc="2025-12-05T10:54:00Z">
              <w:rPr>
                <w:lang w:val="en-US" w:eastAsia="x-none"/>
              </w:rPr>
            </w:rPrChange>
          </w:rPr>
          <w:t xml:space="preserve"> </w:t>
        </w:r>
        <w:r w:rsidR="00F53327">
          <w:rPr>
            <w:lang w:eastAsia="x-none"/>
          </w:rPr>
          <w:t>της</w:t>
        </w:r>
      </w:ins>
      <w:r w:rsidRPr="007C5DD0">
        <w:rPr>
          <w:lang w:eastAsia="x-none"/>
        </w:rPr>
        <w:t xml:space="preserve"> αγοράς </w:t>
      </w:r>
      <w:ins w:id="1347" w:author="ΜΗΤΣΕΑΣ ΗΛΙΑΣ" w:date="2025-12-05T12:55:00Z">
        <w:r w:rsidR="00F53327" w:rsidRPr="00F53327">
          <w:rPr>
            <w:lang w:eastAsia="x-none"/>
          </w:rPr>
          <w:t>προϊόντων</w:t>
        </w:r>
      </w:ins>
      <w:del w:id="1348" w:author="ΜΗΤΣΕΑΣ ΗΛΙΑΣ" w:date="2025-12-05T12:54:00Z" w16du:dateUtc="2025-12-05T10:54:00Z">
        <w:r w:rsidRPr="007C5DD0" w:rsidDel="00F53327">
          <w:rPr>
            <w:lang w:eastAsia="x-none"/>
          </w:rPr>
          <w:delText>τους</w:delText>
        </w:r>
      </w:del>
      <w:r w:rsidRPr="007C5DD0">
        <w:rPr>
          <w:lang w:eastAsia="x-none"/>
        </w:rPr>
        <w:t>.</w:t>
      </w:r>
    </w:p>
    <w:p w14:paraId="28F9D9D2" w14:textId="1494C6E7" w:rsidR="007C5DD0" w:rsidRPr="00B10853" w:rsidRDefault="007C5DD0" w:rsidP="00205AD6">
      <w:pPr>
        <w:spacing w:before="120" w:after="120" w:line="360" w:lineRule="auto"/>
        <w:jc w:val="both"/>
        <w:rPr>
          <w:lang w:eastAsia="x-none"/>
        </w:rPr>
      </w:pPr>
      <w:r w:rsidRPr="007C5DD0">
        <w:rPr>
          <w:lang w:eastAsia="x-none"/>
        </w:rPr>
        <w:t xml:space="preserve">Εν κατακλείδι, η παρουσία εξειδικευμένων </w:t>
      </w:r>
      <w:r w:rsidR="00C506D9">
        <w:rPr>
          <w:lang w:val="en-US" w:eastAsia="x-none"/>
        </w:rPr>
        <w:t>i</w:t>
      </w:r>
      <w:r w:rsidRPr="007C5DD0">
        <w:rPr>
          <w:lang w:val="en-US" w:eastAsia="x-none"/>
        </w:rPr>
        <w:t>nfluencers</w:t>
      </w:r>
      <w:r w:rsidRPr="007C5DD0">
        <w:rPr>
          <w:lang w:eastAsia="x-none"/>
        </w:rPr>
        <w:t xml:space="preserve"> που μπορούν να ταυτιστούν με την κοινωνική ταυτότητα του κοινού τους προάγει την αποτελεσματικότητα των καμπανιών </w:t>
      </w:r>
      <w:ins w:id="1349" w:author="ΜΗΤΣΕΑΣ ΗΛΙΑΣ" w:date="2025-12-05T12:55:00Z" w16du:dateUtc="2025-12-05T10:55:00Z">
        <w:r w:rsidR="0002030F">
          <w:rPr>
            <w:lang w:val="en-US" w:eastAsia="x-none"/>
          </w:rPr>
          <w:t>marketing</w:t>
        </w:r>
      </w:ins>
      <w:del w:id="1350" w:author="ΜΗΤΣΕΑΣ ΗΛΙΑΣ" w:date="2025-12-05T12:55:00Z" w16du:dateUtc="2025-12-05T10:55:00Z">
        <w:r w:rsidRPr="007C5DD0" w:rsidDel="0002030F">
          <w:rPr>
            <w:lang w:eastAsia="x-none"/>
          </w:rPr>
          <w:delText>μάρκετινγκ</w:delText>
        </w:r>
      </w:del>
      <w:r w:rsidRPr="007C5DD0">
        <w:rPr>
          <w:lang w:eastAsia="x-none"/>
        </w:rPr>
        <w:t>, γεγονός που ενισχύει τη θέση τους ως βασικών παραγόντων στη σύγχρονη διαφήμιση.</w:t>
      </w:r>
    </w:p>
    <w:p w14:paraId="142615BF" w14:textId="4B68D5AB" w:rsidR="00205AD6" w:rsidRPr="00205AD6" w:rsidRDefault="00205AD6" w:rsidP="00205AD6">
      <w:pPr>
        <w:pStyle w:val="30"/>
        <w:numPr>
          <w:ilvl w:val="0"/>
          <w:numId w:val="0"/>
        </w:numPr>
        <w:spacing w:before="120" w:after="120" w:line="360" w:lineRule="auto"/>
        <w:jc w:val="both"/>
        <w:rPr>
          <w:rFonts w:ascii="Times New Roman" w:hAnsi="Times New Roman"/>
          <w:sz w:val="24"/>
          <w:szCs w:val="24"/>
          <w:lang w:val="el-GR"/>
        </w:rPr>
      </w:pPr>
      <w:bookmarkStart w:id="1351" w:name="_Toc218850208"/>
      <w:r w:rsidRPr="00B10853">
        <w:rPr>
          <w:rFonts w:ascii="Times New Roman" w:hAnsi="Times New Roman"/>
          <w:sz w:val="24"/>
          <w:szCs w:val="24"/>
          <w:lang w:val="el-GR"/>
        </w:rPr>
        <w:lastRenderedPageBreak/>
        <w:t>2.1.1.</w:t>
      </w:r>
      <w:r w:rsidR="007C5DD0">
        <w:rPr>
          <w:rFonts w:ascii="Times New Roman" w:hAnsi="Times New Roman"/>
          <w:sz w:val="24"/>
          <w:szCs w:val="24"/>
          <w:lang w:val="el-GR"/>
        </w:rPr>
        <w:t>3</w:t>
      </w:r>
      <w:r w:rsidRPr="00B10853">
        <w:rPr>
          <w:rFonts w:ascii="Times New Roman" w:hAnsi="Times New Roman"/>
          <w:sz w:val="24"/>
          <w:szCs w:val="24"/>
          <w:lang w:val="el-GR"/>
        </w:rPr>
        <w:t xml:space="preserve"> </w:t>
      </w:r>
      <w:r>
        <w:rPr>
          <w:rFonts w:ascii="Times New Roman" w:hAnsi="Times New Roman"/>
          <w:sz w:val="24"/>
          <w:szCs w:val="24"/>
          <w:lang w:val="el-GR"/>
        </w:rPr>
        <w:t xml:space="preserve">Πρακτικές </w:t>
      </w:r>
      <w:r w:rsidR="008A6B54">
        <w:rPr>
          <w:rFonts w:ascii="Times New Roman" w:hAnsi="Times New Roman"/>
          <w:sz w:val="24"/>
          <w:szCs w:val="24"/>
          <w:lang w:val="el-GR"/>
        </w:rPr>
        <w:t>κ</w:t>
      </w:r>
      <w:r>
        <w:rPr>
          <w:rFonts w:ascii="Times New Roman" w:hAnsi="Times New Roman"/>
          <w:sz w:val="24"/>
          <w:szCs w:val="24"/>
          <w:lang w:val="el-GR"/>
        </w:rPr>
        <w:t>αι Μέθοδοι Επικοινωνίας</w:t>
      </w:r>
      <w:bookmarkEnd w:id="1351"/>
    </w:p>
    <w:p w14:paraId="141D0CAB" w14:textId="6019E162" w:rsidR="001C4F8C" w:rsidRPr="001C4F8C" w:rsidRDefault="001C4F8C" w:rsidP="00D659EA">
      <w:pPr>
        <w:spacing w:before="120" w:after="120" w:line="360" w:lineRule="auto"/>
        <w:jc w:val="both"/>
        <w:rPr>
          <w:lang w:eastAsia="x-none"/>
        </w:rPr>
      </w:pPr>
      <w:r w:rsidRPr="001C4F8C">
        <w:rPr>
          <w:lang w:eastAsia="x-none"/>
        </w:rPr>
        <w:t xml:space="preserve">Η παράγραφος 2.1.1.3, η οποία αναφέρεται στις πρακτικές και τις μεθόδους επικοινωνίας των </w:t>
      </w:r>
      <w:r w:rsidR="00DF3150">
        <w:rPr>
          <w:lang w:val="en-US" w:eastAsia="x-none"/>
        </w:rPr>
        <w:t>influencers</w:t>
      </w:r>
      <w:r w:rsidRPr="001C4F8C">
        <w:rPr>
          <w:lang w:eastAsia="x-none"/>
        </w:rPr>
        <w:t xml:space="preserve">, είναι κρίσιμης σημασίας για την κατανόηση του τρόπου με τον οποίο αυτοί οι ψηφιακοί ηγέτες μπορούν να επηρεάσουν τη διαδικασία λήψης αποφάσεων των καταναλωτών. Στον σημερινό ψηφιακό κόσμο, οι </w:t>
      </w:r>
      <w:r w:rsidR="005D60AB">
        <w:rPr>
          <w:lang w:val="en-US" w:eastAsia="x-none"/>
        </w:rPr>
        <w:t>i</w:t>
      </w:r>
      <w:r w:rsidR="005D60AB" w:rsidRPr="001C4F8C">
        <w:rPr>
          <w:lang w:val="en-US" w:eastAsia="x-none"/>
        </w:rPr>
        <w:t>nfluencers</w:t>
      </w:r>
      <w:r w:rsidRPr="001C4F8C">
        <w:rPr>
          <w:lang w:eastAsia="x-none"/>
        </w:rPr>
        <w:t>, με την ικανότητά τους να κτίζουν συσχετισμούς με ένα ευρύ κοινό, αξιοποιούν ποικιλία μεθόδων επικοινωνίας για να διαδώσουν τα μηνύματα τους.</w:t>
      </w:r>
    </w:p>
    <w:p w14:paraId="397BAC27" w14:textId="682C1A3C" w:rsidR="001C4F8C" w:rsidRPr="001C4F8C" w:rsidRDefault="001C4F8C" w:rsidP="00D659EA">
      <w:pPr>
        <w:spacing w:before="120" w:after="120" w:line="360" w:lineRule="auto"/>
        <w:jc w:val="both"/>
        <w:rPr>
          <w:lang w:eastAsia="x-none"/>
        </w:rPr>
      </w:pPr>
      <w:r w:rsidRPr="001C4F8C">
        <w:rPr>
          <w:lang w:eastAsia="x-none"/>
        </w:rPr>
        <w:t xml:space="preserve">Αρχικά, οι </w:t>
      </w:r>
      <w:r w:rsidR="00DF3150">
        <w:rPr>
          <w:lang w:val="en-US" w:eastAsia="x-none"/>
        </w:rPr>
        <w:t>influencers</w:t>
      </w:r>
      <w:r w:rsidRPr="001C4F8C">
        <w:rPr>
          <w:lang w:eastAsia="x-none"/>
        </w:rPr>
        <w:t xml:space="preserve"> χρησιμοποιούν περιεχόμενο που είναι αυθεντικό και σχετικό με τις ανάγκες και τα ενδιαφέροντα των ακολούθων τους. Δημοσιεύσεις, βίντεο, ιστορίες και </w:t>
      </w:r>
      <w:r w:rsidRPr="001C4F8C">
        <w:rPr>
          <w:lang w:val="en-US" w:eastAsia="x-none"/>
        </w:rPr>
        <w:t>live</w:t>
      </w:r>
      <w:r w:rsidRPr="001C4F8C">
        <w:rPr>
          <w:lang w:eastAsia="x-none"/>
        </w:rPr>
        <w:t xml:space="preserve"> </w:t>
      </w:r>
      <w:r w:rsidRPr="001C4F8C">
        <w:rPr>
          <w:lang w:val="en-US" w:eastAsia="x-none"/>
        </w:rPr>
        <w:t>streaming</w:t>
      </w:r>
      <w:r w:rsidRPr="001C4F8C">
        <w:rPr>
          <w:lang w:eastAsia="x-none"/>
        </w:rPr>
        <w:t xml:space="preserve"> αποτελούν βασικά εργαλεία που χρησιμοποιούν για να </w:t>
      </w:r>
      <w:del w:id="1352" w:author="ΜΗΤΣΕΑΣ ΗΛΙΑΣ" w:date="2025-12-16T10:37:00Z" w16du:dateUtc="2025-12-16T08:37:00Z">
        <w:r w:rsidRPr="001C4F8C" w:rsidDel="007C6293">
          <w:rPr>
            <w:lang w:eastAsia="x-none"/>
          </w:rPr>
          <w:delText>αλληλεπιδρούν</w:delText>
        </w:r>
      </w:del>
      <w:ins w:id="1353" w:author="ΜΗΤΣΕΑΣ ΗΛΙΑΣ" w:date="2025-12-16T10:37:00Z" w16du:dateUtc="2025-12-16T08:37:00Z">
        <w:r w:rsidR="007C6293" w:rsidRPr="001C4F8C">
          <w:rPr>
            <w:lang w:eastAsia="x-none"/>
          </w:rPr>
          <w:t>αλληλοεπιδρούν</w:t>
        </w:r>
      </w:ins>
      <w:r w:rsidRPr="001C4F8C">
        <w:rPr>
          <w:lang w:eastAsia="x-none"/>
        </w:rPr>
        <w:t xml:space="preserve"> με το κοινό τους σε πραγματικό χρόνο. Μέσω αυτών των τεχνικών, οι </w:t>
      </w:r>
      <w:r w:rsidR="008A6B54">
        <w:rPr>
          <w:lang w:val="en-GB" w:eastAsia="x-none"/>
        </w:rPr>
        <w:t>i</w:t>
      </w:r>
      <w:r w:rsidRPr="001C4F8C">
        <w:rPr>
          <w:lang w:val="en-US" w:eastAsia="x-none"/>
        </w:rPr>
        <w:t>nfluencers</w:t>
      </w:r>
      <w:r w:rsidRPr="001C4F8C">
        <w:rPr>
          <w:lang w:eastAsia="x-none"/>
        </w:rPr>
        <w:t xml:space="preserve"> έχουν τη δυνατότητα να ανταγωνίζονται την παραδοσιακή διαφήμιση και να δημιουργούν πιο έντονες προσωπικές συνδέσεις με τους ακόλουθούς τους.</w:t>
      </w:r>
    </w:p>
    <w:p w14:paraId="58881834" w14:textId="06205495" w:rsidR="001C4F8C" w:rsidRPr="001C4F8C" w:rsidRDefault="001C4F8C" w:rsidP="00D659EA">
      <w:pPr>
        <w:spacing w:before="120" w:after="120" w:line="360" w:lineRule="auto"/>
        <w:jc w:val="both"/>
        <w:rPr>
          <w:lang w:eastAsia="x-none"/>
        </w:rPr>
      </w:pPr>
      <w:r w:rsidRPr="001C4F8C">
        <w:rPr>
          <w:lang w:eastAsia="x-none"/>
        </w:rPr>
        <w:t xml:space="preserve">Επιπλέον, η δημιουργία περιεχομένου με βάση τη συμμετοχή και την αλληλεπίδραση είναι ένα άλλο βασικό στοιχείο της στρατηγικής των </w:t>
      </w:r>
      <w:r w:rsidR="008A6B54">
        <w:rPr>
          <w:lang w:val="en-US" w:eastAsia="x-none"/>
        </w:rPr>
        <w:t>i</w:t>
      </w:r>
      <w:r w:rsidRPr="001C4F8C">
        <w:rPr>
          <w:lang w:val="en-US" w:eastAsia="x-none"/>
        </w:rPr>
        <w:t>nfluencers</w:t>
      </w:r>
      <w:r w:rsidRPr="001C4F8C">
        <w:rPr>
          <w:lang w:eastAsia="x-none"/>
        </w:rPr>
        <w:t xml:space="preserve">. Ερωτήσεις, ψηφοφορίες και </w:t>
      </w:r>
      <w:r w:rsidR="005D60AB">
        <w:rPr>
          <w:lang w:eastAsia="x-none"/>
        </w:rPr>
        <w:t>ερωτήσεις</w:t>
      </w:r>
      <w:r w:rsidRPr="001C4F8C">
        <w:rPr>
          <w:lang w:eastAsia="x-none"/>
        </w:rPr>
        <w:t xml:space="preserve"> είναι τακτικές που χρησιμοποιούνται για να ενθουσιάσουν το κοινό και να προωθήσουν τη συμμετοχή τους, ενισχύοντας έτσι τη σχέση με τους ακολούθους. Αυτές οι προσεγγίσεις όχι μόνο αυξάνουν την εμπλοκή του κοινού αλλά βοηθούν τους </w:t>
      </w:r>
      <w:r w:rsidR="00DF3150">
        <w:rPr>
          <w:lang w:val="en-US" w:eastAsia="x-none"/>
        </w:rPr>
        <w:t>influencers</w:t>
      </w:r>
      <w:r w:rsidRPr="001C4F8C">
        <w:rPr>
          <w:lang w:eastAsia="x-none"/>
        </w:rPr>
        <w:t xml:space="preserve"> να κατανοήσουν καλύτερα τις προτιμήσεις των ακολούθων τους.</w:t>
      </w:r>
    </w:p>
    <w:p w14:paraId="78155A07" w14:textId="6D2CC1F0" w:rsidR="001C4F8C" w:rsidRDefault="001C4F8C" w:rsidP="00D659EA">
      <w:pPr>
        <w:spacing w:before="120" w:after="120" w:line="360" w:lineRule="auto"/>
        <w:jc w:val="both"/>
        <w:rPr>
          <w:lang w:eastAsia="x-none"/>
        </w:rPr>
      </w:pPr>
      <w:r w:rsidRPr="001C4F8C">
        <w:rPr>
          <w:lang w:eastAsia="x-none"/>
        </w:rPr>
        <w:t xml:space="preserve">Ταυτόχρονα, οι </w:t>
      </w:r>
      <w:r w:rsidR="008A6B54">
        <w:rPr>
          <w:lang w:val="en-US" w:eastAsia="x-none"/>
        </w:rPr>
        <w:t>i</w:t>
      </w:r>
      <w:r w:rsidRPr="001C4F8C">
        <w:rPr>
          <w:lang w:val="en-US" w:eastAsia="x-none"/>
        </w:rPr>
        <w:t>nfluencers</w:t>
      </w:r>
      <w:r w:rsidRPr="001C4F8C">
        <w:rPr>
          <w:lang w:eastAsia="x-none"/>
        </w:rPr>
        <w:t xml:space="preserve"> </w:t>
      </w:r>
      <w:r w:rsidR="008A6B54">
        <w:rPr>
          <w:lang w:eastAsia="x-none"/>
        </w:rPr>
        <w:t xml:space="preserve">καθορίζουν </w:t>
      </w:r>
      <w:r w:rsidRPr="001C4F8C">
        <w:rPr>
          <w:lang w:eastAsia="x-none"/>
        </w:rPr>
        <w:t>και εμπλουτίζουν τη στρατηγική επικοινωνίας τους με τη χρήση δεδομένων και αναλύσεων. Υπολογίζουν την απόδοση των δημοσιεύσεών τους και τ</w:t>
      </w:r>
      <w:r w:rsidR="00D659EA">
        <w:rPr>
          <w:lang w:eastAsia="x-none"/>
        </w:rPr>
        <w:t>ο</w:t>
      </w:r>
      <w:r w:rsidRPr="001C4F8C">
        <w:rPr>
          <w:lang w:eastAsia="x-none"/>
        </w:rPr>
        <w:t>ν αντίκτυπό τους στους ακολούθους, προσαρμόζοντας τη στρατηγική τους βάσει των αποτελεσμάτων που προκύπτουν. Αυτή η προσέγγιση τους επιτρέπει να ενισχύσουν την αποτελεσματικότητα των καμπανιών τους και να εξασφαλίσουν την καλύτερη δυνατή επικοινωνία των μηνυμάτων τους.</w:t>
      </w:r>
    </w:p>
    <w:p w14:paraId="662BC842" w14:textId="3382CD0B" w:rsidR="00962A27" w:rsidRPr="00962A27" w:rsidRDefault="00962A27" w:rsidP="00791D64">
      <w:pPr>
        <w:spacing w:before="120" w:after="120" w:line="360" w:lineRule="auto"/>
        <w:jc w:val="both"/>
        <w:rPr>
          <w:lang w:eastAsia="x-none"/>
        </w:rPr>
      </w:pPr>
      <w:r w:rsidRPr="00962A27">
        <w:rPr>
          <w:lang w:eastAsia="x-none"/>
        </w:rPr>
        <w:t xml:space="preserve">Ως προσθήκη στη συζήτηση σχετικά με τις πρακτικές και τις μεθόδους επικοινωνίας των </w:t>
      </w:r>
      <w:r w:rsidR="00DF3150">
        <w:rPr>
          <w:lang w:val="en-US" w:eastAsia="x-none"/>
        </w:rPr>
        <w:t>influencers</w:t>
      </w:r>
      <w:r w:rsidRPr="00962A27">
        <w:rPr>
          <w:lang w:eastAsia="x-none"/>
        </w:rPr>
        <w:t xml:space="preserve">, είναι ζωτικής σημασίας να εξετάσουμε και τη διάσταση της συνεργασίας μεταξύ </w:t>
      </w:r>
      <w:r w:rsidR="00DF3150">
        <w:rPr>
          <w:lang w:val="en-US" w:eastAsia="x-none"/>
        </w:rPr>
        <w:t>influencers</w:t>
      </w:r>
      <w:r w:rsidRPr="00962A27">
        <w:rPr>
          <w:lang w:eastAsia="x-none"/>
        </w:rPr>
        <w:t>. Αυτές οι συνεργασίες</w:t>
      </w:r>
      <w:ins w:id="1354" w:author="ΜΗΤΣΕΑΣ ΗΛΙΑΣ" w:date="2025-12-05T12:57:00Z" w16du:dateUtc="2025-12-05T10:57:00Z">
        <w:r w:rsidR="0002030F" w:rsidRPr="0002030F">
          <w:rPr>
            <w:lang w:eastAsia="x-none"/>
            <w:rPrChange w:id="1355" w:author="ΜΗΤΣΕΑΣ ΗΛΙΑΣ" w:date="2025-12-05T12:59:00Z" w16du:dateUtc="2025-12-05T10:59:00Z">
              <w:rPr>
                <w:lang w:val="en-US" w:eastAsia="x-none"/>
              </w:rPr>
            </w:rPrChange>
          </w:rPr>
          <w:t>,</w:t>
        </w:r>
      </w:ins>
      <w:r w:rsidRPr="00962A27">
        <w:rPr>
          <w:lang w:eastAsia="x-none"/>
        </w:rPr>
        <w:t xml:space="preserve"> όχι μόνο ενισχύουν την αρμονία και τη μαζικότητα των μηνυμάτων που προβάλλονται, αλλά επίσης προσφέρουν στρατηγικές ευκαιρίες για τη μεγιστοποίηση της απήχησης και του αντίκτυπου της διαφήμισης.</w:t>
      </w:r>
    </w:p>
    <w:p w14:paraId="38AE86C9" w14:textId="6D4C0180" w:rsidR="00962A27" w:rsidRPr="00962A27" w:rsidRDefault="00962A27" w:rsidP="00791D64">
      <w:pPr>
        <w:spacing w:before="120" w:after="120" w:line="360" w:lineRule="auto"/>
        <w:jc w:val="both"/>
        <w:rPr>
          <w:lang w:eastAsia="x-none"/>
        </w:rPr>
      </w:pPr>
      <w:r w:rsidRPr="00962A27">
        <w:rPr>
          <w:lang w:eastAsia="x-none"/>
        </w:rPr>
        <w:lastRenderedPageBreak/>
        <w:t xml:space="preserve">Όταν οι </w:t>
      </w:r>
      <w:r w:rsidR="00DF3150">
        <w:rPr>
          <w:lang w:val="en-US" w:eastAsia="x-none"/>
        </w:rPr>
        <w:t>influencers</w:t>
      </w:r>
      <w:r w:rsidR="005D60AB">
        <w:rPr>
          <w:lang w:eastAsia="x-none"/>
        </w:rPr>
        <w:t xml:space="preserve"> </w:t>
      </w:r>
      <w:r w:rsidRPr="00962A27">
        <w:rPr>
          <w:lang w:eastAsia="x-none"/>
        </w:rPr>
        <w:t xml:space="preserve">συνεργάζονται μεταξύ τους, συνδυάζουν τις δυνάμεις τους για να δημιουργήσουν μοναδικό και ελκυστικό περιεχόμενο που μπορεί να απευθυνθεί σε ευρύτερο κοινό. Αυτές οι συνεργασίες μπορεί να περιλαμβάνουν κοινές εκστρατείες, διαγωνισμούς ή συμμετοχές σε </w:t>
      </w:r>
      <w:r w:rsidR="00DD4F8E">
        <w:rPr>
          <w:lang w:eastAsia="x-none"/>
        </w:rPr>
        <w:t xml:space="preserve">διάφορα </w:t>
      </w:r>
      <w:r w:rsidR="005D60AB">
        <w:rPr>
          <w:lang w:eastAsia="x-none"/>
        </w:rPr>
        <w:t>δρόμενα</w:t>
      </w:r>
      <w:r w:rsidRPr="00962A27">
        <w:rPr>
          <w:lang w:eastAsia="x-none"/>
        </w:rPr>
        <w:t xml:space="preserve">, γεγονός που προάγει τη </w:t>
      </w:r>
      <w:del w:id="1356" w:author="ΜΗΤΣΕΑΣ ΗΛΙΑΣ" w:date="2025-12-16T10:38:00Z" w16du:dateUtc="2025-12-16T08:38:00Z">
        <w:r w:rsidRPr="00962A27" w:rsidDel="007C6293">
          <w:rPr>
            <w:lang w:eastAsia="x-none"/>
          </w:rPr>
          <w:delText>διαδραστικότητα</w:delText>
        </w:r>
      </w:del>
      <w:ins w:id="1357" w:author="ΜΗΤΣΕΑΣ ΗΛΙΑΣ" w:date="2025-12-16T10:38:00Z" w16du:dateUtc="2025-12-16T08:38:00Z">
        <w:r w:rsidR="007C6293" w:rsidRPr="00962A27">
          <w:rPr>
            <w:lang w:eastAsia="x-none"/>
          </w:rPr>
          <w:t>δια δραστικότητα</w:t>
        </w:r>
      </w:ins>
      <w:r w:rsidRPr="00962A27">
        <w:rPr>
          <w:lang w:eastAsia="x-none"/>
        </w:rPr>
        <w:t xml:space="preserve"> και την κοινή εμπειρία μεταξύ των ακολούθων. Για παράδειγμα, ένας </w:t>
      </w:r>
      <w:r w:rsidR="005D60AB">
        <w:rPr>
          <w:lang w:val="en-US" w:eastAsia="x-none"/>
        </w:rPr>
        <w:t>i</w:t>
      </w:r>
      <w:r w:rsidR="005D60AB" w:rsidRPr="00962A27">
        <w:rPr>
          <w:lang w:val="en-US" w:eastAsia="x-none"/>
        </w:rPr>
        <w:t>nfluencer</w:t>
      </w:r>
      <w:r w:rsidR="005D60AB" w:rsidRPr="00962A27">
        <w:rPr>
          <w:lang w:eastAsia="x-none"/>
        </w:rPr>
        <w:t xml:space="preserve"> </w:t>
      </w:r>
      <w:r w:rsidRPr="00962A27">
        <w:rPr>
          <w:lang w:eastAsia="x-none"/>
        </w:rPr>
        <w:t xml:space="preserve">που ειδικεύεται στον τομέα της μόδας μπορεί να συνεργαστεί με έναν </w:t>
      </w:r>
      <w:r w:rsidR="005D60AB">
        <w:rPr>
          <w:lang w:val="en-US" w:eastAsia="x-none"/>
        </w:rPr>
        <w:t>i</w:t>
      </w:r>
      <w:r w:rsidR="005D60AB" w:rsidRPr="00962A27">
        <w:rPr>
          <w:lang w:val="en-US" w:eastAsia="x-none"/>
        </w:rPr>
        <w:t>nfluencer</w:t>
      </w:r>
      <w:r w:rsidR="005D60AB" w:rsidRPr="00962A27">
        <w:rPr>
          <w:lang w:eastAsia="x-none"/>
        </w:rPr>
        <w:t xml:space="preserve"> </w:t>
      </w:r>
      <w:r w:rsidRPr="00962A27">
        <w:rPr>
          <w:lang w:eastAsia="x-none"/>
        </w:rPr>
        <w:t xml:space="preserve">στον τομέα της ομορφιάς </w:t>
      </w:r>
      <w:r w:rsidR="005D60AB">
        <w:rPr>
          <w:lang w:eastAsia="x-none"/>
        </w:rPr>
        <w:t>προκειμένου</w:t>
      </w:r>
      <w:r w:rsidRPr="00962A27">
        <w:rPr>
          <w:lang w:eastAsia="x-none"/>
        </w:rPr>
        <w:t xml:space="preserve"> να προωθήσουν ένα νέο προϊόν, συνδυάζοντας τις αντίστοιχες ειδικότητές τους.</w:t>
      </w:r>
    </w:p>
    <w:p w14:paraId="1A759BB2" w14:textId="4F945086" w:rsidR="00962A27" w:rsidRPr="00962A27" w:rsidRDefault="00962A27" w:rsidP="00791D64">
      <w:pPr>
        <w:spacing w:before="120" w:after="120" w:line="360" w:lineRule="auto"/>
        <w:jc w:val="both"/>
        <w:rPr>
          <w:lang w:eastAsia="x-none"/>
        </w:rPr>
      </w:pPr>
      <w:r w:rsidRPr="00962A27">
        <w:rPr>
          <w:lang w:eastAsia="x-none"/>
        </w:rPr>
        <w:t xml:space="preserve">Η συνεργασία μεταξύ </w:t>
      </w:r>
      <w:r w:rsidR="005D60AB">
        <w:rPr>
          <w:lang w:val="en-US" w:eastAsia="x-none"/>
        </w:rPr>
        <w:t>i</w:t>
      </w:r>
      <w:r w:rsidR="005D60AB" w:rsidRPr="00962A27">
        <w:rPr>
          <w:lang w:val="en-US" w:eastAsia="x-none"/>
        </w:rPr>
        <w:t>nfluencers</w:t>
      </w:r>
      <w:r w:rsidR="005D60AB" w:rsidRPr="00962A27">
        <w:rPr>
          <w:lang w:eastAsia="x-none"/>
        </w:rPr>
        <w:t xml:space="preserve"> </w:t>
      </w:r>
      <w:r w:rsidRPr="00962A27">
        <w:rPr>
          <w:lang w:eastAsia="x-none"/>
        </w:rPr>
        <w:t>παρέχει επίσης τη δυνατότητα στους συμμετέχοντες να εμπλουτίσουν το περιεχόμενό τους μέσω ανταλλαγής ιδεών, δημιουργικών προσεγγίσεων και τεχνικών, γεγονός που μπορεί να οδηγήσει σε καινοτόμες και ποιοτικές παραγωγές. Αυτή η συνεργασία ενδυναμώνει την κοινότητα και αυξάνει τη συμμετοχή και την αφοσίωση του κοινού. Η αλληλεπίδρασή τους μπορεί να οδηγήσει σε μεγαλύτερη επιτυχία σε σχέση με τις μεμονωμένες πρωτοβουλίες, καθώς η συνδυασμένη επιρροή τους οδηγεί σε ισχυρότερες και πιο πειστικές εμπειρίες για το κοινό τους.</w:t>
      </w:r>
    </w:p>
    <w:p w14:paraId="2CE2CADD" w14:textId="7F3210C2" w:rsidR="00962A27" w:rsidRPr="00962A27" w:rsidRDefault="00962A27" w:rsidP="00791D64">
      <w:pPr>
        <w:spacing w:before="120" w:after="120" w:line="360" w:lineRule="auto"/>
        <w:jc w:val="both"/>
        <w:rPr>
          <w:lang w:eastAsia="x-none"/>
        </w:rPr>
      </w:pPr>
      <w:r w:rsidRPr="00962A27">
        <w:rPr>
          <w:lang w:eastAsia="x-none"/>
        </w:rPr>
        <w:t>Να σημειωθεί ότι</w:t>
      </w:r>
      <w:ins w:id="1358" w:author="ΜΗΤΣΕΑΣ ΗΛΙΑΣ" w:date="2025-12-05T12:59:00Z" w16du:dateUtc="2025-12-05T10:59:00Z">
        <w:r w:rsidR="0002030F" w:rsidRPr="0002030F">
          <w:rPr>
            <w:lang w:eastAsia="x-none"/>
            <w:rPrChange w:id="1359" w:author="ΜΗΤΣΕΑΣ ΗΛΙΑΣ" w:date="2025-12-05T12:59:00Z" w16du:dateUtc="2025-12-05T10:59:00Z">
              <w:rPr>
                <w:lang w:val="en-US" w:eastAsia="x-none"/>
              </w:rPr>
            </w:rPrChange>
          </w:rPr>
          <w:t>,</w:t>
        </w:r>
      </w:ins>
      <w:r w:rsidRPr="00962A27">
        <w:rPr>
          <w:lang w:eastAsia="x-none"/>
        </w:rPr>
        <w:t xml:space="preserve"> η στρατηγική επιλογής συνεργασιών είναι αναγκαία, καθώς η επιλογή των κατάλληλων συνεργατών μπορεί να έχει σημαντική επίδραση στα αποτελέσματα και τη διάσταση της επιτυχίας των </w:t>
      </w:r>
      <w:r w:rsidR="00E03399">
        <w:rPr>
          <w:lang w:eastAsia="x-none"/>
        </w:rPr>
        <w:t>προωθητικών ενεργειών</w:t>
      </w:r>
      <w:r w:rsidRPr="00962A27">
        <w:rPr>
          <w:lang w:eastAsia="x-none"/>
        </w:rPr>
        <w:t xml:space="preserve"> τους. Οι </w:t>
      </w:r>
      <w:r w:rsidR="00E03399">
        <w:rPr>
          <w:lang w:val="en-US" w:eastAsia="x-none"/>
        </w:rPr>
        <w:t>i</w:t>
      </w:r>
      <w:r w:rsidR="00E03399" w:rsidRPr="00962A27">
        <w:rPr>
          <w:lang w:val="en-US" w:eastAsia="x-none"/>
        </w:rPr>
        <w:t>nfluencers</w:t>
      </w:r>
      <w:r w:rsidR="00E03399" w:rsidRPr="00962A27">
        <w:rPr>
          <w:lang w:eastAsia="x-none"/>
        </w:rPr>
        <w:t xml:space="preserve"> </w:t>
      </w:r>
      <w:r w:rsidRPr="00962A27">
        <w:rPr>
          <w:lang w:eastAsia="x-none"/>
        </w:rPr>
        <w:t>θα πρέπει να βεβαιώνονται ότι</w:t>
      </w:r>
      <w:ins w:id="1360" w:author="ΜΗΤΣΕΑΣ ΗΛΙΑΣ" w:date="2025-12-05T12:59:00Z" w16du:dateUtc="2025-12-05T10:59:00Z">
        <w:r w:rsidR="0002030F" w:rsidRPr="0002030F">
          <w:rPr>
            <w:lang w:eastAsia="x-none"/>
            <w:rPrChange w:id="1361" w:author="ΜΗΤΣΕΑΣ ΗΛΙΑΣ" w:date="2025-12-05T12:59:00Z" w16du:dateUtc="2025-12-05T10:59:00Z">
              <w:rPr>
                <w:lang w:val="en-US" w:eastAsia="x-none"/>
              </w:rPr>
            </w:rPrChange>
          </w:rPr>
          <w:t>,</w:t>
        </w:r>
      </w:ins>
      <w:r w:rsidRPr="00962A27">
        <w:rPr>
          <w:lang w:eastAsia="x-none"/>
        </w:rPr>
        <w:t xml:space="preserve"> οι συνεργασίες τους ευθυγραμμίζονται με τις αξίες τους, προκειμένου να διατηρήσουν την αυθεντικότητά τους και τη σύνδεση με το κοινό τους.</w:t>
      </w:r>
    </w:p>
    <w:p w14:paraId="138D59E7" w14:textId="1B1D1B00" w:rsidR="00962A27" w:rsidRPr="001C4F8C" w:rsidRDefault="00962A27" w:rsidP="00791D64">
      <w:pPr>
        <w:spacing w:before="120" w:after="120" w:line="360" w:lineRule="auto"/>
        <w:jc w:val="both"/>
        <w:rPr>
          <w:lang w:eastAsia="x-none"/>
        </w:rPr>
      </w:pPr>
      <w:r>
        <w:rPr>
          <w:lang w:eastAsia="x-none"/>
        </w:rPr>
        <w:t>Ο</w:t>
      </w:r>
      <w:r w:rsidRPr="00962A27">
        <w:rPr>
          <w:lang w:eastAsia="x-none"/>
        </w:rPr>
        <w:t xml:space="preserve">ι συνεργασίες μεταξύ </w:t>
      </w:r>
      <w:r w:rsidR="00DF3150">
        <w:rPr>
          <w:lang w:val="en-US" w:eastAsia="x-none"/>
        </w:rPr>
        <w:t>influencers</w:t>
      </w:r>
      <w:r w:rsidRPr="00962A27">
        <w:rPr>
          <w:lang w:eastAsia="x-none"/>
        </w:rPr>
        <w:t xml:space="preserve"> είναι μια πολύτιμη πρακτική που μπορεί να ενισχύσει σημαντικά τη στρατηγική επικοινωνίας τους και να προσφέρει νέες ευκαιρίες για την προώθηση προϊόντων, υπηρεσιών και μηνυμάτων στα κοινωνικά δίκτυα.</w:t>
      </w:r>
    </w:p>
    <w:p w14:paraId="30BEAFB0" w14:textId="7DCEB072" w:rsidR="00542A4E" w:rsidRDefault="001C4F8C" w:rsidP="00791D64">
      <w:pPr>
        <w:spacing w:before="120" w:after="120" w:line="360" w:lineRule="auto"/>
        <w:jc w:val="both"/>
        <w:rPr>
          <w:lang w:eastAsia="x-none"/>
        </w:rPr>
      </w:pPr>
      <w:r w:rsidRPr="001C4F8C">
        <w:rPr>
          <w:lang w:eastAsia="x-none"/>
        </w:rPr>
        <w:t xml:space="preserve">Συνοψίζοντας, οι πρακτικές και οι μέθοδοι επικοινωνίας των </w:t>
      </w:r>
      <w:r w:rsidR="00DF3150">
        <w:rPr>
          <w:lang w:val="en-US" w:eastAsia="x-none"/>
        </w:rPr>
        <w:t>influencers</w:t>
      </w:r>
      <w:r w:rsidRPr="001C4F8C">
        <w:rPr>
          <w:lang w:eastAsia="x-none"/>
        </w:rPr>
        <w:t xml:space="preserve"> περιλαμβάνουν τη δημιουργία αυθεντικού και συμμετοχικού περιεχομένου, τη χρήση δεδομένων για την προσαρμογή και βελτίωση των στρατηγικών </w:t>
      </w:r>
      <w:r w:rsidR="00962A27">
        <w:rPr>
          <w:lang w:eastAsia="x-none"/>
        </w:rPr>
        <w:t>τους</w:t>
      </w:r>
      <w:ins w:id="1362" w:author="ΜΗΤΣΕΑΣ ΗΛΙΑΣ" w:date="2025-12-05T13:00:00Z" w16du:dateUtc="2025-12-05T11:00:00Z">
        <w:r w:rsidR="00F302F1" w:rsidRPr="00F302F1">
          <w:rPr>
            <w:lang w:eastAsia="x-none"/>
            <w:rPrChange w:id="1363" w:author="ΜΗΤΣΕΑΣ ΗΛΙΑΣ" w:date="2025-12-05T13:00:00Z" w16du:dateUtc="2025-12-05T11:00:00Z">
              <w:rPr>
                <w:lang w:val="en-US" w:eastAsia="x-none"/>
              </w:rPr>
            </w:rPrChange>
          </w:rPr>
          <w:t>,</w:t>
        </w:r>
      </w:ins>
      <w:r w:rsidR="00962A27">
        <w:rPr>
          <w:lang w:eastAsia="x-none"/>
        </w:rPr>
        <w:t xml:space="preserve"> καθώς και συνεργασίες με άλλους </w:t>
      </w:r>
      <w:r w:rsidR="00DF3150">
        <w:rPr>
          <w:lang w:val="en-US" w:eastAsia="x-none"/>
        </w:rPr>
        <w:t>influencers</w:t>
      </w:r>
      <w:r w:rsidRPr="001C4F8C">
        <w:rPr>
          <w:lang w:eastAsia="x-none"/>
        </w:rPr>
        <w:t xml:space="preserve">. Αυτά τα στοιχεία είναι θεμελιώδη για την επιτυχία τους στο ψηφιακό </w:t>
      </w:r>
      <w:r w:rsidR="00E03399">
        <w:rPr>
          <w:lang w:val="en-US" w:eastAsia="x-none"/>
        </w:rPr>
        <w:t>marketing</w:t>
      </w:r>
      <w:r w:rsidRPr="001C4F8C">
        <w:rPr>
          <w:lang w:eastAsia="x-none"/>
        </w:rPr>
        <w:t>.</w:t>
      </w:r>
      <w:r>
        <w:rPr>
          <w:lang w:eastAsia="x-none"/>
        </w:rPr>
        <w:t xml:space="preserve"> </w:t>
      </w:r>
      <w:r w:rsidR="00542A4E" w:rsidRPr="00542A4E">
        <w:rPr>
          <w:lang w:eastAsia="x-none"/>
        </w:rPr>
        <w:t>(Freberg et al., 2011).</w:t>
      </w:r>
    </w:p>
    <w:p w14:paraId="1E66B254" w14:textId="6BB544FF" w:rsidR="00542A4E" w:rsidRPr="00CD7023" w:rsidRDefault="00542A4E" w:rsidP="00542A4E">
      <w:pPr>
        <w:pStyle w:val="30"/>
        <w:numPr>
          <w:ilvl w:val="0"/>
          <w:numId w:val="0"/>
        </w:numPr>
        <w:spacing w:before="120" w:after="120" w:line="360" w:lineRule="auto"/>
        <w:jc w:val="both"/>
        <w:rPr>
          <w:rFonts w:ascii="Times New Roman" w:hAnsi="Times New Roman"/>
          <w:sz w:val="24"/>
          <w:szCs w:val="24"/>
          <w:lang w:val="el-GR"/>
        </w:rPr>
      </w:pPr>
      <w:bookmarkStart w:id="1364" w:name="_Toc218850209"/>
      <w:r w:rsidRPr="00CD7023">
        <w:rPr>
          <w:rFonts w:ascii="Times New Roman" w:hAnsi="Times New Roman"/>
          <w:sz w:val="24"/>
          <w:szCs w:val="24"/>
          <w:lang w:val="el-GR"/>
        </w:rPr>
        <w:t>2.1.2</w:t>
      </w:r>
      <w:r w:rsidR="00FD2625" w:rsidRPr="00CD7023">
        <w:rPr>
          <w:rFonts w:ascii="Times New Roman" w:hAnsi="Times New Roman"/>
          <w:sz w:val="24"/>
          <w:szCs w:val="24"/>
          <w:lang w:val="el-GR"/>
        </w:rPr>
        <w:t xml:space="preserve"> </w:t>
      </w:r>
      <w:r w:rsidR="00FD2625" w:rsidRPr="00B06CC4">
        <w:rPr>
          <w:rFonts w:ascii="Times New Roman" w:hAnsi="Times New Roman"/>
          <w:sz w:val="24"/>
          <w:szCs w:val="24"/>
          <w:lang w:val="el-GR"/>
        </w:rPr>
        <w:t>Ρόλος</w:t>
      </w:r>
      <w:r w:rsidR="00FD2625" w:rsidRPr="00CD7023">
        <w:rPr>
          <w:rFonts w:ascii="Times New Roman" w:hAnsi="Times New Roman"/>
          <w:sz w:val="24"/>
          <w:szCs w:val="24"/>
          <w:lang w:val="el-GR"/>
        </w:rPr>
        <w:t xml:space="preserve"> </w:t>
      </w:r>
      <w:r w:rsidR="008A6B54">
        <w:rPr>
          <w:rFonts w:ascii="Times New Roman" w:hAnsi="Times New Roman"/>
          <w:sz w:val="24"/>
          <w:szCs w:val="24"/>
          <w:lang w:val="el-GR"/>
        </w:rPr>
        <w:t>τ</w:t>
      </w:r>
      <w:r w:rsidR="00FD2625" w:rsidRPr="00B06CC4">
        <w:rPr>
          <w:rFonts w:ascii="Times New Roman" w:hAnsi="Times New Roman"/>
          <w:sz w:val="24"/>
          <w:szCs w:val="24"/>
          <w:lang w:val="el-GR"/>
        </w:rPr>
        <w:t>ων</w:t>
      </w:r>
      <w:r w:rsidR="00FD2625" w:rsidRPr="00CD7023">
        <w:rPr>
          <w:rFonts w:ascii="Times New Roman" w:hAnsi="Times New Roman"/>
          <w:sz w:val="24"/>
          <w:szCs w:val="24"/>
          <w:lang w:val="el-GR"/>
        </w:rPr>
        <w:t xml:space="preserve"> </w:t>
      </w:r>
      <w:r w:rsidR="00E504AE">
        <w:rPr>
          <w:rFonts w:ascii="Times New Roman" w:hAnsi="Times New Roman"/>
          <w:sz w:val="24"/>
          <w:szCs w:val="24"/>
          <w:lang w:val="el-GR"/>
        </w:rPr>
        <w:t>Ι</w:t>
      </w:r>
      <w:r w:rsidR="00DF3150">
        <w:rPr>
          <w:rFonts w:ascii="Times New Roman" w:hAnsi="Times New Roman"/>
          <w:sz w:val="24"/>
          <w:szCs w:val="24"/>
          <w:lang w:val="en-US"/>
        </w:rPr>
        <w:t>nfluencers</w:t>
      </w:r>
      <w:r w:rsidR="00145559" w:rsidRPr="00CD7023">
        <w:rPr>
          <w:rFonts w:ascii="Times New Roman" w:hAnsi="Times New Roman"/>
          <w:sz w:val="24"/>
          <w:szCs w:val="24"/>
          <w:lang w:val="el-GR"/>
        </w:rPr>
        <w:t xml:space="preserve"> </w:t>
      </w:r>
      <w:r w:rsidR="00F94C72">
        <w:rPr>
          <w:rFonts w:ascii="Times New Roman" w:hAnsi="Times New Roman"/>
          <w:sz w:val="24"/>
          <w:szCs w:val="24"/>
          <w:lang w:val="el-GR"/>
        </w:rPr>
        <w:t>σ</w:t>
      </w:r>
      <w:r w:rsidR="00FD2625" w:rsidRPr="00B06CC4">
        <w:rPr>
          <w:rFonts w:ascii="Times New Roman" w:hAnsi="Times New Roman"/>
          <w:sz w:val="24"/>
          <w:szCs w:val="24"/>
          <w:lang w:val="el-GR"/>
        </w:rPr>
        <w:t>τα</w:t>
      </w:r>
      <w:r w:rsidR="00FD2625" w:rsidRPr="00CD7023">
        <w:rPr>
          <w:rFonts w:ascii="Times New Roman" w:hAnsi="Times New Roman"/>
          <w:sz w:val="24"/>
          <w:szCs w:val="24"/>
          <w:lang w:val="el-GR"/>
        </w:rPr>
        <w:t xml:space="preserve"> </w:t>
      </w:r>
      <w:r w:rsidR="00FD2625" w:rsidRPr="00FD2625">
        <w:rPr>
          <w:rFonts w:ascii="Times New Roman" w:hAnsi="Times New Roman"/>
          <w:sz w:val="24"/>
          <w:szCs w:val="24"/>
          <w:lang w:val="en-US"/>
        </w:rPr>
        <w:t>Social</w:t>
      </w:r>
      <w:r w:rsidR="00FD2625" w:rsidRPr="00CD7023">
        <w:rPr>
          <w:rFonts w:ascii="Times New Roman" w:hAnsi="Times New Roman"/>
          <w:sz w:val="24"/>
          <w:szCs w:val="24"/>
          <w:lang w:val="el-GR"/>
        </w:rPr>
        <w:t xml:space="preserve"> </w:t>
      </w:r>
      <w:r w:rsidR="00FD2625" w:rsidRPr="00FD2625">
        <w:rPr>
          <w:rFonts w:ascii="Times New Roman" w:hAnsi="Times New Roman"/>
          <w:sz w:val="24"/>
          <w:szCs w:val="24"/>
          <w:lang w:val="en-US"/>
        </w:rPr>
        <w:t>Media</w:t>
      </w:r>
      <w:bookmarkEnd w:id="1364"/>
      <w:r w:rsidRPr="00CD7023">
        <w:rPr>
          <w:rFonts w:ascii="Times New Roman" w:hAnsi="Times New Roman"/>
          <w:sz w:val="24"/>
          <w:szCs w:val="24"/>
          <w:lang w:val="el-GR"/>
        </w:rPr>
        <w:t xml:space="preserve"> </w:t>
      </w:r>
    </w:p>
    <w:p w14:paraId="64D40D9D" w14:textId="0636CB6A" w:rsidR="00E95A09" w:rsidRDefault="00903600" w:rsidP="000D3453">
      <w:pPr>
        <w:spacing w:before="120" w:after="120" w:line="360" w:lineRule="auto"/>
        <w:jc w:val="both"/>
      </w:pPr>
      <w:r w:rsidRPr="006501DB">
        <w:t xml:space="preserve">Οι </w:t>
      </w:r>
      <w:r w:rsidR="00DF3150">
        <w:rPr>
          <w:lang w:val="en-US"/>
        </w:rPr>
        <w:t>influencers</w:t>
      </w:r>
      <w:r w:rsidR="00145559" w:rsidRPr="00E504AE">
        <w:t xml:space="preserve"> </w:t>
      </w:r>
      <w:r w:rsidRPr="006501DB">
        <w:t xml:space="preserve">ορίζονται </w:t>
      </w:r>
      <w:r w:rsidR="00941C87" w:rsidRPr="006501DB">
        <w:t>έως</w:t>
      </w:r>
      <w:r w:rsidRPr="006501DB">
        <w:t xml:space="preserve"> </w:t>
      </w:r>
      <w:del w:id="1365" w:author="ΜΗΤΣΕΑΣ ΗΛΙΑΣ" w:date="2025-12-16T10:38:00Z" w16du:dateUtc="2025-12-16T08:38:00Z">
        <w:r w:rsidRPr="006501DB" w:rsidDel="007C6293">
          <w:delText>δημιουργοι</w:delText>
        </w:r>
      </w:del>
      <w:ins w:id="1366" w:author="ΜΗΤΣΕΑΣ ΗΛΙΑΣ" w:date="2025-12-16T10:38:00Z" w16du:dateUtc="2025-12-16T08:38:00Z">
        <w:r w:rsidR="007C6293" w:rsidRPr="006501DB">
          <w:t>δημιουργοί</w:t>
        </w:r>
      </w:ins>
      <w:r w:rsidRPr="006501DB">
        <w:t xml:space="preserve"> περιεχομένου με σημαντική απήχηση και </w:t>
      </w:r>
      <w:r w:rsidR="00941C87" w:rsidRPr="006501DB">
        <w:t>επιρροή</w:t>
      </w:r>
      <w:r w:rsidRPr="006501DB">
        <w:t xml:space="preserve"> </w:t>
      </w:r>
      <w:r w:rsidR="000530D3" w:rsidRPr="006501DB">
        <w:t xml:space="preserve">σε μεγάλες κοινωνικές ομάδες και κοινότητες σε διάφορα </w:t>
      </w:r>
      <w:r w:rsidR="003B5AD5" w:rsidRPr="00F94C72">
        <w:t>κοινωνικά δίκτυα</w:t>
      </w:r>
      <w:r w:rsidR="000530D3" w:rsidRPr="006501DB">
        <w:t xml:space="preserve">. Η </w:t>
      </w:r>
      <w:r w:rsidR="00941C87" w:rsidRPr="006501DB">
        <w:t>επιρροή</w:t>
      </w:r>
      <w:r w:rsidR="000530D3" w:rsidRPr="006501DB">
        <w:t xml:space="preserve"> </w:t>
      </w:r>
      <w:r w:rsidR="000530D3" w:rsidRPr="006501DB">
        <w:lastRenderedPageBreak/>
        <w:t xml:space="preserve">τους βασίζεται σε πολλές και διαφορετικές μεταβλητές όπως η </w:t>
      </w:r>
      <w:r w:rsidR="00941C87" w:rsidRPr="006501DB">
        <w:t>αξιοπιστία</w:t>
      </w:r>
      <w:r w:rsidR="000530D3" w:rsidRPr="006501DB">
        <w:t xml:space="preserve"> που οι ίδιοι έχουν δημιουργήσει για τον </w:t>
      </w:r>
      <w:r w:rsidR="00941C87" w:rsidRPr="006501DB">
        <w:t>εαυτό</w:t>
      </w:r>
      <w:r w:rsidR="000530D3" w:rsidRPr="006501DB">
        <w:t xml:space="preserve"> τους, οι κοινωνικές σχέσεις που έχουν με το κοινό τους (</w:t>
      </w:r>
      <w:r w:rsidR="00941C87" w:rsidRPr="006501DB">
        <w:t>αμεσότητα</w:t>
      </w:r>
      <w:r w:rsidR="000530D3" w:rsidRPr="006501DB">
        <w:t xml:space="preserve">, ειλικρίνεια) και τέλος </w:t>
      </w:r>
      <w:del w:id="1367" w:author="ΜΗΤΣΕΑΣ ΗΛΙΑΣ" w:date="2025-12-05T13:00:00Z" w16du:dateUtc="2025-12-05T11:00:00Z">
        <w:r w:rsidR="000530D3" w:rsidRPr="006501DB" w:rsidDel="00F302F1">
          <w:delText xml:space="preserve">το πόσο </w:delText>
        </w:r>
        <w:r w:rsidR="00941C87" w:rsidRPr="006501DB" w:rsidDel="00F302F1">
          <w:delText>εύκολο</w:delText>
        </w:r>
        <w:r w:rsidR="000530D3" w:rsidRPr="006501DB" w:rsidDel="00F302F1">
          <w:delText xml:space="preserve"> είναι</w:delText>
        </w:r>
      </w:del>
      <w:ins w:id="1368" w:author="ΜΗΤΣΕΑΣ ΗΛΙΑΣ" w:date="2025-12-05T13:01:00Z" w16du:dateUtc="2025-12-05T11:01:00Z">
        <w:r w:rsidR="00F302F1">
          <w:t>την ευκολία με την οποία</w:t>
        </w:r>
      </w:ins>
      <w:r w:rsidR="000530D3" w:rsidRPr="006501DB">
        <w:t xml:space="preserve"> το κοινό </w:t>
      </w:r>
      <w:ins w:id="1369" w:author="ΜΗΤΣΕΑΣ ΗΛΙΑΣ" w:date="2025-12-05T13:01:00Z" w16du:dateUtc="2025-12-05T11:01:00Z">
        <w:r w:rsidR="00F302F1">
          <w:t xml:space="preserve">μπορεί </w:t>
        </w:r>
      </w:ins>
      <w:r w:rsidR="000530D3" w:rsidRPr="006501DB">
        <w:t xml:space="preserve">να </w:t>
      </w:r>
      <w:r w:rsidR="00941C87" w:rsidRPr="006501DB">
        <w:t>ταυτιστεί</w:t>
      </w:r>
      <w:r w:rsidR="000530D3" w:rsidRPr="006501DB">
        <w:t xml:space="preserve"> μαζί τους.</w:t>
      </w:r>
    </w:p>
    <w:p w14:paraId="361B3CB7" w14:textId="56344413" w:rsidR="00962A27" w:rsidRPr="00B06CC4" w:rsidRDefault="00995272" w:rsidP="000D3453">
      <w:pPr>
        <w:spacing w:before="120" w:after="120" w:line="360" w:lineRule="auto"/>
        <w:jc w:val="both"/>
      </w:pPr>
      <w:r w:rsidRPr="00995272">
        <w:t xml:space="preserve">Η εξέλιξή τους είναι άμεσα συνδεδεμένη με την ανάπτυξη των μέσων κοινωνικής δικτύωσης. Από τους «early adopters» των </w:t>
      </w:r>
      <w:r w:rsidR="00D122CC">
        <w:t>προσωπικών ιστολογιών (</w:t>
      </w:r>
      <w:r w:rsidRPr="00995272">
        <w:t>blogs</w:t>
      </w:r>
      <w:r w:rsidR="00D122CC">
        <w:t>)</w:t>
      </w:r>
      <w:r w:rsidRPr="00995272">
        <w:t xml:space="preserve"> και του YouTube, οι </w:t>
      </w:r>
      <w:r w:rsidR="00D122CC">
        <w:rPr>
          <w:lang w:val="en-US"/>
        </w:rPr>
        <w:t>i</w:t>
      </w:r>
      <w:r w:rsidR="00D122CC" w:rsidRPr="00995272">
        <w:t xml:space="preserve">nfluencers </w:t>
      </w:r>
      <w:r w:rsidRPr="00995272">
        <w:t xml:space="preserve">έχουν μετατραπεί σε κύριους παράγοντες του ψηφιακού </w:t>
      </w:r>
      <w:r w:rsidR="00D122CC">
        <w:rPr>
          <w:lang w:val="en-US"/>
        </w:rPr>
        <w:t>marketing</w:t>
      </w:r>
      <w:r w:rsidRPr="00995272">
        <w:t>, με τις πλατφόρμες όπως το Instagram, το TikTok και το YouTube Shorts να ενισχύουν περαιτέρω τη δυναμική τους και την αμεσότητα της επικοινωνίας τους με το κοινό.</w:t>
      </w:r>
    </w:p>
    <w:p w14:paraId="4DF51BE9" w14:textId="6948EC78" w:rsidR="000530D3" w:rsidRPr="006501DB" w:rsidRDefault="000530D3" w:rsidP="00F77CD7">
      <w:pPr>
        <w:spacing w:before="120" w:after="120" w:line="360" w:lineRule="auto"/>
        <w:jc w:val="both"/>
      </w:pPr>
      <w:r w:rsidRPr="006501DB">
        <w:t xml:space="preserve">Οι </w:t>
      </w:r>
      <w:r w:rsidR="00DF3150">
        <w:rPr>
          <w:lang w:val="en-US"/>
        </w:rPr>
        <w:t>influencers</w:t>
      </w:r>
      <w:r w:rsidRPr="006501DB">
        <w:t xml:space="preserve"> ανάλογα με το πλήθος των ακολούθων τους χωρίζονται σε 4 μεγάλες κατηγορίες:</w:t>
      </w:r>
    </w:p>
    <w:p w14:paraId="4F3C94E8" w14:textId="77777777" w:rsidR="006329AA" w:rsidRPr="00995272" w:rsidRDefault="000530D3" w:rsidP="000D3453">
      <w:pPr>
        <w:pStyle w:val="ae"/>
        <w:numPr>
          <w:ilvl w:val="0"/>
          <w:numId w:val="28"/>
        </w:numPr>
        <w:spacing w:before="120" w:after="120" w:line="360" w:lineRule="auto"/>
        <w:ind w:left="778"/>
        <w:jc w:val="both"/>
        <w:rPr>
          <w:sz w:val="24"/>
          <w:szCs w:val="24"/>
        </w:rPr>
      </w:pPr>
      <w:r w:rsidRPr="00995272">
        <w:rPr>
          <w:sz w:val="24"/>
          <w:szCs w:val="24"/>
          <w:lang w:val="en-US"/>
        </w:rPr>
        <w:t xml:space="preserve">Mega &gt; 1 </w:t>
      </w:r>
      <w:r w:rsidR="00941C87" w:rsidRPr="00995272">
        <w:rPr>
          <w:sz w:val="24"/>
          <w:szCs w:val="24"/>
        </w:rPr>
        <w:t>Εκατομμύριο</w:t>
      </w:r>
      <w:r w:rsidRPr="00995272">
        <w:rPr>
          <w:sz w:val="24"/>
          <w:szCs w:val="24"/>
        </w:rPr>
        <w:t xml:space="preserve"> ακολούθους</w:t>
      </w:r>
      <w:r w:rsidR="000822C6">
        <w:rPr>
          <w:sz w:val="24"/>
          <w:szCs w:val="24"/>
        </w:rPr>
        <w:t>.</w:t>
      </w:r>
    </w:p>
    <w:p w14:paraId="62296B42" w14:textId="77777777" w:rsidR="00995272" w:rsidRPr="00202701" w:rsidRDefault="00995272" w:rsidP="000D3453">
      <w:pPr>
        <w:pStyle w:val="ae"/>
        <w:spacing w:before="120" w:after="120" w:line="360" w:lineRule="auto"/>
        <w:ind w:left="778"/>
        <w:jc w:val="both"/>
        <w:rPr>
          <w:sz w:val="24"/>
          <w:szCs w:val="24"/>
        </w:rPr>
      </w:pPr>
      <w:r w:rsidRPr="00995272">
        <w:rPr>
          <w:sz w:val="24"/>
          <w:szCs w:val="24"/>
        </w:rPr>
        <w:t>Χαρακτηριστικά: Διασημότητες, αθλητές, παγκοσμίως γνωστά πρόσωπα.</w:t>
      </w:r>
    </w:p>
    <w:p w14:paraId="6A04C127" w14:textId="77777777" w:rsidR="00995272" w:rsidRPr="00202701" w:rsidRDefault="00995272" w:rsidP="000D3453">
      <w:pPr>
        <w:pStyle w:val="ae"/>
        <w:spacing w:before="120" w:after="120" w:line="360" w:lineRule="auto"/>
        <w:ind w:left="778"/>
        <w:jc w:val="both"/>
        <w:rPr>
          <w:sz w:val="24"/>
          <w:szCs w:val="24"/>
        </w:rPr>
      </w:pPr>
      <w:r w:rsidRPr="00995272">
        <w:rPr>
          <w:sz w:val="24"/>
          <w:szCs w:val="24"/>
        </w:rPr>
        <w:t>Πλεονεκτήματα: Τεράστια εμβέλεια και άμεση αναγνωρισιμότητα.</w:t>
      </w:r>
    </w:p>
    <w:p w14:paraId="5372F0E0" w14:textId="3E2ED6A6" w:rsidR="000D3453" w:rsidRPr="00C07B77" w:rsidRDefault="00995272" w:rsidP="00D9344A">
      <w:pPr>
        <w:pStyle w:val="ae"/>
        <w:spacing w:before="120" w:after="120" w:line="360" w:lineRule="auto"/>
        <w:ind w:left="778"/>
        <w:jc w:val="both"/>
        <w:rPr>
          <w:sz w:val="24"/>
          <w:szCs w:val="24"/>
        </w:rPr>
      </w:pPr>
      <w:r w:rsidRPr="00995272">
        <w:rPr>
          <w:sz w:val="24"/>
          <w:szCs w:val="24"/>
        </w:rPr>
        <w:t>Μειονεκτήματα:</w:t>
      </w:r>
      <w:r w:rsidR="000822C6">
        <w:rPr>
          <w:sz w:val="24"/>
          <w:szCs w:val="24"/>
        </w:rPr>
        <w:t xml:space="preserve"> </w:t>
      </w:r>
      <w:r w:rsidRPr="00995272">
        <w:rPr>
          <w:sz w:val="24"/>
          <w:szCs w:val="24"/>
        </w:rPr>
        <w:t>Υψηλό κόστος, χαμηλότε</w:t>
      </w:r>
      <w:r w:rsidR="00D122CC">
        <w:rPr>
          <w:sz w:val="24"/>
          <w:szCs w:val="24"/>
        </w:rPr>
        <w:t>ρη αλληλεπίδραση</w:t>
      </w:r>
      <w:r w:rsidRPr="00995272">
        <w:rPr>
          <w:sz w:val="24"/>
          <w:szCs w:val="24"/>
        </w:rPr>
        <w:t>, λιγότερο εξατομικευμένη σχέση με το κοινό.</w:t>
      </w:r>
    </w:p>
    <w:p w14:paraId="7B8F96F1" w14:textId="77777777" w:rsidR="000530D3" w:rsidRPr="00995272" w:rsidRDefault="000530D3" w:rsidP="000D3453">
      <w:pPr>
        <w:pStyle w:val="ae"/>
        <w:numPr>
          <w:ilvl w:val="0"/>
          <w:numId w:val="28"/>
        </w:numPr>
        <w:spacing w:before="120" w:after="120" w:line="360" w:lineRule="auto"/>
        <w:ind w:left="778"/>
        <w:jc w:val="both"/>
        <w:rPr>
          <w:sz w:val="24"/>
          <w:szCs w:val="24"/>
        </w:rPr>
      </w:pPr>
      <w:r w:rsidRPr="00995272">
        <w:rPr>
          <w:sz w:val="24"/>
          <w:szCs w:val="24"/>
          <w:lang w:val="en-US"/>
        </w:rPr>
        <w:t>Macro</w:t>
      </w:r>
      <w:r w:rsidRPr="00995272">
        <w:rPr>
          <w:sz w:val="24"/>
          <w:szCs w:val="24"/>
        </w:rPr>
        <w:t xml:space="preserve">: 100 χιλιάδες έως 1 </w:t>
      </w:r>
      <w:r w:rsidR="00941C87" w:rsidRPr="00995272">
        <w:rPr>
          <w:sz w:val="24"/>
          <w:szCs w:val="24"/>
        </w:rPr>
        <w:t>εκατομμύριο</w:t>
      </w:r>
      <w:r w:rsidRPr="00995272">
        <w:rPr>
          <w:sz w:val="24"/>
          <w:szCs w:val="24"/>
        </w:rPr>
        <w:t xml:space="preserve"> </w:t>
      </w:r>
      <w:r w:rsidR="00941C87" w:rsidRPr="00995272">
        <w:rPr>
          <w:sz w:val="24"/>
          <w:szCs w:val="24"/>
        </w:rPr>
        <w:t>ακολούθους</w:t>
      </w:r>
      <w:r w:rsidR="000822C6">
        <w:rPr>
          <w:sz w:val="24"/>
          <w:szCs w:val="24"/>
        </w:rPr>
        <w:t>.</w:t>
      </w:r>
    </w:p>
    <w:p w14:paraId="4E9E8606" w14:textId="77777777" w:rsidR="00995272" w:rsidRPr="00202701" w:rsidRDefault="00995272" w:rsidP="000D3453">
      <w:pPr>
        <w:pStyle w:val="ae"/>
        <w:spacing w:before="120" w:after="120" w:line="360" w:lineRule="auto"/>
        <w:ind w:left="778"/>
        <w:jc w:val="both"/>
        <w:rPr>
          <w:sz w:val="24"/>
          <w:szCs w:val="24"/>
        </w:rPr>
      </w:pPr>
      <w:r w:rsidRPr="00995272">
        <w:rPr>
          <w:sz w:val="24"/>
          <w:szCs w:val="24"/>
        </w:rPr>
        <w:t>Χαρακτηριστικά: Επιτυχημένοι δημιουργοί περιεχομένου, συχνά με εξειδίκευση σε έναν κλάδο (π.χ., μόδα, ταξίδια).</w:t>
      </w:r>
    </w:p>
    <w:p w14:paraId="3288725E" w14:textId="77777777" w:rsidR="000D3453" w:rsidRPr="00C07B77" w:rsidRDefault="00995272" w:rsidP="00D9344A">
      <w:pPr>
        <w:pStyle w:val="ae"/>
        <w:spacing w:before="120" w:after="120" w:line="360" w:lineRule="auto"/>
        <w:ind w:left="778"/>
        <w:jc w:val="both"/>
        <w:rPr>
          <w:sz w:val="24"/>
          <w:szCs w:val="24"/>
        </w:rPr>
      </w:pPr>
      <w:r w:rsidRPr="00995272">
        <w:rPr>
          <w:sz w:val="24"/>
          <w:szCs w:val="24"/>
        </w:rPr>
        <w:t>Πλεονεκτήματα: Ισορροπία μεταξύ εμβέλειας και εξειδίκευσης.</w:t>
      </w:r>
    </w:p>
    <w:p w14:paraId="37983FFD" w14:textId="77777777" w:rsidR="000530D3" w:rsidRPr="00995272" w:rsidRDefault="000530D3" w:rsidP="000D3453">
      <w:pPr>
        <w:pStyle w:val="ae"/>
        <w:numPr>
          <w:ilvl w:val="0"/>
          <w:numId w:val="28"/>
        </w:numPr>
        <w:spacing w:before="120" w:after="120" w:line="360" w:lineRule="auto"/>
        <w:ind w:left="778"/>
        <w:jc w:val="both"/>
        <w:rPr>
          <w:sz w:val="24"/>
          <w:szCs w:val="24"/>
        </w:rPr>
      </w:pPr>
      <w:r w:rsidRPr="00995272">
        <w:rPr>
          <w:sz w:val="24"/>
          <w:szCs w:val="24"/>
          <w:lang w:val="en-US"/>
        </w:rPr>
        <w:t>Micro</w:t>
      </w:r>
      <w:r w:rsidRPr="00995272">
        <w:rPr>
          <w:sz w:val="24"/>
          <w:szCs w:val="24"/>
        </w:rPr>
        <w:t>: 10 χιλιάδες έως 100 χιλιάδες ακολούθους</w:t>
      </w:r>
      <w:r w:rsidR="000822C6">
        <w:rPr>
          <w:sz w:val="24"/>
          <w:szCs w:val="24"/>
        </w:rPr>
        <w:t>.</w:t>
      </w:r>
    </w:p>
    <w:p w14:paraId="66DB9D75" w14:textId="77777777" w:rsidR="00995272" w:rsidRPr="00202701" w:rsidRDefault="00995272" w:rsidP="000D3453">
      <w:pPr>
        <w:pStyle w:val="ae"/>
        <w:spacing w:before="120" w:after="120" w:line="360" w:lineRule="auto"/>
        <w:ind w:left="778"/>
        <w:jc w:val="both"/>
        <w:rPr>
          <w:sz w:val="24"/>
          <w:szCs w:val="24"/>
        </w:rPr>
      </w:pPr>
      <w:r w:rsidRPr="00995272">
        <w:rPr>
          <w:sz w:val="24"/>
          <w:szCs w:val="24"/>
        </w:rPr>
        <w:t>Χαρακτηριστικά: Εξειδικευμένοι δημιουργοί με πολύ ενεργή και πιστή κοινότητα.</w:t>
      </w:r>
    </w:p>
    <w:p w14:paraId="12347576" w14:textId="0FC9A2A5" w:rsidR="000D3453" w:rsidRPr="00C07B77" w:rsidRDefault="00995272" w:rsidP="00D9344A">
      <w:pPr>
        <w:pStyle w:val="ae"/>
        <w:spacing w:before="120" w:after="120" w:line="360" w:lineRule="auto"/>
        <w:ind w:left="778"/>
        <w:jc w:val="both"/>
        <w:rPr>
          <w:sz w:val="24"/>
          <w:szCs w:val="24"/>
        </w:rPr>
      </w:pPr>
      <w:r w:rsidRPr="00995272">
        <w:rPr>
          <w:sz w:val="24"/>
          <w:szCs w:val="24"/>
        </w:rPr>
        <w:t>Πλεονεκτήματα: Υψηλ</w:t>
      </w:r>
      <w:r w:rsidR="00D122CC">
        <w:rPr>
          <w:sz w:val="24"/>
          <w:szCs w:val="24"/>
        </w:rPr>
        <w:t>ή αλληλεπίδραση με το κοινό</w:t>
      </w:r>
      <w:r w:rsidRPr="00995272">
        <w:rPr>
          <w:sz w:val="24"/>
          <w:szCs w:val="24"/>
        </w:rPr>
        <w:t xml:space="preserve">, μεγάλη αυθεντικότητα και εμπιστοσύνη από το κοινό, υψηλός βαθμός θεματικής συνάφειας. Συχνά αποδίδουν καλύτερα σε </w:t>
      </w:r>
      <w:r w:rsidR="000822C6">
        <w:rPr>
          <w:sz w:val="24"/>
          <w:szCs w:val="24"/>
        </w:rPr>
        <w:t>καμπάνιες</w:t>
      </w:r>
      <w:r w:rsidRPr="00995272">
        <w:rPr>
          <w:sz w:val="24"/>
          <w:szCs w:val="24"/>
        </w:rPr>
        <w:t xml:space="preserve"> με στόχο συγκεκριμένες αγορές (Casaló et al., 2018).</w:t>
      </w:r>
    </w:p>
    <w:p w14:paraId="018AEF30" w14:textId="77777777" w:rsidR="00E95A09" w:rsidRPr="00995272" w:rsidRDefault="000530D3" w:rsidP="000D3453">
      <w:pPr>
        <w:pStyle w:val="ae"/>
        <w:numPr>
          <w:ilvl w:val="0"/>
          <w:numId w:val="28"/>
        </w:numPr>
        <w:spacing w:before="120" w:after="120" w:line="360" w:lineRule="auto"/>
        <w:ind w:left="778"/>
        <w:jc w:val="both"/>
        <w:rPr>
          <w:sz w:val="24"/>
          <w:szCs w:val="24"/>
        </w:rPr>
      </w:pPr>
      <w:r w:rsidRPr="00995272">
        <w:rPr>
          <w:sz w:val="24"/>
          <w:szCs w:val="24"/>
          <w:lang w:val="en-US"/>
        </w:rPr>
        <w:t xml:space="preserve">Nano &lt; 10 </w:t>
      </w:r>
      <w:r w:rsidRPr="00995272">
        <w:rPr>
          <w:sz w:val="24"/>
          <w:szCs w:val="24"/>
        </w:rPr>
        <w:t>χιλιάδες ακολούθους</w:t>
      </w:r>
      <w:r w:rsidR="000822C6">
        <w:rPr>
          <w:sz w:val="24"/>
          <w:szCs w:val="24"/>
        </w:rPr>
        <w:t>.</w:t>
      </w:r>
    </w:p>
    <w:p w14:paraId="4A06A435" w14:textId="709EE974" w:rsidR="00995272" w:rsidRPr="00202701" w:rsidRDefault="00995272" w:rsidP="000D3453">
      <w:pPr>
        <w:pStyle w:val="ae"/>
        <w:spacing w:before="120" w:after="120" w:line="360" w:lineRule="auto"/>
        <w:ind w:left="778"/>
        <w:jc w:val="both"/>
        <w:rPr>
          <w:sz w:val="24"/>
          <w:szCs w:val="24"/>
        </w:rPr>
      </w:pPr>
      <w:r w:rsidRPr="00995272">
        <w:rPr>
          <w:sz w:val="24"/>
          <w:szCs w:val="24"/>
        </w:rPr>
        <w:t>Χαρακτηριστικά: Απλοί χρήστες με πολύ μικρή, αλλά εξαιρετικά ενεργή και ομοιογενή κοινότητα (π.χ. γειτονιά, ειδικό hobby).</w:t>
      </w:r>
    </w:p>
    <w:p w14:paraId="7BD65FB1" w14:textId="77777777" w:rsidR="000D3453" w:rsidRPr="00C07B77" w:rsidRDefault="00995272" w:rsidP="00D9344A">
      <w:pPr>
        <w:pStyle w:val="ae"/>
        <w:spacing w:before="120" w:after="120" w:line="360" w:lineRule="auto"/>
        <w:ind w:left="778"/>
        <w:jc w:val="both"/>
        <w:rPr>
          <w:sz w:val="24"/>
          <w:szCs w:val="24"/>
        </w:rPr>
      </w:pPr>
      <w:r w:rsidRPr="00995272">
        <w:rPr>
          <w:sz w:val="24"/>
          <w:szCs w:val="24"/>
        </w:rPr>
        <w:t>Πλεονεκτήματα: Η υψηλότερη δυνατή αυθεντικότητα και επιρροή σε τοπικό/συγκεκριμένο επίπεδο. Ιδανικοί για hyper-local στρατηγικές.</w:t>
      </w:r>
    </w:p>
    <w:p w14:paraId="6A21F7D1" w14:textId="093725BE" w:rsidR="006878FD" w:rsidRPr="00202701" w:rsidRDefault="000530D3" w:rsidP="000D3453">
      <w:pPr>
        <w:spacing w:before="120" w:after="120" w:line="360" w:lineRule="auto"/>
        <w:jc w:val="both"/>
      </w:pPr>
      <w:r w:rsidRPr="006501DB">
        <w:lastRenderedPageBreak/>
        <w:t>Βάση μελετών έχει παρατηρηθεί ότι</w:t>
      </w:r>
      <w:ins w:id="1370" w:author="ΜΗΤΣΕΑΣ ΗΛΙΑΣ" w:date="2025-12-05T13:02:00Z" w16du:dateUtc="2025-12-05T11:02:00Z">
        <w:r w:rsidR="00F302F1">
          <w:t>,</w:t>
        </w:r>
      </w:ins>
      <w:r w:rsidRPr="006501DB">
        <w:t xml:space="preserve"> οι </w:t>
      </w:r>
      <w:r w:rsidR="00DF3150">
        <w:rPr>
          <w:lang w:val="en-US"/>
        </w:rPr>
        <w:t>influencers</w:t>
      </w:r>
      <w:r w:rsidR="00145559" w:rsidRPr="006F5248">
        <w:t xml:space="preserve"> </w:t>
      </w:r>
      <w:r w:rsidRPr="006501DB">
        <w:t xml:space="preserve">με λιγότερους </w:t>
      </w:r>
      <w:r w:rsidR="00941C87" w:rsidRPr="006501DB">
        <w:t>ακολούθους</w:t>
      </w:r>
      <w:r w:rsidRPr="006501DB">
        <w:t xml:space="preserve">, </w:t>
      </w:r>
      <w:r w:rsidR="00941C87" w:rsidRPr="006501DB">
        <w:t>δηλαδή</w:t>
      </w:r>
      <w:r w:rsidRPr="006501DB">
        <w:t xml:space="preserve"> </w:t>
      </w:r>
      <w:r w:rsidR="00941C87" w:rsidRPr="006501DB">
        <w:t>αυτοί</w:t>
      </w:r>
      <w:r w:rsidRPr="006501DB">
        <w:t xml:space="preserve"> που </w:t>
      </w:r>
      <w:r w:rsidR="00941C87" w:rsidRPr="006501DB">
        <w:t>ανήκουνε</w:t>
      </w:r>
      <w:r w:rsidRPr="006501DB">
        <w:t xml:space="preserve"> στις κατηγορίες </w:t>
      </w:r>
      <w:r w:rsidR="00154EE1">
        <w:rPr>
          <w:lang w:val="en-US"/>
        </w:rPr>
        <w:t>m</w:t>
      </w:r>
      <w:r w:rsidRPr="006501DB">
        <w:rPr>
          <w:lang w:val="en-US"/>
        </w:rPr>
        <w:t>icro</w:t>
      </w:r>
      <w:r w:rsidRPr="006501DB">
        <w:t xml:space="preserve"> και </w:t>
      </w:r>
      <w:r w:rsidR="00154EE1">
        <w:rPr>
          <w:lang w:val="en-US"/>
        </w:rPr>
        <w:t>n</w:t>
      </w:r>
      <w:r w:rsidRPr="006501DB">
        <w:rPr>
          <w:lang w:val="en-US"/>
        </w:rPr>
        <w:t>ano</w:t>
      </w:r>
      <w:ins w:id="1371" w:author="ΜΗΤΣΕΑΣ ΗΛΙΑΣ" w:date="2025-12-05T13:03:00Z" w16du:dateUtc="2025-12-05T11:03:00Z">
        <w:r w:rsidR="00F302F1">
          <w:t>,</w:t>
        </w:r>
      </w:ins>
      <w:r w:rsidRPr="006501DB">
        <w:t xml:space="preserve"> </w:t>
      </w:r>
      <w:r w:rsidR="00941C87" w:rsidRPr="006501DB">
        <w:t>τείνουν</w:t>
      </w:r>
      <w:r w:rsidRPr="006501DB">
        <w:t xml:space="preserve"> να έχουν μεγαλύτερ</w:t>
      </w:r>
      <w:r w:rsidR="00154EE1">
        <w:t>η</w:t>
      </w:r>
      <w:r w:rsidRPr="006501DB">
        <w:t xml:space="preserve"> </w:t>
      </w:r>
      <w:r w:rsidR="00154EE1">
        <w:t>αλληλεπίδραση με το κοινό</w:t>
      </w:r>
      <w:r w:rsidR="008A6B54" w:rsidRPr="006501DB">
        <w:t xml:space="preserve"> </w:t>
      </w:r>
      <w:r w:rsidRPr="006501DB">
        <w:t xml:space="preserve">και μεγαλύτερη </w:t>
      </w:r>
      <w:r w:rsidR="00941C87" w:rsidRPr="006501DB">
        <w:t>αίσθηση</w:t>
      </w:r>
      <w:r w:rsidRPr="006501DB">
        <w:t xml:space="preserve"> αυθεντικότητας, </w:t>
      </w:r>
      <w:del w:id="1372" w:author="ΜΗΤΣΕΑΣ ΗΛΙΑΣ" w:date="2025-12-05T13:03:00Z" w16du:dateUtc="2025-12-05T11:03:00Z">
        <w:r w:rsidRPr="006501DB" w:rsidDel="00F302F1">
          <w:delText>ενώ οι άλλες δύο</w:delText>
        </w:r>
      </w:del>
      <w:ins w:id="1373" w:author="ΜΗΤΣΕΑΣ ΗΛΙΑΣ" w:date="2025-12-05T13:03:00Z" w16du:dateUtc="2025-12-05T11:03:00Z">
        <w:r w:rsidR="00F302F1">
          <w:t>σε αντίθεση με τις υπολειπόμενες</w:t>
        </w:r>
      </w:ins>
      <w:r w:rsidRPr="006501DB">
        <w:t xml:space="preserve"> κατηγορίες</w:t>
      </w:r>
      <w:ins w:id="1374" w:author="ΜΗΤΣΕΑΣ ΗΛΙΑΣ" w:date="2025-12-05T13:03:00Z" w16du:dateUtc="2025-12-05T11:03:00Z">
        <w:r w:rsidR="00F302F1">
          <w:t xml:space="preserve"> οι οποίες</w:t>
        </w:r>
      </w:ins>
      <w:r w:rsidRPr="006501DB">
        <w:t xml:space="preserve"> τείνουν να προσφέρουν </w:t>
      </w:r>
      <w:r w:rsidR="00941C87" w:rsidRPr="006501DB">
        <w:t>μεγαλύτερο</w:t>
      </w:r>
      <w:r w:rsidRPr="006501DB">
        <w:t xml:space="preserve"> </w:t>
      </w:r>
      <w:r w:rsidR="00941C87" w:rsidRPr="006501DB">
        <w:t>εύρος</w:t>
      </w:r>
      <w:r w:rsidRPr="006501DB">
        <w:t xml:space="preserve"> κοινού και εμβέλεια</w:t>
      </w:r>
      <w:r w:rsidR="00D14FDE">
        <w:t xml:space="preserve"> </w:t>
      </w:r>
      <w:r w:rsidR="00E95A09" w:rsidRPr="006501DB">
        <w:t>(</w:t>
      </w:r>
      <w:del w:id="1375" w:author="ΜΗΤΣΕΑΣ ΗΛΙΑΣ" w:date="2025-12-16T10:38:00Z" w16du:dateUtc="2025-12-16T08:38:00Z">
        <w:r w:rsidR="00E95A09" w:rsidRPr="006501DB" w:rsidDel="007C6293">
          <w:rPr>
            <w:lang w:val="en-US"/>
          </w:rPr>
          <w:delText>Casalo</w:delText>
        </w:r>
      </w:del>
      <w:ins w:id="1376" w:author="ΜΗΤΣΕΑΣ ΗΛΙΑΣ" w:date="2025-12-16T10:38:00Z" w16du:dateUtc="2025-12-16T08:38:00Z">
        <w:r w:rsidR="007C6293" w:rsidRPr="006501DB">
          <w:rPr>
            <w:lang w:val="en-US"/>
          </w:rPr>
          <w:t>Casal</w:t>
        </w:r>
        <w:r w:rsidR="007C6293" w:rsidRPr="001C41D3">
          <w:rPr>
            <w:rPrChange w:id="1377" w:author="ΜΗΤΣΕΑΣ ΗΛΙΑΣ" w:date="2025-12-16T10:41:00Z" w16du:dateUtc="2025-12-16T08:41:00Z">
              <w:rPr>
                <w:lang w:val="en-US"/>
              </w:rPr>
            </w:rPrChange>
          </w:rPr>
          <w:t>ó</w:t>
        </w:r>
      </w:ins>
      <w:r w:rsidR="00E95A09" w:rsidRPr="006501DB">
        <w:t xml:space="preserve"> </w:t>
      </w:r>
      <w:r w:rsidR="00E95A09" w:rsidRPr="006501DB">
        <w:rPr>
          <w:lang w:val="en-US"/>
        </w:rPr>
        <w:t>et</w:t>
      </w:r>
      <w:r w:rsidR="00E95A09" w:rsidRPr="006501DB">
        <w:t xml:space="preserve"> </w:t>
      </w:r>
      <w:r w:rsidR="00E95A09" w:rsidRPr="006501DB">
        <w:rPr>
          <w:lang w:val="en-US"/>
        </w:rPr>
        <w:t>al</w:t>
      </w:r>
      <w:r w:rsidR="00E95A09" w:rsidRPr="006501DB">
        <w:t>. 2018)</w:t>
      </w:r>
      <w:r w:rsidRPr="006501DB">
        <w:t>.</w:t>
      </w:r>
    </w:p>
    <w:p w14:paraId="342D0A22" w14:textId="5A33B4B4" w:rsidR="006878FD" w:rsidRPr="006878FD" w:rsidRDefault="006878FD" w:rsidP="000D3453">
      <w:pPr>
        <w:spacing w:before="120" w:after="120" w:line="360" w:lineRule="auto"/>
        <w:jc w:val="both"/>
      </w:pPr>
      <w:r w:rsidRPr="006878FD">
        <w:t>Η κατανόηση αυτών των μηχανισμών επιρροής</w:t>
      </w:r>
      <w:ins w:id="1378" w:author="ΜΗΤΣΕΑΣ ΗΛΙΑΣ" w:date="2025-12-05T13:04:00Z" w16du:dateUtc="2025-12-05T11:04:00Z">
        <w:r w:rsidR="00F302F1">
          <w:t>,</w:t>
        </w:r>
      </w:ins>
      <w:r w:rsidRPr="006878FD">
        <w:t xml:space="preserve"> είναι ζωτικής σημασίας για το σχεδιασμό της πλατφόρμας. Ο σύνθετος δείκτης αξιολόγησης που προτείνεται πρέπει να αποτυπώνει όχι μόνο την ποσοτική εμβέλεια (</w:t>
      </w:r>
      <w:r w:rsidR="00154EE1">
        <w:rPr>
          <w:lang w:val="en-US"/>
        </w:rPr>
        <w:t>r</w:t>
      </w:r>
      <w:r w:rsidRPr="006878FD">
        <w:rPr>
          <w:lang w:val="en-US"/>
        </w:rPr>
        <w:t>each</w:t>
      </w:r>
      <w:r w:rsidRPr="006878FD">
        <w:t>), αλλά και αυτούς τους ποιοτικούς παράγοντες (</w:t>
      </w:r>
      <w:r w:rsidR="00154EE1">
        <w:rPr>
          <w:lang w:val="en-US"/>
        </w:rPr>
        <w:t>a</w:t>
      </w:r>
      <w:r w:rsidRPr="006878FD">
        <w:rPr>
          <w:lang w:val="en-US"/>
        </w:rPr>
        <w:t>uthenticity</w:t>
      </w:r>
      <w:r w:rsidRPr="006878FD">
        <w:t xml:space="preserve">, </w:t>
      </w:r>
      <w:r w:rsidR="00154EE1">
        <w:rPr>
          <w:lang w:val="en-US"/>
        </w:rPr>
        <w:t>e</w:t>
      </w:r>
      <w:r w:rsidRPr="006878FD">
        <w:rPr>
          <w:lang w:val="en-US"/>
        </w:rPr>
        <w:t>xpertise</w:t>
      </w:r>
      <w:r w:rsidRPr="006878FD">
        <w:t xml:space="preserve">, </w:t>
      </w:r>
      <w:r w:rsidR="00154EE1">
        <w:rPr>
          <w:lang w:val="en-US"/>
        </w:rPr>
        <w:t>e</w:t>
      </w:r>
      <w:r w:rsidRPr="006878FD">
        <w:rPr>
          <w:lang w:val="en-US"/>
        </w:rPr>
        <w:t>ngagement</w:t>
      </w:r>
      <w:r w:rsidRPr="006878FD">
        <w:t>)</w:t>
      </w:r>
      <w:ins w:id="1379" w:author="ΜΗΤΣΕΑΣ ΗΛΙΑΣ" w:date="2025-12-05T13:04:00Z" w16du:dateUtc="2025-12-05T11:04:00Z">
        <w:r w:rsidR="00F302F1">
          <w:t>,</w:t>
        </w:r>
      </w:ins>
      <w:r w:rsidRPr="006878FD">
        <w:t xml:space="preserve"> που κάνουν την επιρροή πραγματική και αποτελεσματική. Η ανάλυση συναισθήματος που θα ενσωματωθεί</w:t>
      </w:r>
      <w:ins w:id="1380" w:author="ΜΗΤΣΕΑΣ ΗΛΙΑΣ" w:date="2025-12-05T13:04:00Z" w16du:dateUtc="2025-12-05T11:04:00Z">
        <w:r w:rsidR="00F302F1">
          <w:t>,</w:t>
        </w:r>
      </w:ins>
      <w:r w:rsidRPr="006878FD">
        <w:t xml:space="preserve"> αποσκοπεί ακριβώς στην ποσοτικοποίηση της συναισθηματικής απόκρισης που είναι τόσο κεντρική στη δημιουργία εμπιστοσύνης και επιρροής.</w:t>
      </w:r>
    </w:p>
    <w:p w14:paraId="2E1D90DE" w14:textId="77777777" w:rsidR="009F0927" w:rsidRDefault="00E95A09">
      <w:pPr>
        <w:keepNext/>
        <w:spacing w:before="120" w:after="120" w:line="360" w:lineRule="auto"/>
        <w:jc w:val="center"/>
        <w:rPr>
          <w:ins w:id="1381" w:author="ΜΗΤΣΕΑΣ ΗΛΙΑΣ" w:date="2026-01-07T14:33:00Z" w16du:dateUtc="2026-01-07T12:33:00Z"/>
        </w:rPr>
        <w:pPrChange w:id="1382" w:author="ΜΗΤΣΕΑΣ ΗΛΙΑΣ" w:date="2026-01-07T14:33:00Z" w16du:dateUtc="2026-01-07T12:33:00Z">
          <w:pPr>
            <w:spacing w:before="120" w:after="120" w:line="360" w:lineRule="auto"/>
            <w:jc w:val="center"/>
          </w:pPr>
        </w:pPrChange>
      </w:pPr>
      <w:r w:rsidRPr="006501DB">
        <w:rPr>
          <w:noProof/>
        </w:rPr>
        <w:drawing>
          <wp:inline distT="0" distB="0" distL="0" distR="0" wp14:anchorId="0F89722B" wp14:editId="26ED93BF">
            <wp:extent cx="2720340" cy="2148639"/>
            <wp:effectExtent l="0" t="0" r="3810" b="4445"/>
            <wp:docPr id="1012139801" name="Εικόνα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744418" cy="2167657"/>
                    </a:xfrm>
                    <a:prstGeom prst="rect">
                      <a:avLst/>
                    </a:prstGeom>
                    <a:noFill/>
                    <a:ln>
                      <a:noFill/>
                    </a:ln>
                  </pic:spPr>
                </pic:pic>
              </a:graphicData>
            </a:graphic>
          </wp:inline>
        </w:drawing>
      </w:r>
    </w:p>
    <w:p w14:paraId="4583AD28" w14:textId="05354A89" w:rsidR="00533791" w:rsidRPr="00245D41" w:rsidDel="009F0927" w:rsidRDefault="009F0927" w:rsidP="009A2AA5">
      <w:pPr>
        <w:pStyle w:val="a3"/>
        <w:jc w:val="center"/>
        <w:rPr>
          <w:del w:id="1383" w:author="ΜΗΤΣΕΑΣ ΗΛΙΑΣ" w:date="2026-01-07T14:33:00Z" w16du:dateUtc="2026-01-07T12:33:00Z"/>
          <w:lang w:val="en-US"/>
        </w:rPr>
        <w:pPrChange w:id="1384" w:author="ΜΗΤΣΕΑΣ ΗΛΙΑΣ" w:date="2026-01-07T14:33:00Z" w16du:dateUtc="2026-01-07T12:33:00Z">
          <w:pPr>
            <w:spacing w:before="120" w:after="120" w:line="360" w:lineRule="auto"/>
            <w:jc w:val="center"/>
          </w:pPr>
        </w:pPrChange>
      </w:pPr>
      <w:bookmarkStart w:id="1385" w:name="_Toc218850241"/>
      <w:ins w:id="1386" w:author="ΜΗΤΣΕΑΣ ΗΛΙΑΣ" w:date="2026-01-07T14:33:00Z" w16du:dateUtc="2026-01-07T12:33:00Z">
        <w:r>
          <w:t>Εικόνα</w:t>
        </w:r>
        <w:r w:rsidRPr="009F0927">
          <w:rPr>
            <w:lang w:val="en-US"/>
            <w:rPrChange w:id="1387" w:author="ΜΗΤΣΕΑΣ ΗΛΙΑΣ" w:date="2026-01-07T14:34:00Z" w16du:dateUtc="2026-01-07T12:34:00Z">
              <w:rPr/>
            </w:rPrChange>
          </w:rPr>
          <w:t xml:space="preserve"> </w:t>
        </w:r>
        <w:r>
          <w:rPr>
            <w:b w:val="0"/>
            <w:bCs w:val="0"/>
          </w:rPr>
          <w:fldChar w:fldCharType="begin"/>
        </w:r>
        <w:r w:rsidRPr="009F0927">
          <w:rPr>
            <w:lang w:val="en-US"/>
            <w:rPrChange w:id="1388" w:author="ΜΗΤΣΕΑΣ ΗΛΙΑΣ" w:date="2026-01-07T14:34:00Z" w16du:dateUtc="2026-01-07T12:34:00Z">
              <w:rPr/>
            </w:rPrChange>
          </w:rPr>
          <w:instrText xml:space="preserve"> SEQ Figure \* ARABIC </w:instrText>
        </w:r>
      </w:ins>
      <w:r>
        <w:rPr>
          <w:b w:val="0"/>
          <w:bCs w:val="0"/>
        </w:rPr>
        <w:fldChar w:fldCharType="separate"/>
      </w:r>
      <w:ins w:id="1389" w:author="ΜΗΤΣΕΑΣ ΗΛΙΑΣ" w:date="2026-01-08T13:10:00Z" w16du:dateUtc="2026-01-08T11:10:00Z">
        <w:r w:rsidR="000A6F0A">
          <w:rPr>
            <w:noProof/>
            <w:lang w:val="en-US"/>
          </w:rPr>
          <w:t>3</w:t>
        </w:r>
      </w:ins>
      <w:ins w:id="1390" w:author="ΜΗΤΣΕΑΣ ΗΛΙΑΣ" w:date="2026-01-07T14:33:00Z" w16du:dateUtc="2026-01-07T12:33:00Z">
        <w:r>
          <w:rPr>
            <w:b w:val="0"/>
            <w:bCs w:val="0"/>
          </w:rPr>
          <w:fldChar w:fldCharType="end"/>
        </w:r>
        <w:r w:rsidRPr="009F0927">
          <w:rPr>
            <w:lang w:val="en-US"/>
            <w:rPrChange w:id="1391" w:author="ΜΗΤΣΕΑΣ ΗΛΙΑΣ" w:date="2026-01-07T14:34:00Z" w16du:dateUtc="2026-01-07T12:34:00Z">
              <w:rPr/>
            </w:rPrChange>
          </w:rPr>
          <w:t xml:space="preserve"> </w:t>
        </w:r>
        <w:r>
          <w:rPr>
            <w:lang w:val="en-US"/>
          </w:rPr>
          <w:t>Marketing</w:t>
        </w:r>
        <w:r w:rsidRPr="008831C4">
          <w:rPr>
            <w:b w:val="0"/>
            <w:bCs w:val="0"/>
            <w:lang w:val="en-US"/>
          </w:rPr>
          <w:t xml:space="preserve"> </w:t>
        </w:r>
        <w:r>
          <w:t>και</w:t>
        </w:r>
        <w:r w:rsidRPr="008831C4">
          <w:rPr>
            <w:b w:val="0"/>
            <w:bCs w:val="0"/>
            <w:lang w:val="en-US"/>
          </w:rPr>
          <w:t xml:space="preserve"> </w:t>
        </w:r>
        <w:r>
          <w:rPr>
            <w:lang w:val="en-US"/>
          </w:rPr>
          <w:t>Instagram</w:t>
        </w:r>
      </w:ins>
      <w:bookmarkEnd w:id="1385"/>
    </w:p>
    <w:p w14:paraId="2CA729F2" w14:textId="6A501ECF" w:rsidR="00245D41" w:rsidRPr="002631A5" w:rsidRDefault="00245D41" w:rsidP="009A2AA5">
      <w:pPr>
        <w:pStyle w:val="a3"/>
        <w:jc w:val="center"/>
        <w:rPr>
          <w:ins w:id="1392" w:author="ΜΗΤΣΕΑΣ ΗΛΙΑΣ" w:date="2025-12-15T10:17:00Z" w16du:dateUtc="2025-12-15T08:17:00Z"/>
          <w:b w:val="0"/>
          <w:bCs w:val="0"/>
          <w:lang w:val="en-US"/>
          <w:rPrChange w:id="1393" w:author="ΜΗΤΣΕΑΣ ΗΛΙΑΣ" w:date="2025-12-16T09:32:00Z" w16du:dateUtc="2025-12-16T07:32:00Z">
            <w:rPr>
              <w:ins w:id="1394" w:author="ΜΗΤΣΕΑΣ ΗΛΙΑΣ" w:date="2025-12-15T10:17:00Z" w16du:dateUtc="2025-12-15T08:17:00Z"/>
              <w:b/>
              <w:bCs/>
              <w:sz w:val="20"/>
              <w:szCs w:val="20"/>
            </w:rPr>
          </w:rPrChange>
        </w:rPr>
        <w:pPrChange w:id="1395" w:author="ΜΗΤΣΕΑΣ ΗΛΙΑΣ" w:date="2026-01-07T14:33:00Z" w16du:dateUtc="2026-01-07T12:33:00Z">
          <w:pPr>
            <w:spacing w:before="120" w:after="240"/>
            <w:jc w:val="center"/>
          </w:pPr>
        </w:pPrChange>
      </w:pPr>
      <w:bookmarkStart w:id="1396" w:name="_Ref455756713"/>
      <w:bookmarkStart w:id="1397" w:name="_Toc456614290"/>
      <w:bookmarkStart w:id="1398" w:name="_Hlk218688209"/>
      <w:del w:id="1399" w:author="ΜΗΤΣΕΑΣ ΗΛΙΑΣ" w:date="2026-01-07T14:33:00Z" w16du:dateUtc="2026-01-07T12:33:00Z">
        <w:r w:rsidRPr="00814093" w:rsidDel="009F0927">
          <w:delText>Εικόνα</w:delText>
        </w:r>
        <w:r w:rsidRPr="00EF490C" w:rsidDel="009F0927">
          <w:rPr>
            <w:lang w:val="en-US"/>
            <w:rPrChange w:id="1400" w:author="ΜΗΤΣΕΑΣ ΗΛΙΑΣ" w:date="2025-12-15T11:49:00Z" w16du:dateUtc="2025-12-15T09:49:00Z">
              <w:rPr/>
            </w:rPrChange>
          </w:rPr>
          <w:delText xml:space="preserve"> </w:delText>
        </w:r>
        <w:r w:rsidRPr="00814093" w:rsidDel="009F0927">
          <w:fldChar w:fldCharType="begin"/>
        </w:r>
        <w:r w:rsidRPr="00EF490C" w:rsidDel="009F0927">
          <w:rPr>
            <w:lang w:val="en-US"/>
            <w:rPrChange w:id="1401" w:author="ΜΗΤΣΕΑΣ ΗΛΙΑΣ" w:date="2025-12-15T11:49:00Z" w16du:dateUtc="2025-12-15T09:49:00Z">
              <w:rPr/>
            </w:rPrChange>
          </w:rPr>
          <w:delInstrText xml:space="preserve"> </w:delInstrText>
        </w:r>
        <w:r w:rsidRPr="008A6B54" w:rsidDel="009F0927">
          <w:rPr>
            <w:lang w:val="en-GB"/>
            <w:rPrChange w:id="1402" w:author="FITSILIS PANAGIOTIS" w:date="2025-12-03T15:47:00Z" w16du:dateUtc="2025-12-03T13:47:00Z">
              <w:rPr/>
            </w:rPrChange>
          </w:rPr>
          <w:delInstrText>SEQ</w:delInstrText>
        </w:r>
        <w:r w:rsidRPr="00EF490C" w:rsidDel="009F0927">
          <w:rPr>
            <w:lang w:val="en-US"/>
            <w:rPrChange w:id="1403" w:author="ΜΗΤΣΕΑΣ ΗΛΙΑΣ" w:date="2025-12-15T11:49:00Z" w16du:dateUtc="2025-12-15T09:49:00Z">
              <w:rPr/>
            </w:rPrChange>
          </w:rPr>
          <w:delInstrText xml:space="preserve"> </w:delInstrText>
        </w:r>
        <w:r w:rsidRPr="00814093" w:rsidDel="009F0927">
          <w:delInstrText>Εικόνα</w:delInstrText>
        </w:r>
        <w:r w:rsidRPr="00EF490C" w:rsidDel="009F0927">
          <w:rPr>
            <w:lang w:val="en-US"/>
            <w:rPrChange w:id="1404" w:author="ΜΗΤΣΕΑΣ ΗΛΙΑΣ" w:date="2025-12-15T11:49:00Z" w16du:dateUtc="2025-12-15T09:49:00Z">
              <w:rPr/>
            </w:rPrChange>
          </w:rPr>
          <w:delInstrText xml:space="preserve"> \* </w:delInstrText>
        </w:r>
        <w:r w:rsidRPr="008A6B54" w:rsidDel="009F0927">
          <w:rPr>
            <w:lang w:val="en-GB"/>
            <w:rPrChange w:id="1405" w:author="FITSILIS PANAGIOTIS" w:date="2025-12-03T15:47:00Z" w16du:dateUtc="2025-12-03T13:47:00Z">
              <w:rPr/>
            </w:rPrChange>
          </w:rPr>
          <w:delInstrText>ARABIC</w:delInstrText>
        </w:r>
        <w:r w:rsidRPr="00EF490C" w:rsidDel="009F0927">
          <w:rPr>
            <w:lang w:val="en-US"/>
            <w:rPrChange w:id="1406" w:author="ΜΗΤΣΕΑΣ ΗΛΙΑΣ" w:date="2025-12-15T11:49:00Z" w16du:dateUtc="2025-12-15T09:49:00Z">
              <w:rPr/>
            </w:rPrChange>
          </w:rPr>
          <w:delInstrText xml:space="preserve"> \</w:delInstrText>
        </w:r>
        <w:r w:rsidRPr="008A6B54" w:rsidDel="009F0927">
          <w:rPr>
            <w:lang w:val="en-GB"/>
            <w:rPrChange w:id="1407" w:author="FITSILIS PANAGIOTIS" w:date="2025-12-03T15:47:00Z" w16du:dateUtc="2025-12-03T13:47:00Z">
              <w:rPr/>
            </w:rPrChange>
          </w:rPr>
          <w:delInstrText>s</w:delInstrText>
        </w:r>
        <w:r w:rsidRPr="00EF490C" w:rsidDel="009F0927">
          <w:rPr>
            <w:lang w:val="en-US"/>
            <w:rPrChange w:id="1408" w:author="ΜΗΤΣΕΑΣ ΗΛΙΑΣ" w:date="2025-12-15T11:49:00Z" w16du:dateUtc="2025-12-15T09:49:00Z">
              <w:rPr/>
            </w:rPrChange>
          </w:rPr>
          <w:delInstrText xml:space="preserve"> 1 </w:delInstrText>
        </w:r>
        <w:r w:rsidRPr="00814093" w:rsidDel="009F0927">
          <w:fldChar w:fldCharType="separate"/>
        </w:r>
        <w:r w:rsidRPr="00EF490C" w:rsidDel="009F0927">
          <w:rPr>
            <w:noProof/>
            <w:lang w:val="en-US"/>
            <w:rPrChange w:id="1409" w:author="ΜΗΤΣΕΑΣ ΗΛΙΑΣ" w:date="2025-12-15T11:49:00Z" w16du:dateUtc="2025-12-15T09:49:00Z">
              <w:rPr>
                <w:noProof/>
              </w:rPr>
            </w:rPrChange>
          </w:rPr>
          <w:delText>3</w:delText>
        </w:r>
        <w:r w:rsidRPr="00814093" w:rsidDel="009F0927">
          <w:fldChar w:fldCharType="end"/>
        </w:r>
        <w:bookmarkEnd w:id="1396"/>
        <w:r w:rsidRPr="00EF490C" w:rsidDel="009F0927">
          <w:rPr>
            <w:lang w:val="en-US"/>
            <w:rPrChange w:id="1410" w:author="ΜΗΤΣΕΑΣ ΗΛΙΑΣ" w:date="2025-12-15T11:49:00Z" w16du:dateUtc="2025-12-15T09:49:00Z">
              <w:rPr/>
            </w:rPrChange>
          </w:rPr>
          <w:delText xml:space="preserve"> </w:delText>
        </w:r>
        <w:bookmarkEnd w:id="1397"/>
        <w:r w:rsidDel="009F0927">
          <w:rPr>
            <w:lang w:val="en-US"/>
          </w:rPr>
          <w:delText>Marketing</w:delText>
        </w:r>
        <w:r w:rsidRPr="00EF490C" w:rsidDel="009F0927">
          <w:rPr>
            <w:lang w:val="en-US"/>
            <w:rPrChange w:id="1411" w:author="ΜΗΤΣΕΑΣ ΗΛΙΑΣ" w:date="2025-12-15T11:49:00Z" w16du:dateUtc="2025-12-15T09:49:00Z">
              <w:rPr/>
            </w:rPrChange>
          </w:rPr>
          <w:delText xml:space="preserve"> </w:delText>
        </w:r>
        <w:r w:rsidR="008A6B54" w:rsidDel="009F0927">
          <w:delText>κ</w:delText>
        </w:r>
        <w:r w:rsidDel="009F0927">
          <w:delText>αι</w:delText>
        </w:r>
        <w:r w:rsidRPr="00EF490C" w:rsidDel="009F0927">
          <w:rPr>
            <w:lang w:val="en-US"/>
            <w:rPrChange w:id="1412" w:author="ΜΗΤΣΕΑΣ ΗΛΙΑΣ" w:date="2025-12-15T11:49:00Z" w16du:dateUtc="2025-12-15T09:49:00Z">
              <w:rPr/>
            </w:rPrChange>
          </w:rPr>
          <w:delText xml:space="preserve"> </w:delText>
        </w:r>
      </w:del>
      <w:del w:id="1413" w:author="ΜΗΤΣΕΑΣ ΗΛΙΑΣ" w:date="2025-12-16T09:32:00Z" w16du:dateUtc="2025-12-16T07:32:00Z">
        <w:r w:rsidDel="002631A5">
          <w:rPr>
            <w:lang w:val="en-US"/>
          </w:rPr>
          <w:delText>I</w:delText>
        </w:r>
      </w:del>
      <w:del w:id="1414" w:author="ΜΗΤΣΕΑΣ ΗΛΙΑΣ" w:date="2026-01-07T14:33:00Z" w16du:dateUtc="2026-01-07T12:33:00Z">
        <w:r w:rsidDel="009F0927">
          <w:rPr>
            <w:lang w:val="en-US"/>
          </w:rPr>
          <w:delText>nstagram</w:delText>
        </w:r>
      </w:del>
      <w:ins w:id="1415" w:author="FITSILIS PANAGIOTIS" w:date="2025-12-03T15:47:00Z" w16du:dateUtc="2025-12-03T13:47:00Z">
        <w:del w:id="1416" w:author="ΜΗΤΣΕΑΣ ΗΛΙΑΣ" w:date="2025-12-16T09:32:00Z" w16du:dateUtc="2025-12-16T07:32:00Z">
          <w:r w:rsidR="008A6B54" w:rsidRPr="00EF490C" w:rsidDel="002631A5">
            <w:rPr>
              <w:lang w:val="en-US"/>
              <w:rPrChange w:id="1417" w:author="ΜΗΤΣΕΑΣ ΗΛΙΑΣ" w:date="2025-12-15T11:49:00Z" w16du:dateUtc="2025-12-15T09:49:00Z">
                <w:rPr/>
              </w:rPrChange>
            </w:rPr>
            <w:delText xml:space="preserve"> </w:delText>
          </w:r>
          <w:r w:rsidR="008A6B54" w:rsidDel="002631A5">
            <w:delText>πηγή</w:delText>
          </w:r>
        </w:del>
      </w:ins>
    </w:p>
    <w:bookmarkEnd w:id="1398"/>
    <w:p w14:paraId="0B0ACC39" w14:textId="68AD33FF" w:rsidR="00105151" w:rsidRPr="00EF490C" w:rsidRDefault="00105151" w:rsidP="009A2AA5">
      <w:pPr>
        <w:jc w:val="center"/>
        <w:rPr>
          <w:b/>
          <w:bCs/>
          <w:sz w:val="20"/>
          <w:szCs w:val="20"/>
          <w:lang w:val="en-US"/>
          <w:rPrChange w:id="1418" w:author="ΜΗΤΣΕΑΣ ΗΛΙΑΣ" w:date="2025-12-15T11:49:00Z" w16du:dateUtc="2025-12-15T09:49:00Z">
            <w:rPr>
              <w:b/>
              <w:bCs/>
              <w:sz w:val="20"/>
              <w:szCs w:val="20"/>
            </w:rPr>
          </w:rPrChange>
        </w:rPr>
      </w:pPr>
      <w:ins w:id="1419" w:author="ΜΗΤΣΕΑΣ ΗΛΙΑΣ" w:date="2025-12-15T10:17:00Z" w16du:dateUtc="2025-12-15T08:17:00Z">
        <w:r>
          <w:rPr>
            <w:b/>
            <w:bCs/>
            <w:sz w:val="20"/>
            <w:szCs w:val="20"/>
          </w:rPr>
          <w:t>Πηγή</w:t>
        </w:r>
        <w:r w:rsidRPr="00EF490C">
          <w:rPr>
            <w:b/>
            <w:bCs/>
            <w:sz w:val="20"/>
            <w:szCs w:val="20"/>
            <w:lang w:val="en-US"/>
            <w:rPrChange w:id="1420" w:author="ΜΗΤΣΕΑΣ ΗΛΙΑΣ" w:date="2025-12-15T11:49:00Z" w16du:dateUtc="2025-12-15T09:49:00Z">
              <w:rPr>
                <w:b/>
                <w:bCs/>
                <w:sz w:val="20"/>
                <w:szCs w:val="20"/>
              </w:rPr>
            </w:rPrChange>
          </w:rPr>
          <w:t xml:space="preserve"> </w:t>
        </w:r>
      </w:ins>
      <w:ins w:id="1421" w:author="ΜΗΤΣΕΑΣ ΗΛΙΑΣ" w:date="2025-12-16T10:38:00Z" w16du:dateUtc="2025-12-16T08:38:00Z">
        <w:r w:rsidR="007C6293" w:rsidRPr="007C6293">
          <w:rPr>
            <w:b/>
            <w:bCs/>
            <w:sz w:val="20"/>
            <w:szCs w:val="20"/>
            <w:lang w:val="en-US"/>
          </w:rPr>
          <w:t>Casaló</w:t>
        </w:r>
      </w:ins>
      <w:ins w:id="1422" w:author="ΜΗΤΣΕΑΣ ΗΛΙΑΣ" w:date="2025-12-15T10:18:00Z" w16du:dateUtc="2025-12-15T08:18:00Z">
        <w:r w:rsidRPr="002631A5">
          <w:rPr>
            <w:b/>
            <w:bCs/>
            <w:sz w:val="20"/>
            <w:szCs w:val="20"/>
            <w:lang w:val="en-US"/>
            <w:rPrChange w:id="1423" w:author="ΜΗΤΣΕΑΣ ΗΛΙΑΣ" w:date="2025-12-16T09:32:00Z" w16du:dateUtc="2025-12-16T07:32:00Z">
              <w:rPr/>
            </w:rPrChange>
          </w:rPr>
          <w:t xml:space="preserve"> </w:t>
        </w:r>
        <w:r w:rsidRPr="002631A5">
          <w:rPr>
            <w:b/>
            <w:bCs/>
            <w:sz w:val="20"/>
            <w:szCs w:val="20"/>
            <w:lang w:val="en-US"/>
            <w:rPrChange w:id="1424" w:author="ΜΗΤΣΕΑΣ ΗΛΙΑΣ" w:date="2025-12-16T09:32:00Z" w16du:dateUtc="2025-12-16T07:32:00Z">
              <w:rPr>
                <w:lang w:val="en-US"/>
              </w:rPr>
            </w:rPrChange>
          </w:rPr>
          <w:t>et</w:t>
        </w:r>
        <w:r w:rsidRPr="002631A5">
          <w:rPr>
            <w:b/>
            <w:bCs/>
            <w:sz w:val="20"/>
            <w:szCs w:val="20"/>
            <w:lang w:val="en-US"/>
            <w:rPrChange w:id="1425" w:author="ΜΗΤΣΕΑΣ ΗΛΙΑΣ" w:date="2025-12-16T09:32:00Z" w16du:dateUtc="2025-12-16T07:32:00Z">
              <w:rPr/>
            </w:rPrChange>
          </w:rPr>
          <w:t xml:space="preserve"> </w:t>
        </w:r>
        <w:r w:rsidRPr="002631A5">
          <w:rPr>
            <w:b/>
            <w:bCs/>
            <w:sz w:val="20"/>
            <w:szCs w:val="20"/>
            <w:lang w:val="en-US"/>
            <w:rPrChange w:id="1426" w:author="ΜΗΤΣΕΑΣ ΗΛΙΑΣ" w:date="2025-12-16T09:32:00Z" w16du:dateUtc="2025-12-16T07:32:00Z">
              <w:rPr>
                <w:lang w:val="en-US"/>
              </w:rPr>
            </w:rPrChange>
          </w:rPr>
          <w:t>al</w:t>
        </w:r>
        <w:r w:rsidRPr="002631A5">
          <w:rPr>
            <w:b/>
            <w:bCs/>
            <w:sz w:val="20"/>
            <w:szCs w:val="20"/>
            <w:lang w:val="en-US"/>
            <w:rPrChange w:id="1427" w:author="ΜΗΤΣΕΑΣ ΗΛΙΑΣ" w:date="2025-12-16T09:32:00Z" w16du:dateUtc="2025-12-16T07:32:00Z">
              <w:rPr/>
            </w:rPrChange>
          </w:rPr>
          <w:t>. 2018</w:t>
        </w:r>
      </w:ins>
    </w:p>
    <w:p w14:paraId="6796BD22" w14:textId="5836411A" w:rsidR="00BB596C" w:rsidRDefault="003615F2" w:rsidP="005A5ABE">
      <w:pPr>
        <w:spacing w:before="120" w:after="120" w:line="360" w:lineRule="auto"/>
        <w:jc w:val="both"/>
      </w:pPr>
      <w:r w:rsidRPr="006501DB">
        <w:t xml:space="preserve">Ένα άλλο θέμα είναι το πώς οι </w:t>
      </w:r>
      <w:r w:rsidR="00DF3150">
        <w:rPr>
          <w:lang w:val="en-US"/>
        </w:rPr>
        <w:t>influencer</w:t>
      </w:r>
      <w:ins w:id="1428" w:author="ΜΗΤΣΕΑΣ ΗΛΙΑΣ" w:date="2025-12-05T13:05:00Z" w16du:dateUtc="2025-12-05T11:05:00Z">
        <w:r w:rsidR="00F302F1">
          <w:rPr>
            <w:lang w:val="en-US"/>
          </w:rPr>
          <w:t>s</w:t>
        </w:r>
      </w:ins>
      <w:del w:id="1429" w:author="ΜΗΤΣΕΑΣ ΗΛΙΑΣ" w:date="2025-12-05T13:05:00Z" w16du:dateUtc="2025-12-05T11:05:00Z">
        <w:r w:rsidR="00DF3150" w:rsidDel="00F302F1">
          <w:rPr>
            <w:lang w:val="en-US"/>
          </w:rPr>
          <w:delText>sinfluencers</w:delText>
        </w:r>
      </w:del>
      <w:r w:rsidR="00145559" w:rsidRPr="00154EE1">
        <w:t xml:space="preserve"> </w:t>
      </w:r>
      <w:r w:rsidR="00941C87" w:rsidRPr="006501DB">
        <w:t>επηρεάζουν</w:t>
      </w:r>
      <w:r w:rsidRPr="006501DB">
        <w:t xml:space="preserve"> την αγοραστική και μη, συμπεριφορά των καταναλωτών. </w:t>
      </w:r>
      <w:r w:rsidR="00BB596C">
        <w:t>Η</w:t>
      </w:r>
      <w:r w:rsidRPr="006501DB">
        <w:t xml:space="preserve"> </w:t>
      </w:r>
      <w:r w:rsidR="00941C87" w:rsidRPr="006501DB">
        <w:t>προώθηση</w:t>
      </w:r>
      <w:r w:rsidRPr="006501DB">
        <w:t xml:space="preserve"> ενός </w:t>
      </w:r>
      <w:r w:rsidR="00941C87" w:rsidRPr="006501DB">
        <w:t>προϊόντος</w:t>
      </w:r>
      <w:r w:rsidRPr="006501DB">
        <w:t xml:space="preserve"> ή μιας υπηρεσίας διαμορφώνει τη στάση του κοινού απέναντι στο </w:t>
      </w:r>
      <w:r w:rsidR="00941C87" w:rsidRPr="006501DB">
        <w:t>προϊόν</w:t>
      </w:r>
      <w:r w:rsidRPr="006501DB">
        <w:t xml:space="preserve">, </w:t>
      </w:r>
      <w:r w:rsidR="00941C87" w:rsidRPr="006501DB">
        <w:t>δημιουργεί</w:t>
      </w:r>
      <w:r w:rsidRPr="006501DB">
        <w:t xml:space="preserve"> τη πρόθεση αγοράς και τέλος αποτελεί </w:t>
      </w:r>
      <w:r w:rsidR="00154EE1">
        <w:t xml:space="preserve">ένα είδος </w:t>
      </w:r>
      <w:r w:rsidRPr="006501DB">
        <w:t>κοινωνική</w:t>
      </w:r>
      <w:r w:rsidR="00154EE1">
        <w:t>ς</w:t>
      </w:r>
      <w:r w:rsidRPr="006501DB">
        <w:t xml:space="preserve"> απόδειξη</w:t>
      </w:r>
      <w:r w:rsidR="00154EE1">
        <w:t>ς</w:t>
      </w:r>
      <w:r w:rsidRPr="006501DB">
        <w:t xml:space="preserve">. </w:t>
      </w:r>
    </w:p>
    <w:p w14:paraId="1CE2A6E2" w14:textId="472A7EEC" w:rsidR="005A5ABE" w:rsidRPr="005A5ABE" w:rsidRDefault="005A5ABE" w:rsidP="005A5ABE">
      <w:pPr>
        <w:spacing w:before="120" w:after="120" w:line="360" w:lineRule="auto"/>
        <w:jc w:val="both"/>
      </w:pPr>
      <w:r w:rsidRPr="005A5ABE">
        <w:t xml:space="preserve">Η κατηγοριοποίηση των </w:t>
      </w:r>
      <w:r w:rsidR="00DF3150">
        <w:rPr>
          <w:lang w:val="en-US"/>
        </w:rPr>
        <w:t>influencers</w:t>
      </w:r>
      <w:r w:rsidRPr="005A5ABE">
        <w:t xml:space="preserve"> με βάση τον τομέα τους</w:t>
      </w:r>
      <w:ins w:id="1430" w:author="ΜΗΤΣΕΑΣ ΗΛΙΑΣ" w:date="2025-12-05T13:05:00Z" w16du:dateUtc="2025-12-05T11:05:00Z">
        <w:r w:rsidR="00F302F1" w:rsidRPr="00F302F1">
          <w:rPr>
            <w:rPrChange w:id="1431" w:author="ΜΗΤΣΕΑΣ ΗΛΙΑΣ" w:date="2025-12-05T13:06:00Z" w16du:dateUtc="2025-12-05T11:06:00Z">
              <w:rPr>
                <w:lang w:val="en-US"/>
              </w:rPr>
            </w:rPrChange>
          </w:rPr>
          <w:t>,</w:t>
        </w:r>
      </w:ins>
      <w:r w:rsidRPr="005A5ABE">
        <w:t xml:space="preserve"> παρέχει μια πιο ξεκάθαρη εικόνα για το πώς και πού μπορούν οι επιχειρήσεις να εκμεταλλευτούν την επιρροή τους. Κάθε τομέας διαθέτει τις δικές του ιδιαιτερότητες και απαιτήσεις, και οι </w:t>
      </w:r>
      <w:r w:rsidR="00DF3150">
        <w:rPr>
          <w:lang w:val="en-US"/>
        </w:rPr>
        <w:t>influencers</w:t>
      </w:r>
      <w:r w:rsidRPr="005A5ABE">
        <w:t xml:space="preserve"> αναγνωρίζονται σε αυτούς τους τομείς όχι μόνο για την ειδικότητά τους, αλλά και για την αυθεντικότητα και την εμπιστοσύνη που έχουν κτίσει με το κοινό τους.</w:t>
      </w:r>
    </w:p>
    <w:p w14:paraId="3E28E44C" w14:textId="60B48AC1" w:rsidR="005A5ABE" w:rsidRPr="005A5ABE" w:rsidRDefault="005A5ABE" w:rsidP="005A5ABE">
      <w:pPr>
        <w:spacing w:before="120" w:after="120" w:line="360" w:lineRule="auto"/>
        <w:jc w:val="both"/>
      </w:pPr>
      <w:r w:rsidRPr="005A5ABE">
        <w:lastRenderedPageBreak/>
        <w:t xml:space="preserve">Για παράδειγμα, </w:t>
      </w:r>
      <w:r w:rsidR="00DF3150">
        <w:rPr>
          <w:lang w:val="en-US"/>
        </w:rPr>
        <w:t>influencers</w:t>
      </w:r>
      <w:r w:rsidR="00145559" w:rsidRPr="00154EE1">
        <w:t xml:space="preserve"> </w:t>
      </w:r>
      <w:r w:rsidRPr="005A5ABE">
        <w:t xml:space="preserve">στον τομέα της μόδας, της ομορφιάς, της γυμναστικής, της υγείας, της τεχνολογίας και της διατροφής, ενεργούν ως πρεσβευτές για επώνυμα προϊόντα που ευθυγραμμίζονται με την αγορά του τομέα τους. Αυτοί οι </w:t>
      </w:r>
      <w:r w:rsidR="00DF3150">
        <w:rPr>
          <w:lang w:val="en-US"/>
        </w:rPr>
        <w:t>influencers</w:t>
      </w:r>
      <w:r w:rsidRPr="005A5ABE">
        <w:t xml:space="preserve"> παρέχουν περιεχόμενο που έχει ενδιαφέρον και αξία για το κοινό τους, κάτι που καθιστά τις συνεργασίες τους εξαιρετικά αποτελεσματικές.</w:t>
      </w:r>
    </w:p>
    <w:p w14:paraId="41CB1A4A" w14:textId="510F22B9" w:rsidR="005A5ABE" w:rsidRPr="005A5ABE" w:rsidRDefault="005A5ABE" w:rsidP="005A5ABE">
      <w:pPr>
        <w:spacing w:before="120" w:after="120" w:line="360" w:lineRule="auto"/>
        <w:jc w:val="both"/>
      </w:pPr>
      <w:r w:rsidRPr="005A5ABE">
        <w:t>Η γνώση σχετικά με τον τομέα</w:t>
      </w:r>
      <w:ins w:id="1432" w:author="ΜΗΤΣΕΑΣ ΗΛΙΑΣ" w:date="2025-12-05T13:06:00Z" w16du:dateUtc="2025-12-05T11:06:00Z">
        <w:r w:rsidR="00F302F1" w:rsidRPr="00F302F1">
          <w:rPr>
            <w:rPrChange w:id="1433" w:author="ΜΗΤΣΕΑΣ ΗΛΙΑΣ" w:date="2025-12-05T13:06:00Z" w16du:dateUtc="2025-12-05T11:06:00Z">
              <w:rPr>
                <w:lang w:val="en-US"/>
              </w:rPr>
            </w:rPrChange>
          </w:rPr>
          <w:t>,</w:t>
        </w:r>
      </w:ins>
      <w:r w:rsidRPr="005A5ABE">
        <w:t xml:space="preserve"> στους οποίους δραστηριοποιούνται οι </w:t>
      </w:r>
      <w:r w:rsidR="00FA309E">
        <w:rPr>
          <w:lang w:val="en-US"/>
        </w:rPr>
        <w:t>i</w:t>
      </w:r>
      <w:r w:rsidR="00FA309E" w:rsidRPr="005A5ABE">
        <w:rPr>
          <w:lang w:val="en-US"/>
        </w:rPr>
        <w:t>nfluencers</w:t>
      </w:r>
      <w:r w:rsidR="00FA309E" w:rsidRPr="005A5ABE">
        <w:t xml:space="preserve"> </w:t>
      </w:r>
      <w:r w:rsidRPr="005A5ABE">
        <w:t xml:space="preserve">μπορεί επίσης να βοηθήσει τις επιχειρήσεις να αναγνωρίσουν τις κατάλληλες συνεργασίες. Ένας </w:t>
      </w:r>
      <w:r w:rsidR="00FA309E">
        <w:rPr>
          <w:lang w:val="en-US"/>
        </w:rPr>
        <w:t>i</w:t>
      </w:r>
      <w:r w:rsidR="00FA309E" w:rsidRPr="005A5ABE">
        <w:rPr>
          <w:lang w:val="en-US"/>
        </w:rPr>
        <w:t>nfluencer</w:t>
      </w:r>
      <w:r w:rsidR="00FA309E" w:rsidRPr="005A5ABE">
        <w:t xml:space="preserve"> </w:t>
      </w:r>
      <w:r w:rsidRPr="005A5ABE">
        <w:t>που δραστηριοποιείται στον τομέα της τεχνολογίας, για παράδειγμα, έχει μια διαφορετική βάση ακολούθων</w:t>
      </w:r>
      <w:ins w:id="1434" w:author="ΜΗΤΣΕΑΣ ΗΛΙΑΣ" w:date="2025-12-05T13:06:00Z" w16du:dateUtc="2025-12-05T11:06:00Z">
        <w:r w:rsidR="00F302F1" w:rsidRPr="00F302F1">
          <w:rPr>
            <w:rPrChange w:id="1435" w:author="ΜΗΤΣΕΑΣ ΗΛΙΑΣ" w:date="2025-12-05T13:06:00Z" w16du:dateUtc="2025-12-05T11:06:00Z">
              <w:rPr>
                <w:lang w:val="en-US"/>
              </w:rPr>
            </w:rPrChange>
          </w:rPr>
          <w:t>,</w:t>
        </w:r>
      </w:ins>
      <w:r w:rsidRPr="005A5ABE">
        <w:t xml:space="preserve"> σε σύγκριση με έναν </w:t>
      </w:r>
      <w:r w:rsidR="00FA309E">
        <w:rPr>
          <w:lang w:val="en-US"/>
        </w:rPr>
        <w:t>i</w:t>
      </w:r>
      <w:r w:rsidR="00FA309E" w:rsidRPr="005A5ABE">
        <w:rPr>
          <w:lang w:val="en-US"/>
        </w:rPr>
        <w:t>nfluencer</w:t>
      </w:r>
      <w:r w:rsidR="00FA309E" w:rsidRPr="005A5ABE">
        <w:t xml:space="preserve"> </w:t>
      </w:r>
      <w:r w:rsidRPr="005A5ABE">
        <w:t>στον τομέα της μόδας</w:t>
      </w:r>
      <w:ins w:id="1436" w:author="ΜΗΤΣΕΑΣ ΗΛΙΑΣ" w:date="2025-12-05T13:06:00Z" w16du:dateUtc="2025-12-05T11:06:00Z">
        <w:r w:rsidR="00F302F1" w:rsidRPr="00F302F1">
          <w:rPr>
            <w:rPrChange w:id="1437" w:author="ΜΗΤΣΕΑΣ ΗΛΙΑΣ" w:date="2025-12-05T13:06:00Z" w16du:dateUtc="2025-12-05T11:06:00Z">
              <w:rPr>
                <w:lang w:val="en-US"/>
              </w:rPr>
            </w:rPrChange>
          </w:rPr>
          <w:t>.</w:t>
        </w:r>
      </w:ins>
      <w:r w:rsidRPr="005A5ABE">
        <w:t xml:space="preserve"> </w:t>
      </w:r>
      <w:del w:id="1438" w:author="ΜΗΤΣΕΑΣ ΗΛΙΑΣ" w:date="2025-12-05T13:06:00Z" w16du:dateUtc="2025-12-05T11:06:00Z">
        <w:r w:rsidRPr="005A5ABE" w:rsidDel="00F302F1">
          <w:delText>—</w:delText>
        </w:r>
      </w:del>
      <w:r w:rsidRPr="005A5ABE">
        <w:t xml:space="preserve"> </w:t>
      </w:r>
      <w:ins w:id="1439" w:author="ΜΗΤΣΕΑΣ ΗΛΙΑΣ" w:date="2025-12-05T13:06:00Z" w16du:dateUtc="2025-12-05T11:06:00Z">
        <w:r w:rsidR="00F302F1">
          <w:rPr>
            <w:lang w:val="en-US"/>
          </w:rPr>
          <w:t>A</w:t>
        </w:r>
      </w:ins>
      <w:del w:id="1440" w:author="ΜΗΤΣΕΑΣ ΗΛΙΑΣ" w:date="2025-12-05T13:06:00Z" w16du:dateUtc="2025-12-05T11:06:00Z">
        <w:r w:rsidRPr="005A5ABE" w:rsidDel="00F302F1">
          <w:delText>α</w:delText>
        </w:r>
      </w:del>
      <w:r w:rsidRPr="005A5ABE">
        <w:t xml:space="preserve">υτό σημαίνει ότι οι στρατηγικές </w:t>
      </w:r>
      <w:r w:rsidR="00FA309E">
        <w:rPr>
          <w:lang w:val="en-US"/>
        </w:rPr>
        <w:t>marketing</w:t>
      </w:r>
      <w:r w:rsidR="00FA309E" w:rsidRPr="005A5ABE">
        <w:t xml:space="preserve"> </w:t>
      </w:r>
      <w:r w:rsidRPr="005A5ABE">
        <w:t>και οι κανόνες συνεργασίας μπορεί να διαφέρουν κατά περίπτωση.</w:t>
      </w:r>
    </w:p>
    <w:p w14:paraId="27BC6B31" w14:textId="3EF6B857" w:rsidR="003615F2" w:rsidRPr="00B06CC4" w:rsidRDefault="005A5ABE" w:rsidP="000D3453">
      <w:pPr>
        <w:spacing w:before="120" w:after="120" w:line="360" w:lineRule="auto"/>
        <w:jc w:val="both"/>
      </w:pPr>
      <w:r w:rsidRPr="005A5ABE">
        <w:t xml:space="preserve">Επιπλέον, η συγκεκριμένη κατηγοριοποίηση των </w:t>
      </w:r>
      <w:r w:rsidR="008A6B54">
        <w:rPr>
          <w:lang w:val="en-GB"/>
        </w:rPr>
        <w:t>i</w:t>
      </w:r>
      <w:r w:rsidRPr="005A5ABE">
        <w:rPr>
          <w:lang w:val="en-US"/>
        </w:rPr>
        <w:t>nfluencers</w:t>
      </w:r>
      <w:ins w:id="1441" w:author="ΜΗΤΣΕΑΣ ΗΛΙΑΣ" w:date="2025-12-05T13:07:00Z" w16du:dateUtc="2025-12-05T11:07:00Z">
        <w:r w:rsidR="003F5C11" w:rsidRPr="003F5C11">
          <w:rPr>
            <w:rPrChange w:id="1442" w:author="ΜΗΤΣΕΑΣ ΗΛΙΑΣ" w:date="2025-12-05T13:07:00Z" w16du:dateUtc="2025-12-05T11:07:00Z">
              <w:rPr>
                <w:lang w:val="en-US"/>
              </w:rPr>
            </w:rPrChange>
          </w:rPr>
          <w:t>,</w:t>
        </w:r>
      </w:ins>
      <w:r w:rsidRPr="005A5ABE">
        <w:t xml:space="preserve"> επιτρέπει στις επιχειρήσεις να προσαρμόσουν τις στρατηγικές τους, διασφαλίζοντας ότι οι καμπάνιες τους απευθύνονται με τον πιο αποτελεσματικό τρόπο στο κατάλληλο κοινό. Η σωστή επιλογή του τομέα μπορεί να ενισχύσει την απόδοση της καμπάνιας, αυξάνοντας τη συμμετοχή και την αφοσίωση.</w:t>
      </w:r>
    </w:p>
    <w:p w14:paraId="0268F645" w14:textId="59CF73AE" w:rsidR="003615F2" w:rsidRPr="006501DB" w:rsidRDefault="003615F2" w:rsidP="000D3453">
      <w:pPr>
        <w:spacing w:before="120" w:after="120" w:line="360" w:lineRule="auto"/>
        <w:jc w:val="both"/>
      </w:pPr>
      <w:r w:rsidRPr="006501DB">
        <w:t xml:space="preserve">Η αξιοπιστία και η αυθεντικότητα του </w:t>
      </w:r>
      <w:r w:rsidR="00941C87" w:rsidRPr="006501DB">
        <w:t>μηνύματος</w:t>
      </w:r>
      <w:r w:rsidRPr="006501DB">
        <w:t xml:space="preserve"> που μεταδίδεται</w:t>
      </w:r>
      <w:ins w:id="1443" w:author="ΜΗΤΣΕΑΣ ΗΛΙΑΣ" w:date="2025-12-05T13:07:00Z" w16du:dateUtc="2025-12-05T11:07:00Z">
        <w:r w:rsidR="003F5C11" w:rsidRPr="003F5C11">
          <w:rPr>
            <w:rPrChange w:id="1444" w:author="ΜΗΤΣΕΑΣ ΗΛΙΑΣ" w:date="2025-12-05T13:07:00Z" w16du:dateUtc="2025-12-05T11:07:00Z">
              <w:rPr>
                <w:lang w:val="en-US"/>
              </w:rPr>
            </w:rPrChange>
          </w:rPr>
          <w:t>,</w:t>
        </w:r>
      </w:ins>
      <w:r w:rsidRPr="006501DB">
        <w:t xml:space="preserve"> παίζει σίγουρα επίσης ρόλο σε μεγάλο βαθμό προκειμένου να δημιουργηθεί μια σχέση εμπιστοσύνης μεταξύ του </w:t>
      </w:r>
      <w:r w:rsidRPr="006501DB">
        <w:rPr>
          <w:lang w:val="en-US"/>
        </w:rPr>
        <w:t>brand</w:t>
      </w:r>
      <w:r w:rsidRPr="006501DB">
        <w:t xml:space="preserve"> και των </w:t>
      </w:r>
      <w:r w:rsidR="00941C87" w:rsidRPr="006501DB">
        <w:t>καταναλωτών</w:t>
      </w:r>
      <w:r w:rsidRPr="006501DB">
        <w:t xml:space="preserve">. </w:t>
      </w:r>
    </w:p>
    <w:p w14:paraId="0FBC62C7" w14:textId="5C04F0B9" w:rsidR="003615F2" w:rsidRDefault="003615F2" w:rsidP="000D3453">
      <w:pPr>
        <w:spacing w:before="120" w:after="120" w:line="360" w:lineRule="auto"/>
        <w:jc w:val="both"/>
      </w:pPr>
      <w:r w:rsidRPr="006501DB">
        <w:t>Τέλος</w:t>
      </w:r>
      <w:ins w:id="1445" w:author="ΜΗΤΣΕΑΣ ΗΛΙΑΣ" w:date="2025-12-05T13:07:00Z" w16du:dateUtc="2025-12-05T11:07:00Z">
        <w:r w:rsidR="003F5C11" w:rsidRPr="003F5C11">
          <w:rPr>
            <w:rPrChange w:id="1446" w:author="ΜΗΤΣΕΑΣ ΗΛΙΑΣ" w:date="2025-12-05T13:08:00Z" w16du:dateUtc="2025-12-05T11:08:00Z">
              <w:rPr>
                <w:lang w:val="en-US"/>
              </w:rPr>
            </w:rPrChange>
          </w:rPr>
          <w:t>,</w:t>
        </w:r>
      </w:ins>
      <w:r w:rsidRPr="006501DB">
        <w:t xml:space="preserve"> πολύ σημαντικό ρόλο παίζει και η </w:t>
      </w:r>
      <w:r w:rsidR="00941C87" w:rsidRPr="006501DB">
        <w:t>συχνότητα</w:t>
      </w:r>
      <w:r w:rsidRPr="006501DB">
        <w:t xml:space="preserve"> αλληλεπίδρασης που </w:t>
      </w:r>
      <w:r w:rsidR="00534D50" w:rsidRPr="006501DB">
        <w:t xml:space="preserve">έχει ο </w:t>
      </w:r>
      <w:r w:rsidR="00FA309E">
        <w:rPr>
          <w:lang w:val="en-US"/>
        </w:rPr>
        <w:t>i</w:t>
      </w:r>
      <w:r w:rsidR="00FA309E" w:rsidRPr="006501DB">
        <w:rPr>
          <w:lang w:val="en-US"/>
        </w:rPr>
        <w:t>nfluencer</w:t>
      </w:r>
      <w:r w:rsidR="00FA309E" w:rsidRPr="006501DB">
        <w:t xml:space="preserve"> </w:t>
      </w:r>
      <w:r w:rsidR="00534D50" w:rsidRPr="006501DB">
        <w:t xml:space="preserve">με το κοινό του, το </w:t>
      </w:r>
      <w:r w:rsidR="00941C87" w:rsidRPr="006501DB">
        <w:t>ποσό</w:t>
      </w:r>
      <w:r w:rsidR="00534D50" w:rsidRPr="006501DB">
        <w:t xml:space="preserve"> </w:t>
      </w:r>
      <w:r w:rsidR="00941C87" w:rsidRPr="006501DB">
        <w:t>διαφανείς</w:t>
      </w:r>
      <w:r w:rsidR="00534D50" w:rsidRPr="006501DB">
        <w:t xml:space="preserve"> και </w:t>
      </w:r>
      <w:r w:rsidR="00941C87" w:rsidRPr="006501DB">
        <w:t>αμερόληπτες</w:t>
      </w:r>
      <w:r w:rsidR="00534D50" w:rsidRPr="006501DB">
        <w:t xml:space="preserve"> είναι οι συνεργασίες του, και οι αξίες τις οποίες </w:t>
      </w:r>
      <w:r w:rsidR="00941C87" w:rsidRPr="006501DB">
        <w:t>πρεσβεύει</w:t>
      </w:r>
      <w:ins w:id="1447" w:author="ΜΗΤΣΕΑΣ ΗΛΙΑΣ" w:date="2025-12-05T13:08:00Z" w16du:dateUtc="2025-12-05T11:08:00Z">
        <w:r w:rsidR="003F5C11" w:rsidRPr="003F5C11">
          <w:rPr>
            <w:rPrChange w:id="1448" w:author="ΜΗΤΣΕΑΣ ΗΛΙΑΣ" w:date="2025-12-05T13:08:00Z" w16du:dateUtc="2025-12-05T11:08:00Z">
              <w:rPr>
                <w:lang w:val="en-US"/>
              </w:rPr>
            </w:rPrChange>
          </w:rPr>
          <w:t>.</w:t>
        </w:r>
      </w:ins>
      <w:del w:id="1449" w:author="ΜΗΤΣΕΑΣ ΗΛΙΑΣ" w:date="2025-12-05T13:08:00Z" w16du:dateUtc="2025-12-05T11:08:00Z">
        <w:r w:rsidR="00534D50" w:rsidRPr="006501DB" w:rsidDel="003F5C11">
          <w:delText>,</w:delText>
        </w:r>
      </w:del>
      <w:r w:rsidR="00534D50" w:rsidRPr="006501DB">
        <w:t xml:space="preserve"> </w:t>
      </w:r>
      <w:ins w:id="1450" w:author="ΜΗΤΣΕΑΣ ΗΛΙΑΣ" w:date="2025-12-05T13:08:00Z" w16du:dateUtc="2025-12-05T11:08:00Z">
        <w:r w:rsidR="003F5C11">
          <w:t>Ό</w:t>
        </w:r>
      </w:ins>
      <w:del w:id="1451" w:author="ΜΗΤΣΕΑΣ ΗΛΙΑΣ" w:date="2025-12-05T13:08:00Z" w16du:dateUtc="2025-12-05T11:08:00Z">
        <w:r w:rsidR="00534D50" w:rsidRPr="006501DB" w:rsidDel="003F5C11">
          <w:delText xml:space="preserve">καθώς </w:delText>
        </w:r>
        <w:r w:rsidR="00941C87" w:rsidRPr="006501DB" w:rsidDel="003F5C11">
          <w:delText>ό</w:delText>
        </w:r>
      </w:del>
      <w:r w:rsidR="00941C87" w:rsidRPr="006501DB">
        <w:t>λες</w:t>
      </w:r>
      <w:r w:rsidR="00534D50" w:rsidRPr="006501DB">
        <w:t xml:space="preserve"> αυτές οι συνιστώσες </w:t>
      </w:r>
      <w:r w:rsidR="00941C87" w:rsidRPr="006501DB">
        <w:t>αθροιστικά</w:t>
      </w:r>
      <w:r w:rsidR="00534D50" w:rsidRPr="006501DB">
        <w:t xml:space="preserve"> αποτελούν το κεφάλαιο ¨εμπιστοσύνη¨ μεταξύ </w:t>
      </w:r>
      <w:r w:rsidR="00941C87" w:rsidRPr="006501DB">
        <w:t>καταναλωτών</w:t>
      </w:r>
      <w:r w:rsidR="00534D50" w:rsidRPr="006501DB">
        <w:t xml:space="preserve"> και </w:t>
      </w:r>
      <w:r w:rsidR="00534D50" w:rsidRPr="006501DB">
        <w:rPr>
          <w:lang w:val="en-US"/>
        </w:rPr>
        <w:t>influencer</w:t>
      </w:r>
      <w:r w:rsidR="00534D50" w:rsidRPr="006501DB">
        <w:t>, παράγοντας</w:t>
      </w:r>
      <w:r w:rsidR="00FA309E" w:rsidRPr="00FA309E">
        <w:t>,</w:t>
      </w:r>
      <w:r w:rsidR="00534D50" w:rsidRPr="006501DB">
        <w:t xml:space="preserve"> φυσικά εξαιρετικά σημαντικός για την επιτυχία μίας καμπάνιας ή προώθησης ενός </w:t>
      </w:r>
      <w:r w:rsidR="00941C87" w:rsidRPr="006501DB">
        <w:t>προϊόντος</w:t>
      </w:r>
      <w:r w:rsidR="00534D50" w:rsidRPr="006501DB">
        <w:t>. Στην αντιπέρα όχθη</w:t>
      </w:r>
      <w:ins w:id="1452" w:author="ΜΗΤΣΕΑΣ ΗΛΙΑΣ" w:date="2025-12-05T13:08:00Z" w16du:dateUtc="2025-12-05T11:08:00Z">
        <w:r w:rsidR="003F5C11">
          <w:t>,</w:t>
        </w:r>
      </w:ins>
      <w:r w:rsidR="00534D50" w:rsidRPr="006501DB">
        <w:t xml:space="preserve"> πιθανή έλλειψη αυθεντικότητας, εμπιστοσύνης και </w:t>
      </w:r>
      <w:r w:rsidR="00941C87" w:rsidRPr="006501DB">
        <w:t>ταύτισης</w:t>
      </w:r>
      <w:r w:rsidR="00534D50" w:rsidRPr="006501DB">
        <w:t xml:space="preserve"> με το </w:t>
      </w:r>
      <w:r w:rsidR="00941C87" w:rsidRPr="006501DB">
        <w:t>προϊόν</w:t>
      </w:r>
      <w:r w:rsidR="00534D50" w:rsidRPr="006501DB">
        <w:t xml:space="preserve"> μπορεί να οδηγήσει σε αρνητικές αντιδράσεις και αποδυνάμωση της σχέσης. </w:t>
      </w:r>
      <w:r w:rsidRPr="006501DB">
        <w:t xml:space="preserve"> </w:t>
      </w:r>
    </w:p>
    <w:p w14:paraId="49261821" w14:textId="47A74E4E" w:rsidR="007C5DD0" w:rsidRPr="006501DB" w:rsidRDefault="007C5DD0" w:rsidP="000D3453">
      <w:pPr>
        <w:spacing w:before="120" w:after="120" w:line="360" w:lineRule="auto"/>
        <w:jc w:val="both"/>
        <w:rPr>
          <w:lang w:eastAsia="x-none"/>
        </w:rPr>
      </w:pPr>
      <w:r w:rsidRPr="00215C00">
        <w:rPr>
          <w:lang w:eastAsia="x-none"/>
        </w:rPr>
        <w:t xml:space="preserve">Ωστόσο, η επιλογή του κατάλληλου </w:t>
      </w:r>
      <w:r w:rsidRPr="00215C00">
        <w:rPr>
          <w:lang w:val="en-US" w:eastAsia="x-none"/>
        </w:rPr>
        <w:t>influencer</w:t>
      </w:r>
      <w:r w:rsidRPr="00215C00">
        <w:rPr>
          <w:lang w:eastAsia="x-none"/>
        </w:rPr>
        <w:t xml:space="preserve"> αποτελεί μια από τις μεγαλύτερες προκλήσεις. Η συνεργασία με </w:t>
      </w:r>
      <w:r w:rsidR="00FA309E">
        <w:rPr>
          <w:lang w:val="en-US" w:eastAsia="x-none"/>
        </w:rPr>
        <w:t>i</w:t>
      </w:r>
      <w:r w:rsidR="00FA309E" w:rsidRPr="00215C00">
        <w:rPr>
          <w:lang w:val="en-US" w:eastAsia="x-none"/>
        </w:rPr>
        <w:t>nfluencers</w:t>
      </w:r>
      <w:r w:rsidR="00FA309E" w:rsidRPr="00215C00">
        <w:rPr>
          <w:lang w:eastAsia="x-none"/>
        </w:rPr>
        <w:t xml:space="preserve"> </w:t>
      </w:r>
      <w:r w:rsidRPr="00215C00">
        <w:rPr>
          <w:lang w:eastAsia="x-none"/>
        </w:rPr>
        <w:t xml:space="preserve">που μπορεί να έχουν μεγάλο αριθμό </w:t>
      </w:r>
      <w:r w:rsidR="00FA309E">
        <w:rPr>
          <w:lang w:eastAsia="x-none"/>
        </w:rPr>
        <w:t>ακολούθων</w:t>
      </w:r>
      <w:r w:rsidRPr="00215C00">
        <w:rPr>
          <w:lang w:eastAsia="x-none"/>
        </w:rPr>
        <w:t xml:space="preserve">, αλλά δεν έχουν εμπειρία ή αυθεντικότητα στο σχετικό πεδίο μπορεί να οδηγήσει σε αποτυχία των </w:t>
      </w:r>
      <w:r w:rsidR="00FA309E">
        <w:rPr>
          <w:lang w:eastAsia="x-none"/>
        </w:rPr>
        <w:t>προωθητικών ενεργειών</w:t>
      </w:r>
      <w:r w:rsidRPr="00215C00">
        <w:rPr>
          <w:lang w:eastAsia="x-none"/>
        </w:rPr>
        <w:t xml:space="preserve">. Η χρήση ψευδών ακολούθων έχει γίνει κοινό φαινόμενο, με κάποιους </w:t>
      </w:r>
      <w:r w:rsidR="00192E02">
        <w:rPr>
          <w:lang w:val="en-US" w:eastAsia="x-none"/>
        </w:rPr>
        <w:t>i</w:t>
      </w:r>
      <w:r w:rsidR="00192E02" w:rsidRPr="00215C00">
        <w:rPr>
          <w:lang w:val="en-US" w:eastAsia="x-none"/>
        </w:rPr>
        <w:t>nfluencers</w:t>
      </w:r>
      <w:r w:rsidR="00192E02" w:rsidRPr="00215C00">
        <w:rPr>
          <w:lang w:eastAsia="x-none"/>
        </w:rPr>
        <w:t xml:space="preserve"> </w:t>
      </w:r>
      <w:r w:rsidRPr="00215C00">
        <w:rPr>
          <w:lang w:eastAsia="x-none"/>
        </w:rPr>
        <w:t xml:space="preserve">να δημιουργούν </w:t>
      </w:r>
      <w:del w:id="1453" w:author="ΜΗΤΣΕΑΣ ΗΛΙΑΣ" w:date="2026-01-08T11:08:00Z" w16du:dateUtc="2026-01-08T09:08:00Z">
        <w:r w:rsidRPr="00215C00" w:rsidDel="00DD22F4">
          <w:rPr>
            <w:lang w:eastAsia="x-none"/>
          </w:rPr>
          <w:delText>τεχνητ</w:delText>
        </w:r>
        <w:r w:rsidR="00192E02" w:rsidDel="00DD22F4">
          <w:rPr>
            <w:lang w:eastAsia="x-none"/>
          </w:rPr>
          <w:delText>η</w:delText>
        </w:r>
      </w:del>
      <w:ins w:id="1454" w:author="ΜΗΤΣΕΑΣ ΗΛΙΑΣ" w:date="2026-01-08T11:08:00Z" w16du:dateUtc="2026-01-08T09:08:00Z">
        <w:r w:rsidR="00DD22F4" w:rsidRPr="00215C00">
          <w:rPr>
            <w:lang w:eastAsia="x-none"/>
          </w:rPr>
          <w:t>τεχνητ</w:t>
        </w:r>
        <w:r w:rsidR="00DD22F4">
          <w:rPr>
            <w:lang w:eastAsia="x-none"/>
          </w:rPr>
          <w:t>ή</w:t>
        </w:r>
      </w:ins>
      <w:r w:rsidRPr="00215C00">
        <w:rPr>
          <w:lang w:eastAsia="x-none"/>
        </w:rPr>
        <w:t xml:space="preserve"> </w:t>
      </w:r>
      <w:r w:rsidR="00192E02">
        <w:rPr>
          <w:lang w:eastAsia="x-none"/>
        </w:rPr>
        <w:t>αλληλεπίδραση με το κοινό</w:t>
      </w:r>
      <w:r w:rsidRPr="00215C00">
        <w:rPr>
          <w:lang w:eastAsia="x-none"/>
        </w:rPr>
        <w:t xml:space="preserve">, </w:t>
      </w:r>
      <w:r w:rsidRPr="00215C00">
        <w:rPr>
          <w:lang w:eastAsia="x-none"/>
        </w:rPr>
        <w:lastRenderedPageBreak/>
        <w:t xml:space="preserve">το οποίο είναι επικίνδυνο για τις επιχειρήσεις, καθώς μπορεί να προκληθεί φθορά στην εικόνα </w:t>
      </w:r>
      <w:r w:rsidR="00192E02">
        <w:rPr>
          <w:lang w:eastAsia="x-none"/>
        </w:rPr>
        <w:t>της επωνυμίας τους</w:t>
      </w:r>
      <w:r w:rsidRPr="00215C00">
        <w:rPr>
          <w:lang w:eastAsia="x-none"/>
        </w:rPr>
        <w:t>.</w:t>
      </w:r>
    </w:p>
    <w:p w14:paraId="55787E6E" w14:textId="79B95056" w:rsidR="006329AA" w:rsidRDefault="005509B5" w:rsidP="000D3453">
      <w:pPr>
        <w:spacing w:before="120" w:after="120" w:line="360" w:lineRule="auto"/>
        <w:jc w:val="both"/>
      </w:pPr>
      <w:r w:rsidRPr="006501DB">
        <w:t xml:space="preserve">Η κατανόηση αυτών των παραμέτρων είναι κρίσιμη για την ανάπτυξη αλγορίθμων αντιστοίχισης και αξιολόγησης συνεργασιών, όπως </w:t>
      </w:r>
      <w:ins w:id="1455" w:author="ΜΗΤΣΕΑΣ ΗΛΙΑΣ" w:date="2025-12-05T13:09:00Z" w16du:dateUtc="2025-12-05T11:09:00Z">
        <w:r w:rsidR="00F22828">
          <w:t>αναλύει</w:t>
        </w:r>
      </w:ins>
      <w:del w:id="1456" w:author="ΜΗΤΣΕΑΣ ΗΛΙΑΣ" w:date="2025-12-05T13:09:00Z" w16du:dateUtc="2025-12-05T11:09:00Z">
        <w:r w:rsidRPr="006501DB" w:rsidDel="00F22828">
          <w:delText>θα παρουσιαστεί</w:delText>
        </w:r>
      </w:del>
      <w:r w:rsidRPr="006501DB">
        <w:t xml:space="preserve"> </w:t>
      </w:r>
      <w:del w:id="1457" w:author="ΜΗΤΣΕΑΣ ΗΛΙΑΣ" w:date="2025-12-05T13:09:00Z" w16du:dateUtc="2025-12-05T11:09:00Z">
        <w:r w:rsidRPr="006501DB" w:rsidDel="00F22828">
          <w:delText>σ</w:delText>
        </w:r>
      </w:del>
      <w:r w:rsidRPr="006501DB">
        <w:t>το επόμενο κεφάλαιο.</w:t>
      </w:r>
    </w:p>
    <w:p w14:paraId="0A973701" w14:textId="5E58A5E4" w:rsidR="00C71653" w:rsidRPr="006501DB" w:rsidRDefault="00993698" w:rsidP="00394235">
      <w:pPr>
        <w:pStyle w:val="30"/>
        <w:numPr>
          <w:ilvl w:val="0"/>
          <w:numId w:val="0"/>
        </w:numPr>
        <w:spacing w:before="120" w:after="120" w:line="360" w:lineRule="auto"/>
        <w:jc w:val="both"/>
        <w:rPr>
          <w:rFonts w:ascii="Times New Roman" w:hAnsi="Times New Roman"/>
          <w:sz w:val="24"/>
          <w:szCs w:val="24"/>
          <w:lang w:val="el-GR"/>
        </w:rPr>
      </w:pPr>
      <w:bookmarkStart w:id="1458" w:name="_Toc218850210"/>
      <w:r w:rsidRPr="006501DB">
        <w:rPr>
          <w:rFonts w:ascii="Times New Roman" w:hAnsi="Times New Roman"/>
          <w:sz w:val="24"/>
          <w:szCs w:val="24"/>
          <w:lang w:val="el-GR"/>
        </w:rPr>
        <w:t>2</w:t>
      </w:r>
      <w:r w:rsidR="00394235" w:rsidRPr="006501DB">
        <w:rPr>
          <w:rFonts w:ascii="Times New Roman" w:hAnsi="Times New Roman"/>
          <w:sz w:val="24"/>
          <w:szCs w:val="24"/>
          <w:lang w:val="el-GR"/>
        </w:rPr>
        <w:t>.</w:t>
      </w:r>
      <w:r w:rsidRPr="006501DB">
        <w:rPr>
          <w:rFonts w:ascii="Times New Roman" w:hAnsi="Times New Roman"/>
          <w:sz w:val="24"/>
          <w:szCs w:val="24"/>
          <w:lang w:val="el-GR"/>
        </w:rPr>
        <w:t>1</w:t>
      </w:r>
      <w:r w:rsidR="00394235" w:rsidRPr="006501DB">
        <w:rPr>
          <w:rFonts w:ascii="Times New Roman" w:hAnsi="Times New Roman"/>
          <w:sz w:val="24"/>
          <w:szCs w:val="24"/>
          <w:lang w:val="el-GR"/>
        </w:rPr>
        <w:t>.</w:t>
      </w:r>
      <w:r w:rsidR="00FD2625" w:rsidRPr="009C4239">
        <w:rPr>
          <w:rFonts w:ascii="Times New Roman" w:hAnsi="Times New Roman"/>
          <w:sz w:val="24"/>
          <w:szCs w:val="24"/>
          <w:lang w:val="el-GR"/>
        </w:rPr>
        <w:t>3</w:t>
      </w:r>
      <w:r w:rsidR="00394235" w:rsidRPr="006501DB">
        <w:rPr>
          <w:rFonts w:ascii="Times New Roman" w:hAnsi="Times New Roman"/>
          <w:sz w:val="24"/>
          <w:szCs w:val="24"/>
          <w:lang w:val="el-GR"/>
        </w:rPr>
        <w:t xml:space="preserve"> </w:t>
      </w:r>
      <w:r w:rsidR="00EA29C4" w:rsidRPr="006501DB">
        <w:rPr>
          <w:rFonts w:ascii="Times New Roman" w:hAnsi="Times New Roman"/>
          <w:sz w:val="24"/>
          <w:szCs w:val="24"/>
          <w:lang w:val="en-US"/>
        </w:rPr>
        <w:t>Social</w:t>
      </w:r>
      <w:r w:rsidR="00EA29C4" w:rsidRPr="006501DB">
        <w:rPr>
          <w:rFonts w:ascii="Times New Roman" w:hAnsi="Times New Roman"/>
          <w:sz w:val="24"/>
          <w:szCs w:val="24"/>
          <w:lang w:val="el-GR"/>
        </w:rPr>
        <w:t xml:space="preserve"> </w:t>
      </w:r>
      <w:r w:rsidR="00EA29C4" w:rsidRPr="006501DB">
        <w:rPr>
          <w:rFonts w:ascii="Times New Roman" w:hAnsi="Times New Roman"/>
          <w:sz w:val="24"/>
          <w:szCs w:val="24"/>
          <w:lang w:val="en-US"/>
        </w:rPr>
        <w:t>Media</w:t>
      </w:r>
      <w:r w:rsidR="00EA29C4" w:rsidRPr="006501DB">
        <w:rPr>
          <w:rFonts w:ascii="Times New Roman" w:hAnsi="Times New Roman"/>
          <w:sz w:val="24"/>
          <w:szCs w:val="24"/>
          <w:lang w:val="el-GR"/>
        </w:rPr>
        <w:t xml:space="preserve"> </w:t>
      </w:r>
      <w:r w:rsidR="008A6B54">
        <w:rPr>
          <w:rFonts w:ascii="Times New Roman" w:hAnsi="Times New Roman"/>
          <w:sz w:val="24"/>
          <w:szCs w:val="24"/>
          <w:lang w:val="el-GR"/>
        </w:rPr>
        <w:t>κ</w:t>
      </w:r>
      <w:r w:rsidR="00EA29C4" w:rsidRPr="006501DB">
        <w:rPr>
          <w:rFonts w:ascii="Times New Roman" w:hAnsi="Times New Roman"/>
          <w:sz w:val="24"/>
          <w:szCs w:val="24"/>
          <w:lang w:val="el-GR"/>
        </w:rPr>
        <w:t>αι Ψηφιακή Οικονομία</w:t>
      </w:r>
      <w:bookmarkEnd w:id="1458"/>
    </w:p>
    <w:p w14:paraId="6625CA32" w14:textId="77777777" w:rsidR="00C71653" w:rsidRPr="006501DB" w:rsidRDefault="00EA29C4" w:rsidP="000D3453">
      <w:pPr>
        <w:spacing w:before="120" w:after="120" w:line="360" w:lineRule="auto"/>
        <w:jc w:val="both"/>
        <w:rPr>
          <w:lang w:eastAsia="x-none"/>
        </w:rPr>
      </w:pPr>
      <w:r w:rsidRPr="006501DB">
        <w:rPr>
          <w:lang w:eastAsia="x-none"/>
        </w:rPr>
        <w:t xml:space="preserve">Τα </w:t>
      </w:r>
      <w:r w:rsidR="00941C87" w:rsidRPr="006501DB">
        <w:rPr>
          <w:lang w:eastAsia="x-none"/>
        </w:rPr>
        <w:t>μέσα</w:t>
      </w:r>
      <w:r w:rsidRPr="006501DB">
        <w:rPr>
          <w:lang w:eastAsia="x-none"/>
        </w:rPr>
        <w:t xml:space="preserve"> κοινωνικής δικτύωσης έχουν </w:t>
      </w:r>
      <w:r w:rsidR="00941C87" w:rsidRPr="006501DB">
        <w:rPr>
          <w:lang w:eastAsia="x-none"/>
        </w:rPr>
        <w:t>επαναπροσδιορίσει</w:t>
      </w:r>
      <w:r w:rsidRPr="006501DB">
        <w:rPr>
          <w:lang w:eastAsia="x-none"/>
        </w:rPr>
        <w:t xml:space="preserve"> το μίγμα επικοινωνίας και τα </w:t>
      </w:r>
      <w:r w:rsidR="00941C87" w:rsidRPr="006501DB">
        <w:rPr>
          <w:lang w:eastAsia="x-none"/>
        </w:rPr>
        <w:t>επιχειρηματικά</w:t>
      </w:r>
      <w:r w:rsidRPr="006501DB">
        <w:rPr>
          <w:lang w:eastAsia="x-none"/>
        </w:rPr>
        <w:t xml:space="preserve"> μοντέλα, εισάγοντας με αυτό το τρόπο άμεση αμφίδρομη επικοινωνία, γρήγορη δημιουργία νέων τάσεων, και μικρό κόστος πρόσβασης σε </w:t>
      </w:r>
      <w:r w:rsidR="00941C87" w:rsidRPr="006501DB">
        <w:rPr>
          <w:lang w:eastAsia="x-none"/>
        </w:rPr>
        <w:t>στενευμένες</w:t>
      </w:r>
      <w:r w:rsidRPr="006501DB">
        <w:rPr>
          <w:lang w:eastAsia="x-none"/>
        </w:rPr>
        <w:t xml:space="preserve"> κοινότητες. </w:t>
      </w:r>
      <w:r w:rsidR="00315ADF" w:rsidRPr="006501DB">
        <w:rPr>
          <w:lang w:eastAsia="x-none"/>
        </w:rPr>
        <w:t>(</w:t>
      </w:r>
      <w:r w:rsidR="00315ADF" w:rsidRPr="006501DB">
        <w:rPr>
          <w:lang w:val="en-US" w:eastAsia="x-none"/>
        </w:rPr>
        <w:t>Kaplan</w:t>
      </w:r>
      <w:r w:rsidR="00315ADF" w:rsidRPr="006501DB">
        <w:rPr>
          <w:lang w:eastAsia="x-none"/>
        </w:rPr>
        <w:t xml:space="preserve"> &amp; </w:t>
      </w:r>
      <w:r w:rsidR="00315ADF" w:rsidRPr="006501DB">
        <w:rPr>
          <w:lang w:val="en-US" w:eastAsia="x-none"/>
        </w:rPr>
        <w:t>Haenlein</w:t>
      </w:r>
      <w:r w:rsidR="00315ADF" w:rsidRPr="006501DB">
        <w:rPr>
          <w:lang w:eastAsia="x-none"/>
        </w:rPr>
        <w:t>, 2010)</w:t>
      </w:r>
      <w:r w:rsidR="005509B5" w:rsidRPr="006501DB">
        <w:rPr>
          <w:lang w:eastAsia="x-none"/>
        </w:rPr>
        <w:t>.</w:t>
      </w:r>
    </w:p>
    <w:p w14:paraId="52CAE024" w14:textId="3AD36280" w:rsidR="005509B5" w:rsidRPr="00BB596C" w:rsidRDefault="005509B5" w:rsidP="000D3453">
      <w:pPr>
        <w:spacing w:before="120" w:after="120" w:line="360" w:lineRule="auto"/>
        <w:jc w:val="both"/>
        <w:rPr>
          <w:lang w:eastAsia="x-none"/>
        </w:rPr>
      </w:pPr>
      <w:r w:rsidRPr="006501DB">
        <w:rPr>
          <w:lang w:val="en-US" w:eastAsia="x-none"/>
        </w:rPr>
        <w:t>T</w:t>
      </w:r>
      <w:r w:rsidRPr="006501DB">
        <w:rPr>
          <w:lang w:eastAsia="x-none"/>
        </w:rPr>
        <w:t>ο φαινόμενο αυτό έχει οδηγήσει στη διαμόρφωση μιας νέας οικονομίας δημιουργών</w:t>
      </w:r>
      <w:ins w:id="1459" w:author="ΜΗΤΣΕΑΣ ΗΛΙΑΣ" w:date="2025-12-05T13:13:00Z" w16du:dateUtc="2025-12-05T11:13:00Z">
        <w:r w:rsidR="000F0326">
          <w:rPr>
            <w:lang w:eastAsia="x-none"/>
          </w:rPr>
          <w:t>,</w:t>
        </w:r>
      </w:ins>
      <w:r w:rsidRPr="006501DB">
        <w:rPr>
          <w:lang w:eastAsia="x-none"/>
        </w:rPr>
        <w:t xml:space="preserve"> </w:t>
      </w:r>
      <w:del w:id="1460" w:author="ΜΗΤΣΕΑΣ ΗΛΙΑΣ" w:date="2025-12-05T13:12:00Z" w16du:dateUtc="2025-12-05T11:12:00Z">
        <w:r w:rsidRPr="006501DB" w:rsidDel="000F0326">
          <w:rPr>
            <w:lang w:eastAsia="x-none"/>
          </w:rPr>
          <w:delText>(</w:delText>
        </w:r>
        <w:r w:rsidR="001F0DCB" w:rsidDel="000F0326">
          <w:rPr>
            <w:lang w:val="en-US" w:eastAsia="x-none"/>
          </w:rPr>
          <w:delText>c</w:delText>
        </w:r>
        <w:r w:rsidRPr="006501DB" w:rsidDel="000F0326">
          <w:rPr>
            <w:lang w:eastAsia="x-none"/>
          </w:rPr>
          <w:delText xml:space="preserve">reator </w:delText>
        </w:r>
        <w:r w:rsidR="001F0DCB" w:rsidDel="000F0326">
          <w:rPr>
            <w:lang w:val="en-US" w:eastAsia="x-none"/>
          </w:rPr>
          <w:delText>e</w:delText>
        </w:r>
        <w:r w:rsidRPr="006501DB" w:rsidDel="000F0326">
          <w:rPr>
            <w:lang w:eastAsia="x-none"/>
          </w:rPr>
          <w:delText xml:space="preserve">conomy), </w:delText>
        </w:r>
      </w:del>
      <w:r w:rsidRPr="006501DB">
        <w:rPr>
          <w:lang w:eastAsia="x-none"/>
        </w:rPr>
        <w:t xml:space="preserve">όπου οι </w:t>
      </w:r>
      <w:ins w:id="1461" w:author="ΜΗΤΣΕΑΣ ΗΛΙΑΣ" w:date="2025-12-05T13:13:00Z" w16du:dateUtc="2025-12-05T11:13:00Z">
        <w:r w:rsidR="000F0326">
          <w:rPr>
            <w:lang w:val="en-US" w:eastAsia="x-none"/>
          </w:rPr>
          <w:t>i</w:t>
        </w:r>
      </w:ins>
      <w:del w:id="1462" w:author="ΜΗΤΣΕΑΣ ΗΛΙΑΣ" w:date="2025-12-05T13:13:00Z" w16du:dateUtc="2025-12-05T11:13:00Z">
        <w:r w:rsidR="00DF3150" w:rsidDel="000F0326">
          <w:rPr>
            <w:lang w:val="en-US" w:eastAsia="x-none"/>
          </w:rPr>
          <w:delText>I</w:delText>
        </w:r>
      </w:del>
      <w:r w:rsidR="00DF3150">
        <w:rPr>
          <w:lang w:val="en-US" w:eastAsia="x-none"/>
        </w:rPr>
        <w:t>nfluencers</w:t>
      </w:r>
      <w:r w:rsidR="00145559" w:rsidRPr="001F0DCB">
        <w:rPr>
          <w:lang w:eastAsia="x-none"/>
        </w:rPr>
        <w:t xml:space="preserve"> </w:t>
      </w:r>
      <w:r w:rsidRPr="006501DB">
        <w:rPr>
          <w:lang w:eastAsia="x-none"/>
        </w:rPr>
        <w:t>αποτελούν αυτόνομους επιχειρηματικούς παράγοντες, με απευθείας αντίκτυπο στην κατανάλωση και τη διαφήμιση</w:t>
      </w:r>
      <w:r w:rsidR="00BB596C" w:rsidRPr="00BB596C">
        <w:rPr>
          <w:lang w:eastAsia="x-none"/>
        </w:rPr>
        <w:t>.</w:t>
      </w:r>
    </w:p>
    <w:p w14:paraId="4C05A835" w14:textId="3CBA01B0" w:rsidR="00D9344A" w:rsidRPr="00DE4429" w:rsidRDefault="00315ADF" w:rsidP="000D3453">
      <w:pPr>
        <w:spacing w:before="120" w:after="120" w:line="360" w:lineRule="auto"/>
        <w:jc w:val="both"/>
        <w:rPr>
          <w:lang w:eastAsia="x-none"/>
        </w:rPr>
      </w:pPr>
      <w:r w:rsidRPr="006501DB">
        <w:rPr>
          <w:lang w:eastAsia="x-none"/>
        </w:rPr>
        <w:t xml:space="preserve">Οι επιπτώσεις που έχουν στα επιχειρηματικά μοντέλα είναι αρκετά μεγάλη. </w:t>
      </w:r>
      <w:r w:rsidR="004E2CC3" w:rsidRPr="006501DB">
        <w:rPr>
          <w:lang w:eastAsia="x-none"/>
        </w:rPr>
        <w:t xml:space="preserve">Η επίδραση των </w:t>
      </w:r>
      <w:r w:rsidR="001F0DCB">
        <w:rPr>
          <w:lang w:val="en-US" w:eastAsia="x-none"/>
        </w:rPr>
        <w:t>influencers</w:t>
      </w:r>
      <w:r w:rsidR="001F0DCB" w:rsidRPr="001F0DCB">
        <w:rPr>
          <w:lang w:eastAsia="x-none"/>
        </w:rPr>
        <w:t xml:space="preserve"> </w:t>
      </w:r>
      <w:r w:rsidR="004E2CC3" w:rsidRPr="006501DB">
        <w:rPr>
          <w:lang w:eastAsia="x-none"/>
        </w:rPr>
        <w:t xml:space="preserve">έφερε αλλαγές όπως η αγορά </w:t>
      </w:r>
      <w:r w:rsidR="00941C87" w:rsidRPr="006501DB">
        <w:rPr>
          <w:lang w:eastAsia="x-none"/>
        </w:rPr>
        <w:t>προσοχής</w:t>
      </w:r>
      <w:r w:rsidR="004E2CC3" w:rsidRPr="006501DB">
        <w:rPr>
          <w:lang w:eastAsia="x-none"/>
        </w:rPr>
        <w:t xml:space="preserve"> </w:t>
      </w:r>
      <w:r w:rsidR="00941C87" w:rsidRPr="006501DB">
        <w:rPr>
          <w:lang w:eastAsia="x-none"/>
        </w:rPr>
        <w:t>μέχρι</w:t>
      </w:r>
      <w:r w:rsidR="004E2CC3" w:rsidRPr="006501DB">
        <w:rPr>
          <w:lang w:eastAsia="x-none"/>
        </w:rPr>
        <w:t xml:space="preserve"> και τη </w:t>
      </w:r>
      <w:r w:rsidR="00941C87" w:rsidRPr="006501DB">
        <w:rPr>
          <w:lang w:eastAsia="x-none"/>
        </w:rPr>
        <w:t>δημιουργία</w:t>
      </w:r>
      <w:r w:rsidR="004E2CC3" w:rsidRPr="006501DB">
        <w:rPr>
          <w:lang w:eastAsia="x-none"/>
        </w:rPr>
        <w:t xml:space="preserve"> κοινοτήτων γύρω από ένα </w:t>
      </w:r>
      <w:r w:rsidR="004E2CC3" w:rsidRPr="006501DB">
        <w:rPr>
          <w:lang w:val="en-US" w:eastAsia="x-none"/>
        </w:rPr>
        <w:t>brand</w:t>
      </w:r>
      <w:r w:rsidR="004E2CC3" w:rsidRPr="006501DB">
        <w:rPr>
          <w:lang w:eastAsia="x-none"/>
        </w:rPr>
        <w:t xml:space="preserve">, με αποτέλεσμα πολλές </w:t>
      </w:r>
      <w:r w:rsidR="00941C87" w:rsidRPr="006501DB">
        <w:rPr>
          <w:lang w:eastAsia="x-none"/>
        </w:rPr>
        <w:t>εταιρείες</w:t>
      </w:r>
      <w:r w:rsidR="004E2CC3" w:rsidRPr="006501DB">
        <w:rPr>
          <w:lang w:eastAsia="x-none"/>
        </w:rPr>
        <w:t xml:space="preserve"> να μεταβαίνουν από τις κλα</w:t>
      </w:r>
      <w:del w:id="1463" w:author="ΜΗΤΣΕΑΣ ΗΛΙΑΣ" w:date="2025-12-16T10:43:00Z" w16du:dateUtc="2025-12-16T08:43:00Z">
        <w:r w:rsidR="004E2CC3" w:rsidRPr="006501DB" w:rsidDel="00FE4162">
          <w:rPr>
            <w:lang w:eastAsia="x-none"/>
          </w:rPr>
          <w:delText>σ</w:delText>
        </w:r>
      </w:del>
      <w:r w:rsidR="004E2CC3" w:rsidRPr="006501DB">
        <w:rPr>
          <w:lang w:eastAsia="x-none"/>
        </w:rPr>
        <w:t xml:space="preserve">σικές μεθόδους διαφήμισης και προώθησης σε συνεργασίες με </w:t>
      </w:r>
      <w:r w:rsidR="001F0DCB">
        <w:rPr>
          <w:lang w:val="en-US" w:eastAsia="x-none"/>
        </w:rPr>
        <w:t>influencers</w:t>
      </w:r>
      <w:r w:rsidR="001F0DCB" w:rsidRPr="001F0DCB">
        <w:rPr>
          <w:lang w:eastAsia="x-none"/>
        </w:rPr>
        <w:t xml:space="preserve"> </w:t>
      </w:r>
      <w:r w:rsidR="004E2CC3" w:rsidRPr="006501DB">
        <w:rPr>
          <w:lang w:eastAsia="x-none"/>
        </w:rPr>
        <w:t xml:space="preserve">που διαθέτουν συγκεκριμένο κοινό. Οι συνεργασίες με </w:t>
      </w:r>
      <w:r w:rsidR="00DF3150">
        <w:rPr>
          <w:lang w:val="en-US" w:eastAsia="x-none"/>
        </w:rPr>
        <w:t>influencers</w:t>
      </w:r>
      <w:r w:rsidR="00145559" w:rsidRPr="001F0DCB">
        <w:rPr>
          <w:lang w:eastAsia="x-none"/>
        </w:rPr>
        <w:t xml:space="preserve"> </w:t>
      </w:r>
      <w:r w:rsidR="004E2CC3" w:rsidRPr="006501DB">
        <w:rPr>
          <w:lang w:eastAsia="x-none"/>
        </w:rPr>
        <w:t xml:space="preserve">λειτουργούν </w:t>
      </w:r>
      <w:r w:rsidR="00941C87" w:rsidRPr="006501DB">
        <w:rPr>
          <w:lang w:eastAsia="x-none"/>
        </w:rPr>
        <w:t>έως</w:t>
      </w:r>
      <w:r w:rsidR="004E2CC3" w:rsidRPr="006501DB">
        <w:rPr>
          <w:lang w:eastAsia="x-none"/>
        </w:rPr>
        <w:t xml:space="preserve"> συνδετικός κρίκος μεταξύ του περιεχομένου και του εμπορίου, επηρεάζοντας τ</w:t>
      </w:r>
      <w:ins w:id="1464" w:author="ΜΗΤΣΕΑΣ ΗΛΙΑΣ" w:date="2025-12-05T13:15:00Z" w16du:dateUtc="2025-12-05T11:15:00Z">
        <w:r w:rsidR="009273DE">
          <w:rPr>
            <w:lang w:eastAsia="x-none"/>
          </w:rPr>
          <w:t>η</w:t>
        </w:r>
      </w:ins>
      <w:del w:id="1465" w:author="ΜΗΤΣΕΑΣ ΗΛΙΑΣ" w:date="2025-12-05T13:15:00Z" w16du:dateUtc="2025-12-05T11:15:00Z">
        <w:r w:rsidR="004E2CC3" w:rsidRPr="006501DB" w:rsidDel="009273DE">
          <w:rPr>
            <w:lang w:eastAsia="x-none"/>
          </w:rPr>
          <w:delText>ο</w:delText>
        </w:r>
      </w:del>
      <w:r w:rsidR="004E2CC3" w:rsidRPr="006501DB">
        <w:rPr>
          <w:lang w:eastAsia="x-none"/>
        </w:rPr>
        <w:t xml:space="preserve"> διοχέτευση από την </w:t>
      </w:r>
      <w:del w:id="1466" w:author="ΜΗΤΣΕΑΣ ΗΛΙΑΣ" w:date="2025-12-16T10:12:00Z" w16du:dateUtc="2025-12-16T08:12:00Z">
        <w:r w:rsidR="004E2CC3" w:rsidRPr="006501DB" w:rsidDel="000A0190">
          <w:rPr>
            <w:lang w:eastAsia="x-none"/>
          </w:rPr>
          <w:delText>αναγνωρησιμότητα</w:delText>
        </w:r>
      </w:del>
      <w:ins w:id="1467" w:author="ΜΗΤΣΕΑΣ ΗΛΙΑΣ" w:date="2025-12-16T10:12:00Z" w16du:dateUtc="2025-12-16T08:12:00Z">
        <w:r w:rsidR="000A0190" w:rsidRPr="006501DB">
          <w:rPr>
            <w:lang w:eastAsia="x-none"/>
          </w:rPr>
          <w:t>αναγνωρισιμότητα</w:t>
        </w:r>
      </w:ins>
      <w:r w:rsidR="004E2CC3" w:rsidRPr="006501DB">
        <w:rPr>
          <w:lang w:eastAsia="x-none"/>
        </w:rPr>
        <w:t xml:space="preserve"> έως τη μετατροπή </w:t>
      </w:r>
      <w:r w:rsidR="008C1024" w:rsidRPr="006501DB">
        <w:rPr>
          <w:lang w:eastAsia="x-none"/>
        </w:rPr>
        <w:t>αυτής</w:t>
      </w:r>
      <w:r w:rsidR="004E2CC3" w:rsidRPr="006501DB">
        <w:rPr>
          <w:lang w:eastAsia="x-none"/>
        </w:rPr>
        <w:t xml:space="preserve"> σε αγοραστική αξία.</w:t>
      </w:r>
      <w:r w:rsidR="006878FD" w:rsidRPr="006878FD">
        <w:rPr>
          <w:lang w:eastAsia="x-none"/>
        </w:rPr>
        <w:t xml:space="preserve"> </w:t>
      </w:r>
      <w:r w:rsidR="006878FD">
        <w:rPr>
          <w:lang w:eastAsia="x-none"/>
        </w:rPr>
        <w:t>Κύρια χαρακτηριστικά αυτού του ν</w:t>
      </w:r>
      <w:r w:rsidR="00953F07">
        <w:rPr>
          <w:lang w:eastAsia="x-none"/>
        </w:rPr>
        <w:t>έ</w:t>
      </w:r>
      <w:r w:rsidR="006878FD">
        <w:rPr>
          <w:lang w:eastAsia="x-none"/>
        </w:rPr>
        <w:t>ου είδους οικονομίας</w:t>
      </w:r>
      <w:del w:id="1468" w:author="ΜΗΤΣΕΑΣ ΗΛΙΑΣ" w:date="2025-12-05T13:15:00Z" w16du:dateUtc="2025-12-05T11:15:00Z">
        <w:r w:rsidR="006878FD" w:rsidDel="009273DE">
          <w:rPr>
            <w:lang w:eastAsia="x-none"/>
          </w:rPr>
          <w:delText xml:space="preserve"> </w:delText>
        </w:r>
        <w:r w:rsidR="00953F07" w:rsidDel="009273DE">
          <w:rPr>
            <w:lang w:eastAsia="x-none"/>
          </w:rPr>
          <w:delText>του περιεχομένου</w:delText>
        </w:r>
      </w:del>
      <w:r w:rsidR="00953F07">
        <w:rPr>
          <w:lang w:eastAsia="x-none"/>
        </w:rPr>
        <w:t xml:space="preserve"> </w:t>
      </w:r>
      <w:r w:rsidR="006878FD">
        <w:rPr>
          <w:lang w:eastAsia="x-none"/>
        </w:rPr>
        <w:t>είναι</w:t>
      </w:r>
      <w:r w:rsidR="006878FD" w:rsidRPr="006878FD">
        <w:rPr>
          <w:lang w:eastAsia="x-none"/>
        </w:rPr>
        <w:t>:</w:t>
      </w:r>
    </w:p>
    <w:p w14:paraId="1012DF03" w14:textId="137996FC" w:rsidR="000D3453" w:rsidRPr="00D9344A" w:rsidRDefault="006878FD" w:rsidP="00D9344A">
      <w:pPr>
        <w:numPr>
          <w:ilvl w:val="0"/>
          <w:numId w:val="42"/>
        </w:numPr>
        <w:spacing w:before="120" w:after="120" w:line="360" w:lineRule="auto"/>
        <w:jc w:val="both"/>
        <w:rPr>
          <w:lang w:eastAsia="x-none"/>
        </w:rPr>
      </w:pPr>
      <w:r w:rsidRPr="006878FD">
        <w:rPr>
          <w:lang w:eastAsia="x-none"/>
        </w:rPr>
        <w:t xml:space="preserve">Αποκέντρωση </w:t>
      </w:r>
      <w:r w:rsidR="008A6B54">
        <w:rPr>
          <w:lang w:eastAsia="x-none"/>
        </w:rPr>
        <w:t>π</w:t>
      </w:r>
      <w:r w:rsidRPr="006878FD">
        <w:rPr>
          <w:lang w:eastAsia="x-none"/>
        </w:rPr>
        <w:t>αραγωγής</w:t>
      </w:r>
      <w:r w:rsidR="001F0DCB" w:rsidRPr="001F0DCB">
        <w:rPr>
          <w:lang w:eastAsia="x-none"/>
        </w:rPr>
        <w:t xml:space="preserve"> </w:t>
      </w:r>
      <w:r w:rsidR="008A6B54">
        <w:rPr>
          <w:lang w:eastAsia="x-none"/>
        </w:rPr>
        <w:t>π</w:t>
      </w:r>
      <w:r w:rsidRPr="006878FD">
        <w:rPr>
          <w:lang w:eastAsia="x-none"/>
        </w:rPr>
        <w:t>εριεχομένου: Οποιοσδήποτε μπορεί να δημιουργήσει και να διανείμει περιεχόμενο</w:t>
      </w:r>
    </w:p>
    <w:p w14:paraId="3F021CD4" w14:textId="2D0E0860" w:rsidR="000D3453" w:rsidRPr="00D9344A" w:rsidRDefault="006878FD" w:rsidP="000D3453">
      <w:pPr>
        <w:numPr>
          <w:ilvl w:val="0"/>
          <w:numId w:val="42"/>
        </w:numPr>
        <w:spacing w:before="120" w:after="120" w:line="360" w:lineRule="auto"/>
        <w:jc w:val="both"/>
        <w:rPr>
          <w:lang w:eastAsia="x-none"/>
        </w:rPr>
      </w:pPr>
      <w:r w:rsidRPr="006878FD">
        <w:rPr>
          <w:lang w:eastAsia="x-none"/>
        </w:rPr>
        <w:t xml:space="preserve">Πολλαπλές </w:t>
      </w:r>
      <w:r w:rsidR="00953F07">
        <w:rPr>
          <w:lang w:eastAsia="x-none"/>
        </w:rPr>
        <w:t>π</w:t>
      </w:r>
      <w:r w:rsidRPr="006878FD">
        <w:rPr>
          <w:lang w:eastAsia="x-none"/>
        </w:rPr>
        <w:t xml:space="preserve">ηγές </w:t>
      </w:r>
      <w:r w:rsidR="00953F07">
        <w:rPr>
          <w:lang w:eastAsia="x-none"/>
        </w:rPr>
        <w:t>ε</w:t>
      </w:r>
      <w:r w:rsidRPr="006878FD">
        <w:rPr>
          <w:lang w:eastAsia="x-none"/>
        </w:rPr>
        <w:t xml:space="preserve">σόδων: </w:t>
      </w:r>
      <w:ins w:id="1469" w:author="ΜΗΤΣΕΑΣ ΗΛΙΑΣ" w:date="2025-12-05T13:15:00Z" w16du:dateUtc="2025-12-05T11:15:00Z">
        <w:r w:rsidR="009273DE">
          <w:rPr>
            <w:lang w:eastAsia="x-none"/>
          </w:rPr>
          <w:t>Χ</w:t>
        </w:r>
      </w:ins>
      <w:del w:id="1470" w:author="ΜΗΤΣΕΑΣ ΗΛΙΑΣ" w:date="2025-12-05T13:15:00Z" w16du:dateUtc="2025-12-05T11:15:00Z">
        <w:r w:rsidR="001F0DCB" w:rsidDel="009273DE">
          <w:rPr>
            <w:lang w:eastAsia="x-none"/>
          </w:rPr>
          <w:delText>χ</w:delText>
        </w:r>
      </w:del>
      <w:r w:rsidR="001F0DCB">
        <w:rPr>
          <w:lang w:eastAsia="x-none"/>
        </w:rPr>
        <w:t>ορηγίες</w:t>
      </w:r>
      <w:r w:rsidRPr="006878FD">
        <w:rPr>
          <w:lang w:eastAsia="x-none"/>
        </w:rPr>
        <w:t xml:space="preserve">, </w:t>
      </w:r>
      <w:r w:rsidR="001F0DCB">
        <w:rPr>
          <w:lang w:eastAsia="x-none"/>
        </w:rPr>
        <w:t>συνεργατικό</w:t>
      </w:r>
      <w:r w:rsidRPr="006878FD">
        <w:rPr>
          <w:lang w:eastAsia="x-none"/>
        </w:rPr>
        <w:t xml:space="preserve"> </w:t>
      </w:r>
      <w:r w:rsidRPr="006878FD">
        <w:rPr>
          <w:lang w:val="en-US" w:eastAsia="x-none"/>
        </w:rPr>
        <w:t>marketing</w:t>
      </w:r>
      <w:r w:rsidRPr="006878FD">
        <w:rPr>
          <w:lang w:eastAsia="x-none"/>
        </w:rPr>
        <w:t>, δωρεές, συνδρομές, προϊόντα</w:t>
      </w:r>
    </w:p>
    <w:p w14:paraId="4F18C755" w14:textId="475637C1" w:rsidR="006878FD" w:rsidRPr="006878FD" w:rsidRDefault="006878FD" w:rsidP="00DE4429">
      <w:pPr>
        <w:numPr>
          <w:ilvl w:val="0"/>
          <w:numId w:val="42"/>
        </w:numPr>
        <w:spacing w:before="120" w:after="120" w:line="360" w:lineRule="auto"/>
        <w:jc w:val="both"/>
        <w:rPr>
          <w:lang w:eastAsia="x-none"/>
        </w:rPr>
      </w:pPr>
      <w:r w:rsidRPr="006878FD">
        <w:rPr>
          <w:lang w:eastAsia="x-none"/>
        </w:rPr>
        <w:t xml:space="preserve">Άμεση </w:t>
      </w:r>
      <w:r w:rsidR="00953F07">
        <w:rPr>
          <w:lang w:eastAsia="x-none"/>
        </w:rPr>
        <w:t>σ</w:t>
      </w:r>
      <w:r w:rsidRPr="006878FD">
        <w:rPr>
          <w:lang w:eastAsia="x-none"/>
        </w:rPr>
        <w:t xml:space="preserve">χέση </w:t>
      </w:r>
      <w:r w:rsidR="00953F07">
        <w:rPr>
          <w:lang w:eastAsia="x-none"/>
        </w:rPr>
        <w:t>δ</w:t>
      </w:r>
      <w:r w:rsidRPr="006878FD">
        <w:rPr>
          <w:lang w:eastAsia="x-none"/>
        </w:rPr>
        <w:t>ημιουργού-</w:t>
      </w:r>
      <w:r w:rsidR="00953F07">
        <w:rPr>
          <w:lang w:eastAsia="x-none"/>
        </w:rPr>
        <w:t>κ</w:t>
      </w:r>
      <w:r w:rsidRPr="006878FD">
        <w:rPr>
          <w:lang w:eastAsia="x-none"/>
        </w:rPr>
        <w:t>οινού: Χωρίς μεσάζοντες, με υψηλό βαθμό αλληλεπίδραση</w:t>
      </w:r>
      <w:ins w:id="1471" w:author="ΜΗΤΣΕΑΣ ΗΛΙΑΣ" w:date="2025-12-05T13:15:00Z" w16du:dateUtc="2025-12-05T11:15:00Z">
        <w:r w:rsidR="009273DE">
          <w:rPr>
            <w:lang w:eastAsia="x-none"/>
          </w:rPr>
          <w:t>ς</w:t>
        </w:r>
      </w:ins>
    </w:p>
    <w:p w14:paraId="04A3EB50" w14:textId="77777777" w:rsidR="004E2CC3" w:rsidRPr="006501DB" w:rsidRDefault="004E2CC3" w:rsidP="000D3453">
      <w:pPr>
        <w:spacing w:before="120" w:after="120" w:line="360" w:lineRule="auto"/>
        <w:jc w:val="both"/>
        <w:rPr>
          <w:lang w:eastAsia="x-none"/>
        </w:rPr>
      </w:pPr>
      <w:r w:rsidRPr="006501DB">
        <w:rPr>
          <w:lang w:eastAsia="x-none"/>
        </w:rPr>
        <w:t xml:space="preserve">Τα μοντέλα συνεργασίας ποικίλουν και κάποια από αυτά ενδεικτικά </w:t>
      </w:r>
      <w:r w:rsidR="008C1024" w:rsidRPr="006501DB">
        <w:rPr>
          <w:lang w:eastAsia="x-none"/>
        </w:rPr>
        <w:t>είναι</w:t>
      </w:r>
      <w:r w:rsidRPr="006501DB">
        <w:rPr>
          <w:lang w:eastAsia="x-none"/>
        </w:rPr>
        <w:t>:</w:t>
      </w:r>
    </w:p>
    <w:p w14:paraId="1F8710F7" w14:textId="77777777" w:rsidR="004E2CC3" w:rsidRDefault="004E2CC3" w:rsidP="000D3453">
      <w:pPr>
        <w:pStyle w:val="ae"/>
        <w:numPr>
          <w:ilvl w:val="0"/>
          <w:numId w:val="29"/>
        </w:numPr>
        <w:spacing w:before="120" w:after="120" w:line="360" w:lineRule="auto"/>
        <w:jc w:val="both"/>
        <w:rPr>
          <w:sz w:val="24"/>
          <w:szCs w:val="24"/>
          <w:lang w:val="en-US"/>
        </w:rPr>
      </w:pPr>
      <w:r w:rsidRPr="00FB7D25">
        <w:rPr>
          <w:sz w:val="24"/>
          <w:szCs w:val="24"/>
          <w:lang w:val="en-US"/>
        </w:rPr>
        <w:t xml:space="preserve">Sponsored content </w:t>
      </w:r>
      <w:r w:rsidRPr="00FB7D25">
        <w:rPr>
          <w:sz w:val="24"/>
          <w:szCs w:val="24"/>
        </w:rPr>
        <w:t>(σταθερή αμοιβή)</w:t>
      </w:r>
    </w:p>
    <w:p w14:paraId="1BA2905A" w14:textId="77777777" w:rsidR="006878FD" w:rsidRPr="00202701" w:rsidRDefault="006878FD" w:rsidP="000D3453">
      <w:pPr>
        <w:pStyle w:val="ae"/>
        <w:spacing w:before="120" w:after="120" w:line="360" w:lineRule="auto"/>
        <w:jc w:val="both"/>
        <w:rPr>
          <w:sz w:val="24"/>
          <w:szCs w:val="24"/>
        </w:rPr>
      </w:pPr>
      <w:r w:rsidRPr="006878FD">
        <w:rPr>
          <w:sz w:val="24"/>
          <w:szCs w:val="24"/>
        </w:rPr>
        <w:t>Περιγραφή: Καθορισμένη αμοιβή για δημοσίευση/βίντεο που προωθεί προϊόν</w:t>
      </w:r>
    </w:p>
    <w:p w14:paraId="46887E26" w14:textId="77777777" w:rsidR="006878FD" w:rsidRPr="00202701" w:rsidRDefault="006878FD" w:rsidP="000D3453">
      <w:pPr>
        <w:pStyle w:val="ae"/>
        <w:spacing w:before="120" w:after="120" w:line="360" w:lineRule="auto"/>
        <w:jc w:val="both"/>
        <w:rPr>
          <w:sz w:val="24"/>
          <w:szCs w:val="24"/>
        </w:rPr>
      </w:pPr>
      <w:r w:rsidRPr="006878FD">
        <w:rPr>
          <w:sz w:val="24"/>
          <w:szCs w:val="24"/>
        </w:rPr>
        <w:t>Πλεονεκτήματα: Ελ</w:t>
      </w:r>
      <w:r w:rsidR="003948AE">
        <w:rPr>
          <w:sz w:val="24"/>
          <w:szCs w:val="24"/>
        </w:rPr>
        <w:t>εγχόμ</w:t>
      </w:r>
      <w:r w:rsidRPr="006878FD">
        <w:rPr>
          <w:sz w:val="24"/>
          <w:szCs w:val="24"/>
        </w:rPr>
        <w:t>ενο μήνυμα, προβλέψιμο κόστος</w:t>
      </w:r>
    </w:p>
    <w:p w14:paraId="7D5C4D25" w14:textId="77777777" w:rsidR="000D3453" w:rsidRPr="00DE4429" w:rsidRDefault="006878FD" w:rsidP="00DE4429">
      <w:pPr>
        <w:pStyle w:val="ae"/>
        <w:spacing w:before="120" w:after="120" w:line="360" w:lineRule="auto"/>
        <w:jc w:val="both"/>
        <w:rPr>
          <w:sz w:val="24"/>
          <w:szCs w:val="24"/>
        </w:rPr>
      </w:pPr>
      <w:r w:rsidRPr="006878FD">
        <w:rPr>
          <w:sz w:val="24"/>
          <w:szCs w:val="24"/>
        </w:rPr>
        <w:lastRenderedPageBreak/>
        <w:t>Κίνδυνοι: Μπορεί να φαίνεται λιγότερο αυθεντικό</w:t>
      </w:r>
    </w:p>
    <w:p w14:paraId="5908805F" w14:textId="7BD1C91D" w:rsidR="004E2CC3" w:rsidRDefault="004E2CC3" w:rsidP="000D3453">
      <w:pPr>
        <w:pStyle w:val="ae"/>
        <w:numPr>
          <w:ilvl w:val="0"/>
          <w:numId w:val="29"/>
        </w:numPr>
        <w:spacing w:before="120" w:after="120" w:line="360" w:lineRule="auto"/>
        <w:jc w:val="both"/>
        <w:rPr>
          <w:sz w:val="24"/>
          <w:szCs w:val="24"/>
          <w:lang w:val="en-US"/>
        </w:rPr>
      </w:pPr>
      <w:r w:rsidRPr="00FB7D25">
        <w:rPr>
          <w:sz w:val="24"/>
          <w:szCs w:val="24"/>
          <w:lang w:val="en-US"/>
        </w:rPr>
        <w:t xml:space="preserve">Affiliate marketing </w:t>
      </w:r>
      <w:r w:rsidRPr="00FB7D25">
        <w:rPr>
          <w:sz w:val="24"/>
          <w:szCs w:val="24"/>
        </w:rPr>
        <w:t>(</w:t>
      </w:r>
      <w:r w:rsidR="00311FF3">
        <w:rPr>
          <w:sz w:val="24"/>
          <w:szCs w:val="24"/>
        </w:rPr>
        <w:t xml:space="preserve">συνεργατικό </w:t>
      </w:r>
      <w:r w:rsidR="00311FF3">
        <w:rPr>
          <w:sz w:val="24"/>
          <w:szCs w:val="24"/>
          <w:lang w:val="en-US"/>
        </w:rPr>
        <w:t>marketing)</w:t>
      </w:r>
    </w:p>
    <w:p w14:paraId="3631A723" w14:textId="77777777" w:rsidR="006878FD" w:rsidRPr="00202701" w:rsidRDefault="006878FD" w:rsidP="000D3453">
      <w:pPr>
        <w:spacing w:before="120" w:after="120" w:line="360" w:lineRule="auto"/>
        <w:ind w:left="720"/>
        <w:jc w:val="both"/>
      </w:pPr>
      <w:r w:rsidRPr="006878FD">
        <w:t>Περιγραφή: Πρόσφορα μοναδικών κωδικών/</w:t>
      </w:r>
      <w:r w:rsidRPr="006878FD">
        <w:rPr>
          <w:lang w:val="en-US"/>
        </w:rPr>
        <w:t>links</w:t>
      </w:r>
      <w:r w:rsidRPr="006878FD">
        <w:t>, πληρωμή βάσει πωλήσεων</w:t>
      </w:r>
    </w:p>
    <w:p w14:paraId="29E5AF66" w14:textId="40C4F5F1" w:rsidR="006878FD" w:rsidRPr="00311FF3" w:rsidRDefault="006878FD" w:rsidP="000D3453">
      <w:pPr>
        <w:spacing w:before="120" w:after="120" w:line="360" w:lineRule="auto"/>
        <w:ind w:left="720"/>
        <w:jc w:val="both"/>
      </w:pPr>
      <w:r w:rsidRPr="006878FD">
        <w:t xml:space="preserve">Πλεονεκτήματα: Μετρήσιμο </w:t>
      </w:r>
      <w:r w:rsidRPr="006878FD">
        <w:rPr>
          <w:lang w:val="en-US"/>
        </w:rPr>
        <w:t>ROI</w:t>
      </w:r>
      <w:r w:rsidRPr="006878FD">
        <w:t xml:space="preserve">, </w:t>
      </w:r>
      <w:r w:rsidR="00311FF3">
        <w:t>κοινά συμφέροντα</w:t>
      </w:r>
    </w:p>
    <w:p w14:paraId="6B86B30B" w14:textId="77777777" w:rsidR="000D3453" w:rsidRPr="006878FD" w:rsidRDefault="006878FD" w:rsidP="00DE4429">
      <w:pPr>
        <w:spacing w:before="120" w:after="120" w:line="360" w:lineRule="auto"/>
        <w:ind w:left="720"/>
        <w:jc w:val="both"/>
      </w:pPr>
      <w:r w:rsidRPr="006878FD">
        <w:t xml:space="preserve">Κίνδυνοι: Εξάρτηση από τις πωλήσεις του </w:t>
      </w:r>
      <w:r w:rsidRPr="006878FD">
        <w:rPr>
          <w:lang w:val="en-US"/>
        </w:rPr>
        <w:t>influencer</w:t>
      </w:r>
    </w:p>
    <w:p w14:paraId="298FA8C8" w14:textId="50F93ADD" w:rsidR="004E2CC3" w:rsidRDefault="00311FF3" w:rsidP="000D3453">
      <w:pPr>
        <w:pStyle w:val="ae"/>
        <w:numPr>
          <w:ilvl w:val="0"/>
          <w:numId w:val="29"/>
        </w:numPr>
        <w:spacing w:before="120" w:after="120" w:line="360" w:lineRule="auto"/>
        <w:jc w:val="both"/>
        <w:rPr>
          <w:sz w:val="24"/>
          <w:szCs w:val="24"/>
          <w:lang w:val="en-US"/>
        </w:rPr>
      </w:pPr>
      <w:r w:rsidRPr="00311FF3">
        <w:rPr>
          <w:sz w:val="24"/>
          <w:szCs w:val="24"/>
        </w:rPr>
        <w:t>Πρεσβευτές Μάρκας</w:t>
      </w:r>
      <w:r w:rsidRPr="00311FF3" w:rsidDel="00311FF3">
        <w:rPr>
          <w:sz w:val="24"/>
          <w:szCs w:val="24"/>
          <w:lang w:val="en-US"/>
        </w:rPr>
        <w:t xml:space="preserve"> </w:t>
      </w:r>
    </w:p>
    <w:p w14:paraId="074AB6D5" w14:textId="7955F539" w:rsidR="006878FD" w:rsidRPr="00202701" w:rsidRDefault="006878FD" w:rsidP="000D3453">
      <w:pPr>
        <w:pStyle w:val="ae"/>
        <w:spacing w:before="120" w:after="120" w:line="360" w:lineRule="auto"/>
        <w:jc w:val="both"/>
        <w:rPr>
          <w:sz w:val="24"/>
          <w:szCs w:val="24"/>
        </w:rPr>
      </w:pPr>
      <w:r w:rsidRPr="006878FD">
        <w:rPr>
          <w:sz w:val="24"/>
          <w:szCs w:val="24"/>
        </w:rPr>
        <w:t xml:space="preserve">Περιγραφή: Μακροπρόθεσμη συνεργασία, ο </w:t>
      </w:r>
      <w:r w:rsidR="003B5AD5">
        <w:rPr>
          <w:sz w:val="24"/>
          <w:szCs w:val="24"/>
          <w:lang w:val="en-US"/>
        </w:rPr>
        <w:t>influencer</w:t>
      </w:r>
      <w:r w:rsidRPr="006878FD">
        <w:rPr>
          <w:sz w:val="24"/>
          <w:szCs w:val="24"/>
        </w:rPr>
        <w:t xml:space="preserve"> γίνεται "πρόσωπο" της μάρκας</w:t>
      </w:r>
    </w:p>
    <w:p w14:paraId="5854C95E" w14:textId="77777777" w:rsidR="006878FD" w:rsidRPr="006878FD" w:rsidRDefault="006878FD" w:rsidP="000D3453">
      <w:pPr>
        <w:pStyle w:val="ae"/>
        <w:spacing w:before="120" w:after="120" w:line="360" w:lineRule="auto"/>
        <w:jc w:val="both"/>
        <w:rPr>
          <w:sz w:val="24"/>
          <w:szCs w:val="24"/>
        </w:rPr>
      </w:pPr>
      <w:r w:rsidRPr="006878FD">
        <w:rPr>
          <w:sz w:val="24"/>
          <w:szCs w:val="24"/>
        </w:rPr>
        <w:t>Πλεονεκτήματα: Συνεπής παρουσία, βαθύτερη σύνδεση με το κοινό</w:t>
      </w:r>
    </w:p>
    <w:p w14:paraId="47BDF9A2" w14:textId="77777777" w:rsidR="000D3453" w:rsidRPr="00DE4429" w:rsidRDefault="006878FD" w:rsidP="00DE4429">
      <w:pPr>
        <w:pStyle w:val="ae"/>
        <w:spacing w:before="120" w:after="120" w:line="360" w:lineRule="auto"/>
        <w:jc w:val="both"/>
        <w:rPr>
          <w:sz w:val="24"/>
          <w:szCs w:val="24"/>
        </w:rPr>
      </w:pPr>
      <w:r w:rsidRPr="006878FD">
        <w:rPr>
          <w:sz w:val="24"/>
          <w:szCs w:val="24"/>
        </w:rPr>
        <w:t>Κίνδυνοι: Υψηλό κόστος, κίνδυνος από κρίσεις φήμης</w:t>
      </w:r>
    </w:p>
    <w:p w14:paraId="5E1E9790" w14:textId="2764B3F8" w:rsidR="004E2CC3" w:rsidRDefault="007A3B82" w:rsidP="000D3453">
      <w:pPr>
        <w:pStyle w:val="ae"/>
        <w:numPr>
          <w:ilvl w:val="0"/>
          <w:numId w:val="29"/>
        </w:numPr>
        <w:spacing w:before="120" w:after="120" w:line="360" w:lineRule="auto"/>
        <w:jc w:val="both"/>
        <w:rPr>
          <w:sz w:val="24"/>
          <w:szCs w:val="24"/>
          <w:lang w:val="en-US"/>
        </w:rPr>
      </w:pPr>
      <w:r>
        <w:rPr>
          <w:sz w:val="24"/>
          <w:szCs w:val="24"/>
        </w:rPr>
        <w:t>Συν δημιουργία</w:t>
      </w:r>
      <w:r w:rsidR="004E2CC3" w:rsidRPr="00FB7D25">
        <w:rPr>
          <w:sz w:val="24"/>
          <w:szCs w:val="24"/>
          <w:lang w:val="en-US"/>
        </w:rPr>
        <w:t xml:space="preserve"> </w:t>
      </w:r>
      <w:r w:rsidR="008C1024" w:rsidRPr="00FB7D25">
        <w:rPr>
          <w:sz w:val="24"/>
          <w:szCs w:val="24"/>
        </w:rPr>
        <w:t>προϊόντων</w:t>
      </w:r>
    </w:p>
    <w:p w14:paraId="56A955BD" w14:textId="77777777" w:rsidR="006878FD" w:rsidRPr="00202701" w:rsidRDefault="006878FD" w:rsidP="000D3453">
      <w:pPr>
        <w:pStyle w:val="ae"/>
        <w:spacing w:before="120" w:after="120" w:line="360" w:lineRule="auto"/>
        <w:jc w:val="both"/>
        <w:rPr>
          <w:sz w:val="24"/>
          <w:szCs w:val="24"/>
        </w:rPr>
      </w:pPr>
      <w:r w:rsidRPr="006878FD">
        <w:rPr>
          <w:sz w:val="24"/>
          <w:szCs w:val="24"/>
        </w:rPr>
        <w:t>Περιγραφή: Κοινή ανάπτυξη προϊόντων ή φυσική ενσωμάτωση σε περιεχόμενο</w:t>
      </w:r>
    </w:p>
    <w:p w14:paraId="394B191D" w14:textId="77777777" w:rsidR="006878FD" w:rsidRPr="00202701" w:rsidRDefault="006878FD" w:rsidP="000D3453">
      <w:pPr>
        <w:pStyle w:val="ae"/>
        <w:spacing w:before="120" w:after="120" w:line="360" w:lineRule="auto"/>
        <w:jc w:val="both"/>
        <w:rPr>
          <w:sz w:val="24"/>
          <w:szCs w:val="24"/>
        </w:rPr>
      </w:pPr>
      <w:r w:rsidRPr="006878FD">
        <w:rPr>
          <w:sz w:val="24"/>
          <w:szCs w:val="24"/>
        </w:rPr>
        <w:t>Πλεονεκτήματα: Υψηλή αυθεντικότητα, καινοτομία</w:t>
      </w:r>
    </w:p>
    <w:p w14:paraId="110F4521" w14:textId="77777777" w:rsidR="000D3453" w:rsidRPr="004D76C8" w:rsidRDefault="006878FD" w:rsidP="004D76C8">
      <w:pPr>
        <w:pStyle w:val="ae"/>
        <w:spacing w:before="120" w:after="120" w:line="360" w:lineRule="auto"/>
        <w:jc w:val="both"/>
        <w:rPr>
          <w:sz w:val="24"/>
          <w:szCs w:val="24"/>
        </w:rPr>
      </w:pPr>
      <w:r w:rsidRPr="006878FD">
        <w:rPr>
          <w:sz w:val="24"/>
          <w:szCs w:val="24"/>
        </w:rPr>
        <w:t>Κίνδυνοι: Πολυπλοκότητα συντονισμού</w:t>
      </w:r>
    </w:p>
    <w:p w14:paraId="11DBC36E" w14:textId="612C1A90" w:rsidR="000D3453" w:rsidRPr="00B10853" w:rsidRDefault="004E2CC3" w:rsidP="000D3453">
      <w:pPr>
        <w:spacing w:before="120" w:after="120" w:line="360" w:lineRule="auto"/>
        <w:jc w:val="both"/>
      </w:pPr>
      <w:r w:rsidRPr="006501DB">
        <w:t xml:space="preserve">Η επιλογή </w:t>
      </w:r>
      <w:r w:rsidR="009A608F" w:rsidRPr="006501DB">
        <w:t>του μοντέλου συνεργασίας επηρεάζει</w:t>
      </w:r>
      <w:ins w:id="1472" w:author="ΜΗΤΣΕΑΣ ΗΛΙΑΣ" w:date="2025-12-05T13:17:00Z" w16du:dateUtc="2025-12-05T11:17:00Z">
        <w:r w:rsidR="009273DE">
          <w:t xml:space="preserve"> τους</w:t>
        </w:r>
      </w:ins>
      <w:r w:rsidR="009A608F" w:rsidRPr="006501DB">
        <w:t xml:space="preserve"> κινδύνους, </w:t>
      </w:r>
      <w:ins w:id="1473" w:author="ΜΗΤΣΕΑΣ ΗΛΙΑΣ" w:date="2025-12-05T13:17:00Z" w16du:dateUtc="2025-12-05T11:17:00Z">
        <w:r w:rsidR="009273DE">
          <w:t xml:space="preserve">τα </w:t>
        </w:r>
      </w:ins>
      <w:r w:rsidR="009A608F" w:rsidRPr="006501DB">
        <w:t xml:space="preserve">κίνητρα και τις μετρήσεις </w:t>
      </w:r>
      <w:r w:rsidR="008C1024" w:rsidRPr="006501DB">
        <w:t>απ</w:t>
      </w:r>
      <w:ins w:id="1474" w:author="ΜΗΤΣΕΑΣ ΗΛΙΑΣ" w:date="2025-12-05T13:17:00Z" w16du:dateUtc="2025-12-05T11:17:00Z">
        <w:r w:rsidR="00F07977">
          <w:t>όδο</w:t>
        </w:r>
      </w:ins>
      <w:del w:id="1475" w:author="ΜΗΤΣΕΑΣ ΗΛΙΑΣ" w:date="2025-12-05T13:17:00Z" w16du:dateUtc="2025-12-05T11:17:00Z">
        <w:r w:rsidR="008C1024" w:rsidRPr="006501DB" w:rsidDel="00F07977">
          <w:delText>οδό</w:delText>
        </w:r>
      </w:del>
      <w:r w:rsidR="008C1024" w:rsidRPr="006501DB">
        <w:t>σ</w:t>
      </w:r>
      <w:ins w:id="1476" w:author="ΜΗΤΣΕΑΣ ΗΛΙΑΣ" w:date="2025-12-05T13:17:00Z" w16du:dateUtc="2025-12-05T11:17:00Z">
        <w:r w:rsidR="009273DE">
          <w:t>η</w:t>
        </w:r>
      </w:ins>
      <w:del w:id="1477" w:author="ΜΗΤΣΕΑΣ ΗΛΙΑΣ" w:date="2025-12-05T13:17:00Z" w16du:dateUtc="2025-12-05T11:17:00Z">
        <w:r w:rsidR="008C1024" w:rsidRPr="006501DB" w:rsidDel="009273DE">
          <w:delText>ει</w:delText>
        </w:r>
      </w:del>
      <w:r w:rsidR="008C1024" w:rsidRPr="006501DB">
        <w:t>ς</w:t>
      </w:r>
      <w:r w:rsidR="009A608F" w:rsidRPr="006501DB">
        <w:t>. (</w:t>
      </w:r>
      <w:r w:rsidR="009A608F" w:rsidRPr="006501DB">
        <w:rPr>
          <w:lang w:val="en-US"/>
        </w:rPr>
        <w:t>Journal</w:t>
      </w:r>
      <w:r w:rsidR="009A608F" w:rsidRPr="006501DB">
        <w:t xml:space="preserve"> </w:t>
      </w:r>
      <w:r w:rsidR="009A608F" w:rsidRPr="006501DB">
        <w:rPr>
          <w:lang w:val="en-US"/>
        </w:rPr>
        <w:t>of</w:t>
      </w:r>
      <w:r w:rsidR="009A608F" w:rsidRPr="006501DB">
        <w:t xml:space="preserve"> </w:t>
      </w:r>
      <w:r w:rsidR="009A608F" w:rsidRPr="006501DB">
        <w:rPr>
          <w:lang w:val="en-US"/>
        </w:rPr>
        <w:t>Retailing</w:t>
      </w:r>
      <w:r w:rsidR="009A608F" w:rsidRPr="006501DB">
        <w:t xml:space="preserve"> </w:t>
      </w:r>
      <w:r w:rsidR="009A608F" w:rsidRPr="006501DB">
        <w:rPr>
          <w:lang w:val="en-US"/>
        </w:rPr>
        <w:t>and</w:t>
      </w:r>
      <w:r w:rsidR="009A608F" w:rsidRPr="006501DB">
        <w:t xml:space="preserve"> </w:t>
      </w:r>
      <w:r w:rsidR="009A608F" w:rsidRPr="006501DB">
        <w:rPr>
          <w:lang w:val="en-US"/>
        </w:rPr>
        <w:t>Consumer</w:t>
      </w:r>
      <w:r w:rsidR="009A608F" w:rsidRPr="006501DB">
        <w:t xml:space="preserve"> </w:t>
      </w:r>
      <w:r w:rsidR="009A608F" w:rsidRPr="006501DB">
        <w:rPr>
          <w:lang w:val="en-US"/>
        </w:rPr>
        <w:t>Services</w:t>
      </w:r>
      <w:r w:rsidR="009A608F" w:rsidRPr="006501DB">
        <w:t>, 2019)</w:t>
      </w:r>
    </w:p>
    <w:p w14:paraId="36E50E88" w14:textId="2C5A9A04" w:rsidR="004E2CC3" w:rsidRPr="006501DB" w:rsidRDefault="009A608F" w:rsidP="000D3453">
      <w:pPr>
        <w:spacing w:before="120" w:after="120" w:line="360" w:lineRule="auto"/>
        <w:jc w:val="both"/>
      </w:pPr>
      <w:r w:rsidRPr="006501DB">
        <w:t>Τέλος</w:t>
      </w:r>
      <w:ins w:id="1478" w:author="ΜΗΤΣΕΑΣ ΗΛΙΑΣ" w:date="2025-12-05T13:17:00Z" w16du:dateUtc="2025-12-05T11:17:00Z">
        <w:r w:rsidR="00F07977">
          <w:t>,</w:t>
        </w:r>
      </w:ins>
      <w:r w:rsidRPr="006501DB">
        <w:t xml:space="preserve"> </w:t>
      </w:r>
      <w:ins w:id="1479" w:author="ΜΗΤΣΕΑΣ ΗΛΙΑΣ" w:date="2025-12-16T10:59:00Z" w16du:dateUtc="2025-12-16T08:59:00Z">
        <w:r w:rsidR="00DE5111">
          <w:t>αναφέρονται</w:t>
        </w:r>
      </w:ins>
      <w:del w:id="1480" w:author="ΜΗΤΣΕΑΣ ΗΛΙΑΣ" w:date="2025-12-16T10:59:00Z" w16du:dateUtc="2025-12-16T08:59:00Z">
        <w:r w:rsidRPr="006501DB" w:rsidDel="00DE5111">
          <w:delText>θα αναφέρουμε</w:delText>
        </w:r>
      </w:del>
      <w:r w:rsidRPr="006501DB">
        <w:t xml:space="preserve"> </w:t>
      </w:r>
      <w:ins w:id="1481" w:author="ΜΗΤΣΕΑΣ ΗΛΙΑΣ" w:date="2025-12-16T10:59:00Z" w16du:dateUtc="2025-12-16T08:59:00Z">
        <w:r w:rsidR="00DE5111">
          <w:t>οι</w:t>
        </w:r>
      </w:ins>
      <w:del w:id="1482" w:author="ΜΗΤΣΕΑΣ ΗΛΙΑΣ" w:date="2025-12-16T10:59:00Z" w16du:dateUtc="2025-12-16T08:59:00Z">
        <w:r w:rsidRPr="006501DB" w:rsidDel="00DE5111">
          <w:delText>τους</w:delText>
        </w:r>
      </w:del>
      <w:r w:rsidRPr="006501DB">
        <w:t xml:space="preserve"> βασικ</w:t>
      </w:r>
      <w:ins w:id="1483" w:author="ΜΗΤΣΕΑΣ ΗΛΙΑΣ" w:date="2025-12-16T11:00:00Z" w16du:dateUtc="2025-12-16T09:00:00Z">
        <w:r w:rsidR="00DE5111">
          <w:t>οί</w:t>
        </w:r>
      </w:ins>
      <w:del w:id="1484" w:author="ΜΗΤΣΕΑΣ ΗΛΙΑΣ" w:date="2025-12-16T11:00:00Z" w16du:dateUtc="2025-12-16T09:00:00Z">
        <w:r w:rsidRPr="006501DB" w:rsidDel="00DE5111">
          <w:delText>ούς</w:delText>
        </w:r>
      </w:del>
      <w:r w:rsidRPr="006501DB">
        <w:t xml:space="preserve"> δείκτες αξιολόγησης του επιχειρηματικού αντίκτυπου:</w:t>
      </w:r>
    </w:p>
    <w:p w14:paraId="0C6B3A65" w14:textId="418514F8" w:rsidR="009A608F" w:rsidRPr="007A3B82" w:rsidRDefault="008C1024" w:rsidP="000D3453">
      <w:pPr>
        <w:pStyle w:val="ae"/>
        <w:numPr>
          <w:ilvl w:val="0"/>
          <w:numId w:val="30"/>
        </w:numPr>
        <w:spacing w:before="120" w:after="120" w:line="360" w:lineRule="auto"/>
        <w:jc w:val="both"/>
        <w:rPr>
          <w:sz w:val="24"/>
          <w:szCs w:val="24"/>
        </w:rPr>
      </w:pPr>
      <w:r w:rsidRPr="00FB7D25">
        <w:rPr>
          <w:sz w:val="24"/>
          <w:szCs w:val="24"/>
          <w:lang w:val="en-US"/>
        </w:rPr>
        <w:t>Engagement</w:t>
      </w:r>
      <w:r w:rsidR="009A608F" w:rsidRPr="007A3B82">
        <w:rPr>
          <w:sz w:val="24"/>
          <w:szCs w:val="24"/>
        </w:rPr>
        <w:t xml:space="preserve"> </w:t>
      </w:r>
      <w:r w:rsidR="009A608F" w:rsidRPr="00FB7D25">
        <w:rPr>
          <w:sz w:val="24"/>
          <w:szCs w:val="24"/>
          <w:lang w:val="en-US"/>
        </w:rPr>
        <w:t>Rate</w:t>
      </w:r>
      <w:r w:rsidR="007A3B82">
        <w:rPr>
          <w:sz w:val="24"/>
          <w:szCs w:val="24"/>
        </w:rPr>
        <w:t xml:space="preserve"> - </w:t>
      </w:r>
      <w:r w:rsidR="007A3B82" w:rsidRPr="007A3B82">
        <w:rPr>
          <w:sz w:val="24"/>
          <w:szCs w:val="24"/>
        </w:rPr>
        <w:t>Ποσοστό Αλληλεπίδρασης</w:t>
      </w:r>
      <w:r w:rsidR="009A608F" w:rsidRPr="007A3B82">
        <w:rPr>
          <w:sz w:val="24"/>
          <w:szCs w:val="24"/>
        </w:rPr>
        <w:t xml:space="preserve"> (</w:t>
      </w:r>
      <w:r w:rsidR="009A608F" w:rsidRPr="00FB7D25">
        <w:rPr>
          <w:sz w:val="24"/>
          <w:szCs w:val="24"/>
          <w:lang w:val="en-US"/>
        </w:rPr>
        <w:t>ER</w:t>
      </w:r>
      <w:r w:rsidR="009A608F" w:rsidRPr="007A3B82">
        <w:rPr>
          <w:sz w:val="24"/>
          <w:szCs w:val="24"/>
        </w:rPr>
        <w:t>)</w:t>
      </w:r>
    </w:p>
    <w:p w14:paraId="08ABF702" w14:textId="06D3F08C" w:rsidR="009A608F" w:rsidRPr="00FB7D25" w:rsidRDefault="009A608F" w:rsidP="000D3453">
      <w:pPr>
        <w:pStyle w:val="ae"/>
        <w:numPr>
          <w:ilvl w:val="0"/>
          <w:numId w:val="30"/>
        </w:numPr>
        <w:spacing w:before="120" w:after="120" w:line="360" w:lineRule="auto"/>
        <w:jc w:val="both"/>
        <w:rPr>
          <w:sz w:val="24"/>
          <w:szCs w:val="24"/>
          <w:lang w:val="en-US"/>
        </w:rPr>
      </w:pPr>
      <w:r w:rsidRPr="00FB7D25">
        <w:rPr>
          <w:sz w:val="24"/>
          <w:szCs w:val="24"/>
          <w:lang w:val="en-US"/>
        </w:rPr>
        <w:t>Reach/Impressions</w:t>
      </w:r>
      <w:r w:rsidR="007A3B82">
        <w:rPr>
          <w:sz w:val="24"/>
          <w:szCs w:val="24"/>
        </w:rPr>
        <w:t xml:space="preserve"> - </w:t>
      </w:r>
      <w:r w:rsidR="007A3B82" w:rsidRPr="007A3B82">
        <w:rPr>
          <w:sz w:val="24"/>
          <w:szCs w:val="24"/>
        </w:rPr>
        <w:t>Εμβέλεια / Εμφανίσεις</w:t>
      </w:r>
    </w:p>
    <w:p w14:paraId="482FB1B0" w14:textId="5286B031" w:rsidR="009A608F" w:rsidRPr="00FB7D25" w:rsidRDefault="009A608F" w:rsidP="000D3453">
      <w:pPr>
        <w:pStyle w:val="ae"/>
        <w:numPr>
          <w:ilvl w:val="0"/>
          <w:numId w:val="30"/>
        </w:numPr>
        <w:spacing w:before="120" w:after="120" w:line="360" w:lineRule="auto"/>
        <w:jc w:val="both"/>
        <w:rPr>
          <w:sz w:val="24"/>
          <w:szCs w:val="24"/>
          <w:lang w:val="en-US"/>
        </w:rPr>
      </w:pPr>
      <w:r w:rsidRPr="00FB7D25">
        <w:rPr>
          <w:sz w:val="24"/>
          <w:szCs w:val="24"/>
          <w:lang w:val="en-US"/>
        </w:rPr>
        <w:t>Click-Through Rate</w:t>
      </w:r>
      <w:r w:rsidR="00953F07" w:rsidRPr="007A3B82">
        <w:rPr>
          <w:sz w:val="24"/>
          <w:szCs w:val="24"/>
          <w:lang w:val="en-US"/>
        </w:rPr>
        <w:t xml:space="preserve"> </w:t>
      </w:r>
      <w:r w:rsidR="007A3B82" w:rsidRPr="007A3B82">
        <w:rPr>
          <w:sz w:val="24"/>
          <w:szCs w:val="24"/>
          <w:lang w:val="en-US"/>
        </w:rPr>
        <w:t xml:space="preserve">- </w:t>
      </w:r>
      <w:r w:rsidR="007A3B82" w:rsidRPr="007A3B82">
        <w:rPr>
          <w:sz w:val="24"/>
          <w:szCs w:val="24"/>
        </w:rPr>
        <w:t>Ποσοστό</w:t>
      </w:r>
      <w:r w:rsidR="007A3B82" w:rsidRPr="007A3B82">
        <w:rPr>
          <w:sz w:val="24"/>
          <w:szCs w:val="24"/>
          <w:lang w:val="en-US"/>
        </w:rPr>
        <w:t xml:space="preserve"> </w:t>
      </w:r>
      <w:r w:rsidR="007A3B82" w:rsidRPr="007A3B82">
        <w:rPr>
          <w:sz w:val="24"/>
          <w:szCs w:val="24"/>
        </w:rPr>
        <w:t>Κλικ</w:t>
      </w:r>
      <w:r w:rsidR="007A3B82" w:rsidRPr="007A3B82">
        <w:rPr>
          <w:sz w:val="24"/>
          <w:szCs w:val="24"/>
          <w:lang w:val="en-US"/>
        </w:rPr>
        <w:t xml:space="preserve"> </w:t>
      </w:r>
      <w:r w:rsidRPr="00FB7D25">
        <w:rPr>
          <w:sz w:val="24"/>
          <w:szCs w:val="24"/>
          <w:lang w:val="en-US"/>
        </w:rPr>
        <w:t>(CTR)</w:t>
      </w:r>
    </w:p>
    <w:p w14:paraId="68C07BFC" w14:textId="2C12255B" w:rsidR="009A608F" w:rsidRPr="007A3B82" w:rsidRDefault="009A608F" w:rsidP="000D3453">
      <w:pPr>
        <w:pStyle w:val="ae"/>
        <w:numPr>
          <w:ilvl w:val="0"/>
          <w:numId w:val="30"/>
        </w:numPr>
        <w:spacing w:before="120" w:after="120" w:line="360" w:lineRule="auto"/>
        <w:jc w:val="both"/>
        <w:rPr>
          <w:sz w:val="24"/>
          <w:szCs w:val="24"/>
        </w:rPr>
      </w:pPr>
      <w:r w:rsidRPr="00FB7D25">
        <w:rPr>
          <w:sz w:val="24"/>
          <w:szCs w:val="24"/>
          <w:lang w:val="en-US"/>
        </w:rPr>
        <w:t>Conversion</w:t>
      </w:r>
      <w:r w:rsidRPr="007A3B82">
        <w:rPr>
          <w:sz w:val="24"/>
          <w:szCs w:val="24"/>
        </w:rPr>
        <w:t xml:space="preserve"> </w:t>
      </w:r>
      <w:r w:rsidR="007A3B82">
        <w:rPr>
          <w:sz w:val="24"/>
          <w:szCs w:val="24"/>
        </w:rPr>
        <w:t xml:space="preserve">- </w:t>
      </w:r>
      <w:r w:rsidR="007A3B82" w:rsidRPr="007A3B82">
        <w:rPr>
          <w:sz w:val="24"/>
          <w:szCs w:val="24"/>
        </w:rPr>
        <w:t xml:space="preserve">Μετατροπή / Κόστος Ανά Ενέργεια </w:t>
      </w:r>
      <w:r w:rsidRPr="007A3B82">
        <w:rPr>
          <w:sz w:val="24"/>
          <w:szCs w:val="24"/>
        </w:rPr>
        <w:t>(</w:t>
      </w:r>
      <w:r w:rsidRPr="00FB7D25">
        <w:rPr>
          <w:sz w:val="24"/>
          <w:szCs w:val="24"/>
          <w:lang w:val="en-US"/>
        </w:rPr>
        <w:t>CPA</w:t>
      </w:r>
      <w:r w:rsidRPr="007A3B82">
        <w:rPr>
          <w:sz w:val="24"/>
          <w:szCs w:val="24"/>
        </w:rPr>
        <w:t>)</w:t>
      </w:r>
    </w:p>
    <w:p w14:paraId="3B616497" w14:textId="6A76955A" w:rsidR="009A608F" w:rsidRPr="00FB7D25" w:rsidRDefault="009A608F" w:rsidP="000D3453">
      <w:pPr>
        <w:pStyle w:val="ae"/>
        <w:numPr>
          <w:ilvl w:val="0"/>
          <w:numId w:val="30"/>
        </w:numPr>
        <w:spacing w:before="120" w:after="120" w:line="360" w:lineRule="auto"/>
        <w:jc w:val="both"/>
        <w:rPr>
          <w:sz w:val="24"/>
          <w:szCs w:val="24"/>
          <w:lang w:val="en-US"/>
        </w:rPr>
      </w:pPr>
      <w:r w:rsidRPr="00FB7D25">
        <w:rPr>
          <w:sz w:val="24"/>
          <w:szCs w:val="24"/>
          <w:lang w:val="en-US"/>
        </w:rPr>
        <w:t>R</w:t>
      </w:r>
      <w:r w:rsidR="007A3B82">
        <w:rPr>
          <w:sz w:val="24"/>
          <w:szCs w:val="24"/>
          <w:lang w:val="en-US"/>
        </w:rPr>
        <w:t xml:space="preserve">eturn of  Investment - </w:t>
      </w:r>
      <w:r w:rsidR="007A3B82" w:rsidRPr="007A3B82">
        <w:rPr>
          <w:sz w:val="24"/>
          <w:szCs w:val="24"/>
        </w:rPr>
        <w:t>Απόδοση</w:t>
      </w:r>
      <w:r w:rsidR="007A3B82" w:rsidRPr="007A3B82">
        <w:rPr>
          <w:sz w:val="24"/>
          <w:szCs w:val="24"/>
          <w:lang w:val="en-US"/>
        </w:rPr>
        <w:t xml:space="preserve"> </w:t>
      </w:r>
      <w:r w:rsidR="007A3B82" w:rsidRPr="007A3B82">
        <w:rPr>
          <w:sz w:val="24"/>
          <w:szCs w:val="24"/>
        </w:rPr>
        <w:t>Επένδυσης</w:t>
      </w:r>
      <w:r w:rsidR="007A3B82">
        <w:rPr>
          <w:sz w:val="24"/>
          <w:szCs w:val="24"/>
          <w:lang w:val="en-US"/>
        </w:rPr>
        <w:t xml:space="preserve"> (ROI)</w:t>
      </w:r>
    </w:p>
    <w:p w14:paraId="225CB9DE" w14:textId="7F3E6C4B" w:rsidR="008B719D" w:rsidRPr="007A3B82" w:rsidRDefault="008B719D" w:rsidP="000D3453">
      <w:pPr>
        <w:pStyle w:val="ae"/>
        <w:numPr>
          <w:ilvl w:val="0"/>
          <w:numId w:val="30"/>
        </w:numPr>
        <w:spacing w:before="120" w:after="120" w:line="360" w:lineRule="auto"/>
        <w:jc w:val="both"/>
        <w:rPr>
          <w:sz w:val="24"/>
          <w:szCs w:val="24"/>
        </w:rPr>
      </w:pPr>
      <w:r w:rsidRPr="00FB7D25">
        <w:rPr>
          <w:sz w:val="24"/>
          <w:szCs w:val="24"/>
          <w:lang w:val="en-US"/>
        </w:rPr>
        <w:t>Brand</w:t>
      </w:r>
      <w:r w:rsidRPr="007A3B82">
        <w:rPr>
          <w:sz w:val="24"/>
          <w:szCs w:val="24"/>
        </w:rPr>
        <w:t xml:space="preserve"> </w:t>
      </w:r>
      <w:r w:rsidRPr="00FB7D25">
        <w:rPr>
          <w:sz w:val="24"/>
          <w:szCs w:val="24"/>
          <w:lang w:val="en-US"/>
        </w:rPr>
        <w:t>Lift</w:t>
      </w:r>
      <w:r w:rsidR="007A3B82" w:rsidRPr="007A3B82">
        <w:rPr>
          <w:sz w:val="24"/>
          <w:szCs w:val="24"/>
        </w:rPr>
        <w:t xml:space="preserve"> - Ανύψωση </w:t>
      </w:r>
      <w:del w:id="1485" w:author="ΜΗΤΣΕΑΣ ΗΛΙΑΣ" w:date="2025-12-16T10:12:00Z" w16du:dateUtc="2025-12-16T08:12:00Z">
        <w:r w:rsidR="007A3B82" w:rsidRPr="007A3B82" w:rsidDel="000A0190">
          <w:rPr>
            <w:sz w:val="24"/>
            <w:szCs w:val="24"/>
          </w:rPr>
          <w:delText>Αναγνωρισιμότητας</w:delText>
        </w:r>
      </w:del>
      <w:ins w:id="1486" w:author="ΜΗΤΣΕΑΣ ΗΛΙΑΣ" w:date="2025-12-16T10:12:00Z" w16du:dateUtc="2025-12-16T08:12:00Z">
        <w:r w:rsidR="000A0190" w:rsidRPr="007A3B82">
          <w:rPr>
            <w:sz w:val="24"/>
            <w:szCs w:val="24"/>
          </w:rPr>
          <w:t>Αναγνωρισιμότητα</w:t>
        </w:r>
      </w:ins>
      <w:r w:rsidR="007A3B82" w:rsidRPr="007A3B82">
        <w:rPr>
          <w:sz w:val="24"/>
          <w:szCs w:val="24"/>
        </w:rPr>
        <w:t xml:space="preserve"> Μάρκας</w:t>
      </w:r>
    </w:p>
    <w:p w14:paraId="5A53384A" w14:textId="4578E5B7" w:rsidR="000D3453" w:rsidRPr="007A3B82" w:rsidRDefault="008B719D" w:rsidP="00DE4429">
      <w:pPr>
        <w:pStyle w:val="ae"/>
        <w:numPr>
          <w:ilvl w:val="0"/>
          <w:numId w:val="30"/>
        </w:numPr>
        <w:spacing w:before="120" w:after="120" w:line="360" w:lineRule="auto"/>
        <w:jc w:val="both"/>
        <w:rPr>
          <w:sz w:val="24"/>
          <w:szCs w:val="24"/>
        </w:rPr>
      </w:pPr>
      <w:r w:rsidRPr="00FB7D25">
        <w:rPr>
          <w:sz w:val="24"/>
          <w:szCs w:val="24"/>
          <w:lang w:val="en-US"/>
        </w:rPr>
        <w:t>Sentiment</w:t>
      </w:r>
      <w:r w:rsidRPr="007A3B82">
        <w:rPr>
          <w:sz w:val="24"/>
          <w:szCs w:val="24"/>
        </w:rPr>
        <w:t xml:space="preserve"> </w:t>
      </w:r>
      <w:r w:rsidRPr="00FB7D25">
        <w:rPr>
          <w:sz w:val="24"/>
          <w:szCs w:val="24"/>
          <w:lang w:val="en-US"/>
        </w:rPr>
        <w:t>Lift</w:t>
      </w:r>
      <w:r w:rsidR="007A3B82" w:rsidRPr="007A3B82">
        <w:rPr>
          <w:sz w:val="24"/>
          <w:szCs w:val="24"/>
        </w:rPr>
        <w:t xml:space="preserve"> - </w:t>
      </w:r>
      <w:r w:rsidR="007A3B82">
        <w:rPr>
          <w:sz w:val="24"/>
          <w:szCs w:val="24"/>
          <w:lang w:val="en-US"/>
        </w:rPr>
        <w:t>B</w:t>
      </w:r>
      <w:del w:id="1487" w:author="ΜΗΤΣΕΑΣ ΗΛΙΑΣ" w:date="2025-12-16T10:12:00Z" w16du:dateUtc="2025-12-16T08:12:00Z">
        <w:r w:rsidR="007A3B82" w:rsidRPr="007A3B82" w:rsidDel="000A0190">
          <w:rPr>
            <w:sz w:val="24"/>
            <w:szCs w:val="24"/>
          </w:rPr>
          <w:delText>ελτίωση</w:delText>
        </w:r>
      </w:del>
      <w:ins w:id="1488" w:author="ΜΗΤΣΕΑΣ ΗΛΙΑΣ" w:date="2025-12-16T10:12:00Z" w16du:dateUtc="2025-12-16T08:12:00Z">
        <w:r w:rsidR="000A0190" w:rsidRPr="007A3B82">
          <w:rPr>
            <w:sz w:val="24"/>
            <w:szCs w:val="24"/>
          </w:rPr>
          <w:t>βελτίωση</w:t>
        </w:r>
      </w:ins>
      <w:r w:rsidR="007A3B82" w:rsidRPr="007A3B82">
        <w:rPr>
          <w:sz w:val="24"/>
          <w:szCs w:val="24"/>
        </w:rPr>
        <w:t xml:space="preserve"> Συναισθηματικής Αντίληψης / Αισθημάτων για τη Μάρκα</w:t>
      </w:r>
    </w:p>
    <w:p w14:paraId="00C52CB2" w14:textId="5E1FAEF1" w:rsidR="00491E6F" w:rsidRPr="00C07B77" w:rsidRDefault="00CB3C1D" w:rsidP="000D3453">
      <w:pPr>
        <w:spacing w:before="120" w:after="120" w:line="360" w:lineRule="auto"/>
        <w:jc w:val="both"/>
      </w:pPr>
      <w:r w:rsidRPr="006501DB">
        <w:t>Τα κριτήρια αξιολόγη</w:t>
      </w:r>
      <w:ins w:id="1489" w:author="ΜΗΤΣΕΑΣ ΗΛΙΑΣ" w:date="2025-12-16T10:12:00Z" w16du:dateUtc="2025-12-16T08:12:00Z">
        <w:r w:rsidR="000A0190">
          <w:t>σης</w:t>
        </w:r>
      </w:ins>
      <w:del w:id="1490" w:author="ΜΗΤΣΕΑΣ ΗΛΙΑΣ" w:date="2025-12-16T10:12:00Z" w16du:dateUtc="2025-12-16T08:12:00Z">
        <w:r w:rsidRPr="006501DB" w:rsidDel="000A0190">
          <w:delText>ς</w:delText>
        </w:r>
      </w:del>
      <w:r w:rsidRPr="006501DB">
        <w:t xml:space="preserve"> των συνεργασιών </w:t>
      </w:r>
      <w:del w:id="1491" w:author="ΜΗΤΣΕΑΣ ΗΛΙΑΣ" w:date="2025-12-16T10:13:00Z" w16du:dateUtc="2025-12-16T08:13:00Z">
        <w:r w:rsidRPr="006501DB" w:rsidDel="00FA5CCE">
          <w:delText>μπορέι</w:delText>
        </w:r>
      </w:del>
      <w:ins w:id="1492" w:author="ΜΗΤΣΕΑΣ ΗΛΙΑΣ" w:date="2025-12-16T10:13:00Z" w16du:dateUtc="2025-12-16T08:13:00Z">
        <w:r w:rsidR="00FA5CCE" w:rsidRPr="006501DB">
          <w:t>μπορεί</w:t>
        </w:r>
      </w:ins>
      <w:r w:rsidRPr="006501DB">
        <w:t xml:space="preserve"> να είναι είτε </w:t>
      </w:r>
      <w:r w:rsidR="008C1024" w:rsidRPr="006501DB">
        <w:t>ποσοτικά</w:t>
      </w:r>
      <w:r w:rsidRPr="006501DB">
        <w:t xml:space="preserve">, είτε ποιοτικά είτε </w:t>
      </w:r>
      <w:r w:rsidR="008C1024" w:rsidRPr="006501DB">
        <w:t>ένας</w:t>
      </w:r>
      <w:r w:rsidRPr="006501DB">
        <w:t xml:space="preserve"> συνδυασμός των δυο προηγουμένων. </w:t>
      </w:r>
    </w:p>
    <w:p w14:paraId="27504763" w14:textId="055D791B" w:rsidR="00491E6F" w:rsidRPr="00CD7023" w:rsidRDefault="00CB3C1D" w:rsidP="000D3453">
      <w:pPr>
        <w:spacing w:before="120" w:after="120" w:line="360" w:lineRule="auto"/>
        <w:jc w:val="both"/>
      </w:pPr>
      <w:r w:rsidRPr="006501DB">
        <w:t xml:space="preserve">Ποσοτικά </w:t>
      </w:r>
      <w:r w:rsidR="008C1024" w:rsidRPr="006501DB">
        <w:t>κριτήριά</w:t>
      </w:r>
      <w:r w:rsidRPr="006501DB">
        <w:t xml:space="preserve"> π</w:t>
      </w:r>
      <w:r w:rsidR="00953F07">
        <w:t>.</w:t>
      </w:r>
      <w:r w:rsidRPr="006501DB">
        <w:t>χ</w:t>
      </w:r>
      <w:r w:rsidR="00953F07">
        <w:t>.</w:t>
      </w:r>
      <w:r w:rsidRPr="006501DB">
        <w:t xml:space="preserve"> </w:t>
      </w:r>
      <w:r w:rsidR="008C1024" w:rsidRPr="006501DB">
        <w:t>είναι</w:t>
      </w:r>
      <w:r w:rsidRPr="006501DB">
        <w:t xml:space="preserve"> το </w:t>
      </w:r>
      <w:ins w:id="1493" w:author="ΜΗΤΣΕΑΣ ΗΛΙΑΣ" w:date="2025-12-16T09:59:00Z" w16du:dateUtc="2025-12-16T07:59:00Z">
        <w:r w:rsidR="007C7F37">
          <w:rPr>
            <w:lang w:val="en-US"/>
          </w:rPr>
          <w:t>e</w:t>
        </w:r>
      </w:ins>
      <w:del w:id="1494" w:author="ΜΗΤΣΕΑΣ ΗΛΙΑΣ" w:date="2025-12-16T09:59:00Z" w16du:dateUtc="2025-12-16T07:59:00Z">
        <w:r w:rsidRPr="006501DB" w:rsidDel="007C7F37">
          <w:rPr>
            <w:lang w:val="en-US"/>
          </w:rPr>
          <w:delText>E</w:delText>
        </w:r>
      </w:del>
      <w:r w:rsidRPr="006501DB">
        <w:rPr>
          <w:lang w:val="en-US"/>
        </w:rPr>
        <w:t>ngagement</w:t>
      </w:r>
      <w:r w:rsidRPr="006501DB">
        <w:t xml:space="preserve"> </w:t>
      </w:r>
      <w:ins w:id="1495" w:author="ΜΗΤΣΕΑΣ ΗΛΙΑΣ" w:date="2025-12-16T09:59:00Z" w16du:dateUtc="2025-12-16T07:59:00Z">
        <w:r w:rsidR="007C7F37">
          <w:rPr>
            <w:lang w:val="en-US"/>
          </w:rPr>
          <w:t>r</w:t>
        </w:r>
      </w:ins>
      <w:del w:id="1496" w:author="ΜΗΤΣΕΑΣ ΗΛΙΑΣ" w:date="2025-12-16T09:59:00Z" w16du:dateUtc="2025-12-16T07:59:00Z">
        <w:r w:rsidRPr="006501DB" w:rsidDel="007C7F37">
          <w:rPr>
            <w:lang w:val="en-US"/>
          </w:rPr>
          <w:delText>R</w:delText>
        </w:r>
      </w:del>
      <w:r w:rsidRPr="006501DB">
        <w:rPr>
          <w:lang w:val="en-US"/>
        </w:rPr>
        <w:t>ate</w:t>
      </w:r>
      <w:r w:rsidR="00AE3D1B" w:rsidRPr="00CD7023">
        <w:t>,</w:t>
      </w:r>
      <w:r w:rsidRPr="006501DB">
        <w:t xml:space="preserve"> </w:t>
      </w:r>
      <w:ins w:id="1497" w:author="ΜΗΤΣΕΑΣ ΗΛΙΑΣ" w:date="2025-12-16T09:59:00Z" w16du:dateUtc="2025-12-16T07:59:00Z">
        <w:r w:rsidR="007C7F37">
          <w:rPr>
            <w:lang w:val="en-US"/>
          </w:rPr>
          <w:t>r</w:t>
        </w:r>
      </w:ins>
      <w:del w:id="1498" w:author="ΜΗΤΣΕΑΣ ΗΛΙΑΣ" w:date="2025-12-16T09:59:00Z" w16du:dateUtc="2025-12-16T07:59:00Z">
        <w:r w:rsidRPr="006501DB" w:rsidDel="007C7F37">
          <w:rPr>
            <w:lang w:val="en-US"/>
          </w:rPr>
          <w:delText>R</w:delText>
        </w:r>
      </w:del>
      <w:r w:rsidRPr="006501DB">
        <w:rPr>
          <w:lang w:val="en-US"/>
        </w:rPr>
        <w:t>each</w:t>
      </w:r>
      <w:r w:rsidRPr="00CD7023">
        <w:t>/</w:t>
      </w:r>
      <w:ins w:id="1499" w:author="ΜΗΤΣΕΑΣ ΗΛΙΑΣ" w:date="2025-12-16T09:59:00Z" w16du:dateUtc="2025-12-16T07:59:00Z">
        <w:r w:rsidR="007C7F37">
          <w:rPr>
            <w:lang w:val="en-US"/>
          </w:rPr>
          <w:t>i</w:t>
        </w:r>
      </w:ins>
      <w:del w:id="1500" w:author="ΜΗΤΣΕΑΣ ΗΛΙΑΣ" w:date="2025-12-16T09:59:00Z" w16du:dateUtc="2025-12-16T07:59:00Z">
        <w:r w:rsidRPr="006501DB" w:rsidDel="007C7F37">
          <w:rPr>
            <w:lang w:val="en-US"/>
          </w:rPr>
          <w:delText>I</w:delText>
        </w:r>
      </w:del>
      <w:r w:rsidRPr="006501DB">
        <w:rPr>
          <w:lang w:val="en-US"/>
        </w:rPr>
        <w:t>mpressions</w:t>
      </w:r>
      <w:r w:rsidRPr="00CD7023">
        <w:t xml:space="preserve">, </w:t>
      </w:r>
      <w:ins w:id="1501" w:author="ΜΗΤΣΕΑΣ ΗΛΙΑΣ" w:date="2025-12-16T09:59:00Z" w16du:dateUtc="2025-12-16T07:59:00Z">
        <w:r w:rsidR="007C7F37">
          <w:rPr>
            <w:lang w:val="en-US"/>
          </w:rPr>
          <w:t>g</w:t>
        </w:r>
      </w:ins>
      <w:del w:id="1502" w:author="ΜΗΤΣΕΑΣ ΗΛΙΑΣ" w:date="2025-12-16T09:59:00Z" w16du:dateUtc="2025-12-16T07:59:00Z">
        <w:r w:rsidRPr="006501DB" w:rsidDel="007C7F37">
          <w:rPr>
            <w:lang w:val="en-US"/>
          </w:rPr>
          <w:delText>G</w:delText>
        </w:r>
      </w:del>
      <w:r w:rsidRPr="006501DB">
        <w:rPr>
          <w:lang w:val="en-US"/>
        </w:rPr>
        <w:t>rowth</w:t>
      </w:r>
      <w:r w:rsidRPr="00CD7023">
        <w:t xml:space="preserve"> </w:t>
      </w:r>
      <w:ins w:id="1503" w:author="ΜΗΤΣΕΑΣ ΗΛΙΑΣ" w:date="2025-12-16T09:59:00Z" w16du:dateUtc="2025-12-16T07:59:00Z">
        <w:r w:rsidR="007C7F37">
          <w:rPr>
            <w:lang w:val="en-US"/>
          </w:rPr>
          <w:t>r</w:t>
        </w:r>
      </w:ins>
      <w:del w:id="1504" w:author="ΜΗΤΣΕΑΣ ΗΛΙΑΣ" w:date="2025-12-16T09:59:00Z" w16du:dateUtc="2025-12-16T07:59:00Z">
        <w:r w:rsidRPr="006501DB" w:rsidDel="007C7F37">
          <w:rPr>
            <w:lang w:val="en-US"/>
          </w:rPr>
          <w:delText>R</w:delText>
        </w:r>
      </w:del>
      <w:r w:rsidRPr="006501DB">
        <w:rPr>
          <w:lang w:val="en-US"/>
        </w:rPr>
        <w:t>ate</w:t>
      </w:r>
      <w:r w:rsidRPr="00CD7023">
        <w:t xml:space="preserve"> </w:t>
      </w:r>
      <w:r w:rsidRPr="006501DB">
        <w:t>και</w:t>
      </w:r>
      <w:r w:rsidRPr="00CD7023">
        <w:t xml:space="preserve"> </w:t>
      </w:r>
      <w:r w:rsidRPr="006501DB">
        <w:t>άλλοι</w:t>
      </w:r>
      <w:r w:rsidRPr="00CD7023">
        <w:t xml:space="preserve"> </w:t>
      </w:r>
      <w:r w:rsidRPr="006501DB">
        <w:t>δείκτες</w:t>
      </w:r>
      <w:r w:rsidRPr="00CD7023">
        <w:t xml:space="preserve"> </w:t>
      </w:r>
      <w:r w:rsidRPr="006501DB">
        <w:t>όπως</w:t>
      </w:r>
      <w:r w:rsidRPr="00CD7023">
        <w:t xml:space="preserve"> </w:t>
      </w:r>
      <w:r w:rsidRPr="006501DB">
        <w:rPr>
          <w:lang w:val="en-US"/>
        </w:rPr>
        <w:t>CTR</w:t>
      </w:r>
      <w:r w:rsidRPr="00CD7023">
        <w:t>/</w:t>
      </w:r>
      <w:r w:rsidRPr="006501DB">
        <w:rPr>
          <w:lang w:val="en-US"/>
        </w:rPr>
        <w:t>CPA</w:t>
      </w:r>
      <w:r w:rsidRPr="00CD7023">
        <w:t>/</w:t>
      </w:r>
      <w:r w:rsidRPr="006501DB">
        <w:rPr>
          <w:lang w:val="en-US"/>
        </w:rPr>
        <w:t>ROAS</w:t>
      </w:r>
      <w:r w:rsidRPr="00CD7023">
        <w:t>.</w:t>
      </w:r>
    </w:p>
    <w:p w14:paraId="4DCF6693" w14:textId="77777777" w:rsidR="00491E6F" w:rsidRPr="00B10853" w:rsidRDefault="008C1024" w:rsidP="000D3453">
      <w:pPr>
        <w:spacing w:before="120" w:after="120" w:line="360" w:lineRule="auto"/>
        <w:jc w:val="both"/>
      </w:pPr>
      <w:r w:rsidRPr="006501DB">
        <w:lastRenderedPageBreak/>
        <w:t>Ποιοτικά</w:t>
      </w:r>
      <w:r w:rsidR="00CB3C1D" w:rsidRPr="006501DB">
        <w:t xml:space="preserve"> κριτήρια μπορεί να είναι  ο συναισθηματικός τόνος (</w:t>
      </w:r>
      <w:r w:rsidR="00CB3C1D" w:rsidRPr="006501DB">
        <w:rPr>
          <w:lang w:val="en-US"/>
        </w:rPr>
        <w:t>sentiment</w:t>
      </w:r>
      <w:r w:rsidR="00CB3C1D" w:rsidRPr="006501DB">
        <w:t xml:space="preserve">), το </w:t>
      </w:r>
      <w:r w:rsidRPr="006501DB">
        <w:t>πόσο</w:t>
      </w:r>
      <w:r w:rsidR="00CB3C1D" w:rsidRPr="006501DB">
        <w:t xml:space="preserve"> ταιριάζει το </w:t>
      </w:r>
      <w:r w:rsidR="00CB3C1D" w:rsidRPr="006501DB">
        <w:rPr>
          <w:lang w:val="en-US"/>
        </w:rPr>
        <w:t>brand</w:t>
      </w:r>
      <w:r w:rsidR="00CB3C1D" w:rsidRPr="006501DB">
        <w:t xml:space="preserve"> με το περιεχόμενο, η αυθεντικότητα και η ποιότητα του κοινού</w:t>
      </w:r>
      <w:r w:rsidR="00DE4429">
        <w:t>.</w:t>
      </w:r>
    </w:p>
    <w:p w14:paraId="289EF0EE" w14:textId="733D3745" w:rsidR="009771A2" w:rsidRPr="00C07B77" w:rsidRDefault="00CB3C1D" w:rsidP="000D3453">
      <w:pPr>
        <w:spacing w:before="120" w:after="120" w:line="360" w:lineRule="auto"/>
        <w:jc w:val="both"/>
      </w:pPr>
      <w:r w:rsidRPr="006501DB">
        <w:t>Τέλος</w:t>
      </w:r>
      <w:ins w:id="1505" w:author="ΜΗΤΣΕΑΣ ΗΛΙΑΣ" w:date="2025-12-05T13:20:00Z" w16du:dateUtc="2025-12-05T11:20:00Z">
        <w:r w:rsidR="00B26A1B">
          <w:t>,</w:t>
        </w:r>
      </w:ins>
      <w:r w:rsidRPr="006501DB">
        <w:t xml:space="preserve"> </w:t>
      </w:r>
      <w:del w:id="1506" w:author="ΜΗΤΣΕΑΣ ΗΛΙΑΣ" w:date="2025-12-16T11:00:00Z" w16du:dateUtc="2025-12-16T09:00:00Z">
        <w:r w:rsidRPr="006501DB" w:rsidDel="00DE5111">
          <w:delText xml:space="preserve">θα </w:delText>
        </w:r>
      </w:del>
      <w:r w:rsidR="00AE3D1B">
        <w:t>γίνε</w:t>
      </w:r>
      <w:ins w:id="1507" w:author="ΜΗΤΣΕΑΣ ΗΛΙΑΣ" w:date="2025-12-16T11:00:00Z" w16du:dateUtc="2025-12-16T09:00:00Z">
        <w:r w:rsidR="00DE5111">
          <w:t>ται</w:t>
        </w:r>
      </w:ins>
      <w:del w:id="1508" w:author="ΜΗΤΣΕΑΣ ΗΛΙΑΣ" w:date="2025-12-16T11:00:00Z" w16du:dateUtc="2025-12-16T09:00:00Z">
        <w:r w:rsidR="00AE3D1B" w:rsidDel="00DE5111">
          <w:delText>ι</w:delText>
        </w:r>
      </w:del>
      <w:r w:rsidR="00AE3D1B">
        <w:t xml:space="preserve"> αναφορά</w:t>
      </w:r>
      <w:r w:rsidRPr="006501DB">
        <w:t xml:space="preserve"> στις </w:t>
      </w:r>
      <w:r w:rsidR="008C1024" w:rsidRPr="006501DB">
        <w:t>δυνατό</w:t>
      </w:r>
      <w:ins w:id="1509" w:author="ΜΗΤΣΕΑΣ ΗΛΙΑΣ" w:date="2025-12-16T10:13:00Z" w16du:dateUtc="2025-12-16T08:13:00Z">
        <w:r w:rsidR="00FA5CCE">
          <w:t>τη</w:t>
        </w:r>
      </w:ins>
      <w:r w:rsidR="008C1024" w:rsidRPr="006501DB">
        <w:t>τες</w:t>
      </w:r>
      <w:r w:rsidRPr="006501DB">
        <w:t xml:space="preserve"> και τους περιορισμούς που έχουν οι υφιστάμενες πλατφόρμες. Το μεγαλύτερο</w:t>
      </w:r>
      <w:r w:rsidR="00AE3D1B">
        <w:t xml:space="preserve"> μέρος</w:t>
      </w:r>
      <w:r w:rsidRPr="006501DB">
        <w:t xml:space="preserve"> </w:t>
      </w:r>
      <w:r w:rsidR="008C1024" w:rsidRPr="006501DB">
        <w:t>αυτών</w:t>
      </w:r>
      <w:r w:rsidRPr="006501DB">
        <w:t xml:space="preserve"> παρέχουν </w:t>
      </w:r>
      <w:r w:rsidR="00AE3D1B">
        <w:t>ανακάλυψη</w:t>
      </w:r>
      <w:r w:rsidRPr="006501DB">
        <w:t xml:space="preserve">, </w:t>
      </w:r>
      <w:r w:rsidRPr="006501DB">
        <w:rPr>
          <w:lang w:val="en-US"/>
        </w:rPr>
        <w:t>campaign</w:t>
      </w:r>
      <w:r w:rsidRPr="006501DB">
        <w:t xml:space="preserve"> </w:t>
      </w:r>
      <w:r w:rsidRPr="006501DB">
        <w:rPr>
          <w:lang w:val="en-US"/>
        </w:rPr>
        <w:t>workflows</w:t>
      </w:r>
      <w:r w:rsidRPr="006501DB">
        <w:t xml:space="preserve">, </w:t>
      </w:r>
      <w:r w:rsidR="00AE3D1B">
        <w:t>εντοπισμό</w:t>
      </w:r>
      <w:r w:rsidRPr="006501DB">
        <w:t xml:space="preserve">, </w:t>
      </w:r>
      <w:r w:rsidR="00AE3D1B">
        <w:t>και λειτουργίες παρακολούθησης και αναφορών,</w:t>
      </w:r>
      <w:r w:rsidRPr="006501DB">
        <w:t xml:space="preserve"> </w:t>
      </w:r>
      <w:r w:rsidR="008C1024" w:rsidRPr="006501DB">
        <w:t>ωστόσο</w:t>
      </w:r>
      <w:r w:rsidRPr="006501DB">
        <w:t xml:space="preserve"> συχνά χρησιμοποιούν «μαύρα κουτιά» στη βαθμολόγηση. Με το τρόπο αυτό δίνουν περιορισμένη ορατότητα στο </w:t>
      </w:r>
      <w:r w:rsidR="00AA54B1" w:rsidRPr="006501DB">
        <w:t>συναίσθημα</w:t>
      </w:r>
      <w:ins w:id="1510" w:author="ΜΗΤΣΕΑΣ ΗΛΙΑΣ" w:date="2025-12-05T13:21:00Z" w16du:dateUtc="2025-12-05T11:21:00Z">
        <w:r w:rsidR="00B26A1B">
          <w:t xml:space="preserve"> </w:t>
        </w:r>
      </w:ins>
      <w:del w:id="1511" w:author="ΜΗΤΣΕΑΣ ΗΛΙΑΣ" w:date="2025-12-05T13:21:00Z" w16du:dateUtc="2025-12-05T11:21:00Z">
        <w:r w:rsidR="00AA54B1" w:rsidRPr="006501DB" w:rsidDel="00B26A1B">
          <w:delText xml:space="preserve"> καθώς </w:delText>
        </w:r>
      </w:del>
      <w:r w:rsidR="00AA54B1" w:rsidRPr="006501DB">
        <w:t xml:space="preserve">και στην ασφάλεια του </w:t>
      </w:r>
      <w:r w:rsidR="00AA54B1" w:rsidRPr="006501DB">
        <w:rPr>
          <w:lang w:val="en-US"/>
        </w:rPr>
        <w:t>brand</w:t>
      </w:r>
      <w:r w:rsidRPr="006501DB">
        <w:t>,</w:t>
      </w:r>
      <w:r w:rsidR="00AA54B1" w:rsidRPr="006501DB">
        <w:t xml:space="preserve"> </w:t>
      </w:r>
      <w:ins w:id="1512" w:author="ΜΗΤΣΕΑΣ ΗΛΙΑΣ" w:date="2025-12-05T13:21:00Z" w16du:dateUtc="2025-12-05T11:21:00Z">
        <w:r w:rsidR="00B26A1B">
          <w:t>καθώς σε μεγάλο βαθμό</w:t>
        </w:r>
      </w:ins>
      <w:del w:id="1513" w:author="ΜΗΤΣΕΑΣ ΗΛΙΑΣ" w:date="2025-12-05T13:21:00Z" w16du:dateUtc="2025-12-05T11:21:00Z">
        <w:r w:rsidR="00AA54B1" w:rsidRPr="006501DB" w:rsidDel="00B26A1B">
          <w:delText>κ</w:delText>
        </w:r>
      </w:del>
      <w:del w:id="1514" w:author="ΜΗΤΣΕΑΣ ΗΛΙΑΣ" w:date="2025-12-05T13:20:00Z" w16du:dateUtc="2025-12-05T11:20:00Z">
        <w:r w:rsidR="00AA54B1" w:rsidRPr="006501DB" w:rsidDel="00B26A1B">
          <w:delText>αθώς πολλές φορές</w:delText>
        </w:r>
      </w:del>
      <w:r w:rsidR="00AA54B1" w:rsidRPr="006501DB">
        <w:t xml:space="preserve"> </w:t>
      </w:r>
      <w:r w:rsidRPr="006501DB">
        <w:t xml:space="preserve">εξαρτώνται από </w:t>
      </w:r>
      <w:ins w:id="1515" w:author="ΜΗΤΣΕΑΣ ΗΛΙΑΣ" w:date="2025-12-05T13:21:00Z" w16du:dateUtc="2025-12-05T11:21:00Z">
        <w:r w:rsidR="00B26A1B">
          <w:t xml:space="preserve">τις </w:t>
        </w:r>
      </w:ins>
      <w:r w:rsidRPr="006501DB">
        <w:t>πολιτικές</w:t>
      </w:r>
      <w:ins w:id="1516" w:author="ΜΗΤΣΕΑΣ ΗΛΙΑΣ" w:date="2025-12-05T13:21:00Z" w16du:dateUtc="2025-12-05T11:21:00Z">
        <w:r w:rsidR="00B26A1B">
          <w:t xml:space="preserve"> και τους </w:t>
        </w:r>
      </w:ins>
      <w:del w:id="1517" w:author="ΜΗΤΣΕΑΣ ΗΛΙΑΣ" w:date="2025-12-05T13:21:00Z" w16du:dateUtc="2025-12-05T11:21:00Z">
        <w:r w:rsidRPr="006501DB" w:rsidDel="00B26A1B">
          <w:delText>/</w:delText>
        </w:r>
      </w:del>
      <w:r w:rsidRPr="006501DB">
        <w:t xml:space="preserve">περιορισμούς </w:t>
      </w:r>
      <w:r w:rsidR="00AA54B1" w:rsidRPr="006501DB">
        <w:t xml:space="preserve">των </w:t>
      </w:r>
      <w:r w:rsidRPr="006501DB">
        <w:t>APIs που μεταβάλλονται. Η ερευνητική κατεύθυνση εστιάζει σε διαφανέστερους δείκτες, καλύτερη κατανόηση συναισθήματος και αξιοπιστία μετρήσεων (JAMS, 2022; Journal of Retailing and Consumer Services, 2019).</w:t>
      </w:r>
    </w:p>
    <w:p w14:paraId="748D9C3F" w14:textId="0B736939" w:rsidR="009771A2" w:rsidRDefault="009771A2" w:rsidP="009771A2">
      <w:pPr>
        <w:pStyle w:val="30"/>
        <w:numPr>
          <w:ilvl w:val="0"/>
          <w:numId w:val="0"/>
        </w:numPr>
        <w:spacing w:before="120" w:after="120" w:line="360" w:lineRule="auto"/>
        <w:jc w:val="both"/>
        <w:rPr>
          <w:rFonts w:ascii="Times New Roman" w:hAnsi="Times New Roman"/>
          <w:sz w:val="24"/>
          <w:szCs w:val="24"/>
          <w:lang w:val="el-GR"/>
        </w:rPr>
      </w:pPr>
      <w:bookmarkStart w:id="1518" w:name="_Toc218850211"/>
      <w:r w:rsidRPr="006501DB">
        <w:rPr>
          <w:rFonts w:ascii="Times New Roman" w:hAnsi="Times New Roman"/>
          <w:sz w:val="24"/>
          <w:szCs w:val="24"/>
          <w:lang w:val="el-GR"/>
        </w:rPr>
        <w:t>2.1.</w:t>
      </w:r>
      <w:r w:rsidR="00FD2625" w:rsidRPr="009C4239">
        <w:rPr>
          <w:rFonts w:ascii="Times New Roman" w:hAnsi="Times New Roman"/>
          <w:sz w:val="24"/>
          <w:szCs w:val="24"/>
          <w:lang w:val="el-GR"/>
        </w:rPr>
        <w:t>3</w:t>
      </w:r>
      <w:r w:rsidR="00500B22">
        <w:rPr>
          <w:rFonts w:ascii="Times New Roman" w:hAnsi="Times New Roman"/>
          <w:sz w:val="24"/>
          <w:szCs w:val="24"/>
          <w:lang w:val="el-GR"/>
        </w:rPr>
        <w:t>.1</w:t>
      </w:r>
      <w:r w:rsidRPr="006501DB">
        <w:rPr>
          <w:rFonts w:ascii="Times New Roman" w:hAnsi="Times New Roman"/>
          <w:sz w:val="24"/>
          <w:szCs w:val="24"/>
          <w:lang w:val="el-GR"/>
        </w:rPr>
        <w:t xml:space="preserve"> </w:t>
      </w:r>
      <w:r>
        <w:rPr>
          <w:rFonts w:ascii="Times New Roman" w:hAnsi="Times New Roman"/>
          <w:sz w:val="24"/>
          <w:szCs w:val="24"/>
          <w:lang w:val="el-GR"/>
        </w:rPr>
        <w:t xml:space="preserve">Η Οικονομία </w:t>
      </w:r>
      <w:ins w:id="1519" w:author="ΜΗΤΣΕΑΣ ΗΛΙΑΣ" w:date="2025-12-05T13:21:00Z" w16du:dateUtc="2025-12-05T11:21:00Z">
        <w:r w:rsidR="006A5752">
          <w:rPr>
            <w:rFonts w:ascii="Times New Roman" w:hAnsi="Times New Roman"/>
            <w:sz w:val="24"/>
            <w:szCs w:val="24"/>
            <w:lang w:val="el-GR"/>
          </w:rPr>
          <w:t>τ</w:t>
        </w:r>
      </w:ins>
      <w:del w:id="1520" w:author="ΜΗΤΣΕΑΣ ΗΛΙΑΣ" w:date="2025-12-05T13:21:00Z" w16du:dateUtc="2025-12-05T11:21:00Z">
        <w:r w:rsidR="003948AE" w:rsidDel="006A5752">
          <w:rPr>
            <w:rFonts w:ascii="Times New Roman" w:hAnsi="Times New Roman"/>
            <w:sz w:val="24"/>
            <w:szCs w:val="24"/>
            <w:lang w:val="el-GR"/>
          </w:rPr>
          <w:delText>Τ</w:delText>
        </w:r>
      </w:del>
      <w:r>
        <w:rPr>
          <w:rFonts w:ascii="Times New Roman" w:hAnsi="Times New Roman"/>
          <w:sz w:val="24"/>
          <w:szCs w:val="24"/>
          <w:lang w:val="el-GR"/>
        </w:rPr>
        <w:t>ων Δημιουργών</w:t>
      </w:r>
      <w:bookmarkEnd w:id="1518"/>
    </w:p>
    <w:p w14:paraId="77B00928" w14:textId="0F9E6EA6" w:rsidR="009771A2" w:rsidRPr="009771A2" w:rsidRDefault="003948AE" w:rsidP="009771A2">
      <w:pPr>
        <w:spacing w:before="120" w:after="120" w:line="360" w:lineRule="auto"/>
        <w:jc w:val="both"/>
        <w:rPr>
          <w:lang w:eastAsia="x-none"/>
        </w:rPr>
      </w:pPr>
      <w:r>
        <w:rPr>
          <w:lang w:eastAsia="x-none"/>
        </w:rPr>
        <w:t xml:space="preserve">Στο </w:t>
      </w:r>
      <w:del w:id="1521" w:author="ΜΗΤΣΕΑΣ ΗΛΙΑΣ" w:date="2025-12-16T10:13:00Z" w16du:dateUtc="2025-12-16T08:13:00Z">
        <w:r w:rsidDel="00FA5CCE">
          <w:rPr>
            <w:lang w:eastAsia="x-none"/>
          </w:rPr>
          <w:delText>πλάισιος</w:delText>
        </w:r>
      </w:del>
      <w:ins w:id="1522" w:author="ΜΗΤΣΕΑΣ ΗΛΙΑΣ" w:date="2025-12-16T10:13:00Z" w16du:dateUtc="2025-12-16T08:13:00Z">
        <w:r w:rsidR="00FA5CCE">
          <w:rPr>
            <w:lang w:eastAsia="x-none"/>
          </w:rPr>
          <w:t>πλαίσιο</w:t>
        </w:r>
      </w:ins>
      <w:r w:rsidR="009771A2" w:rsidRPr="009771A2">
        <w:rPr>
          <w:lang w:eastAsia="x-none"/>
        </w:rPr>
        <w:t xml:space="preserve"> τη</w:t>
      </w:r>
      <w:r>
        <w:rPr>
          <w:lang w:eastAsia="x-none"/>
        </w:rPr>
        <w:t>ς</w:t>
      </w:r>
      <w:r w:rsidR="009771A2" w:rsidRPr="009771A2">
        <w:rPr>
          <w:lang w:eastAsia="x-none"/>
        </w:rPr>
        <w:t xml:space="preserve"> λεγόμενη</w:t>
      </w:r>
      <w:r>
        <w:rPr>
          <w:lang w:eastAsia="x-none"/>
        </w:rPr>
        <w:t>ς</w:t>
      </w:r>
      <w:r w:rsidR="009771A2" w:rsidRPr="009771A2">
        <w:rPr>
          <w:lang w:eastAsia="x-none"/>
        </w:rPr>
        <w:t xml:space="preserve"> </w:t>
      </w:r>
      <w:r w:rsidR="00E428EB">
        <w:rPr>
          <w:lang w:eastAsia="x-none"/>
        </w:rPr>
        <w:t>οικονομίας</w:t>
      </w:r>
      <w:ins w:id="1523" w:author="ΜΗΤΣΕΑΣ ΗΛΙΑΣ" w:date="2025-12-05T13:22:00Z" w16du:dateUtc="2025-12-05T11:22:00Z">
        <w:r w:rsidR="006A5752">
          <w:rPr>
            <w:lang w:eastAsia="x-none"/>
          </w:rPr>
          <w:t xml:space="preserve"> των</w:t>
        </w:r>
      </w:ins>
      <w:r w:rsidR="00E428EB">
        <w:rPr>
          <w:lang w:eastAsia="x-none"/>
        </w:rPr>
        <w:t xml:space="preserve"> δημιουργών</w:t>
      </w:r>
      <w:r w:rsidR="009771A2" w:rsidRPr="009771A2">
        <w:rPr>
          <w:lang w:eastAsia="x-none"/>
        </w:rPr>
        <w:t xml:space="preserve">, όπου οι δημιουργοί περιεχομένου λειτουργούν </w:t>
      </w:r>
      <w:del w:id="1524" w:author="ΜΗΤΣΕΑΣ ΗΛΙΑΣ" w:date="2025-12-16T10:13:00Z" w16du:dateUtc="2025-12-16T08:13:00Z">
        <w:r w:rsidDel="00FA5CCE">
          <w:rPr>
            <w:lang w:eastAsia="x-none"/>
          </w:rPr>
          <w:delText>πλεόν</w:delText>
        </w:r>
      </w:del>
      <w:ins w:id="1525" w:author="ΜΗΤΣΕΑΣ ΗΛΙΑΣ" w:date="2025-12-16T10:13:00Z" w16du:dateUtc="2025-12-16T08:13:00Z">
        <w:r w:rsidR="00FA5CCE">
          <w:rPr>
            <w:lang w:eastAsia="x-none"/>
          </w:rPr>
          <w:t>πλέον</w:t>
        </w:r>
      </w:ins>
      <w:r>
        <w:rPr>
          <w:lang w:eastAsia="x-none"/>
        </w:rPr>
        <w:t xml:space="preserve"> </w:t>
      </w:r>
      <w:r w:rsidR="009771A2" w:rsidRPr="009771A2">
        <w:rPr>
          <w:lang w:eastAsia="x-none"/>
        </w:rPr>
        <w:t>ως αυτόνομες επιχειρήσεις</w:t>
      </w:r>
      <w:ins w:id="1526" w:author="ΜΗΤΣΕΑΣ ΗΛΙΑΣ" w:date="2025-12-05T13:22:00Z" w16du:dateUtc="2025-12-05T11:22:00Z">
        <w:r w:rsidR="006A5752">
          <w:rPr>
            <w:lang w:eastAsia="x-none"/>
          </w:rPr>
          <w:t>,</w:t>
        </w:r>
      </w:ins>
      <w:r>
        <w:rPr>
          <w:lang w:eastAsia="x-none"/>
        </w:rPr>
        <w:t xml:space="preserve"> ο</w:t>
      </w:r>
      <w:r w:rsidR="009771A2" w:rsidRPr="009771A2">
        <w:rPr>
          <w:lang w:eastAsia="x-none"/>
        </w:rPr>
        <w:t xml:space="preserve">ι </w:t>
      </w:r>
      <w:r w:rsidR="00DF3150">
        <w:rPr>
          <w:lang w:val="en-US" w:eastAsia="x-none"/>
        </w:rPr>
        <w:t>influencers</w:t>
      </w:r>
      <w:r w:rsidR="00E428EB">
        <w:rPr>
          <w:lang w:eastAsia="x-none"/>
        </w:rPr>
        <w:t xml:space="preserve"> </w:t>
      </w:r>
      <w:r w:rsidR="009771A2" w:rsidRPr="009771A2">
        <w:rPr>
          <w:lang w:eastAsia="x-none"/>
        </w:rPr>
        <w:t xml:space="preserve">δεν είναι πλέον απλώς εργαλεία προώθησης, αλλά </w:t>
      </w:r>
      <w:del w:id="1527" w:author="ΜΗΤΣΕΑΣ ΗΛΙΑΣ" w:date="2025-12-16T10:13:00Z" w16du:dateUtc="2025-12-16T08:13:00Z">
        <w:r w:rsidR="009771A2" w:rsidDel="00FA5CCE">
          <w:rPr>
            <w:lang w:eastAsia="x-none"/>
          </w:rPr>
          <w:delText>ενεργοι</w:delText>
        </w:r>
      </w:del>
      <w:ins w:id="1528" w:author="ΜΗΤΣΕΑΣ ΗΛΙΑΣ" w:date="2025-12-16T10:13:00Z" w16du:dateUtc="2025-12-16T08:13:00Z">
        <w:r w:rsidR="00FA5CCE">
          <w:rPr>
            <w:lang w:eastAsia="x-none"/>
          </w:rPr>
          <w:t>ενεργοί</w:t>
        </w:r>
      </w:ins>
      <w:r w:rsidR="009771A2">
        <w:rPr>
          <w:lang w:eastAsia="x-none"/>
        </w:rPr>
        <w:t xml:space="preserve"> συμμετέχοντες</w:t>
      </w:r>
      <w:r w:rsidR="009771A2" w:rsidRPr="009771A2">
        <w:rPr>
          <w:lang w:eastAsia="x-none"/>
        </w:rPr>
        <w:t xml:space="preserve"> με άμεση επίδραση στη ζήτηση και την</w:t>
      </w:r>
      <w:r w:rsidR="009771A2">
        <w:rPr>
          <w:lang w:eastAsia="x-none"/>
        </w:rPr>
        <w:t xml:space="preserve"> διαμόρφωση της</w:t>
      </w:r>
      <w:r w:rsidR="009771A2" w:rsidRPr="009771A2">
        <w:rPr>
          <w:lang w:eastAsia="x-none"/>
        </w:rPr>
        <w:t xml:space="preserve"> αξία</w:t>
      </w:r>
      <w:r w:rsidR="009771A2">
        <w:rPr>
          <w:lang w:eastAsia="x-none"/>
        </w:rPr>
        <w:t>ς</w:t>
      </w:r>
      <w:r w:rsidR="009771A2" w:rsidRPr="009771A2">
        <w:rPr>
          <w:lang w:eastAsia="x-none"/>
        </w:rPr>
        <w:t xml:space="preserve"> των προϊόντων.</w:t>
      </w:r>
    </w:p>
    <w:p w14:paraId="375C2F81" w14:textId="77E3372A" w:rsidR="009771A2" w:rsidRPr="009771A2" w:rsidRDefault="009771A2" w:rsidP="009771A2">
      <w:pPr>
        <w:spacing w:before="120" w:after="120" w:line="360" w:lineRule="auto"/>
        <w:jc w:val="both"/>
        <w:rPr>
          <w:lang w:eastAsia="x-none"/>
        </w:rPr>
      </w:pPr>
      <w:r w:rsidRPr="009771A2">
        <w:rPr>
          <w:lang w:eastAsia="x-none"/>
        </w:rPr>
        <w:t>Σύμφωνα με έρευνες (</w:t>
      </w:r>
      <w:r w:rsidRPr="009771A2">
        <w:rPr>
          <w:lang w:val="en-US" w:eastAsia="x-none"/>
        </w:rPr>
        <w:t>JAMS</w:t>
      </w:r>
      <w:r w:rsidRPr="009771A2">
        <w:rPr>
          <w:lang w:eastAsia="x-none"/>
        </w:rPr>
        <w:t xml:space="preserve">, 2022; </w:t>
      </w:r>
      <w:r w:rsidRPr="009771A2">
        <w:rPr>
          <w:lang w:val="en-US" w:eastAsia="x-none"/>
        </w:rPr>
        <w:t>Deloitte</w:t>
      </w:r>
      <w:r w:rsidRPr="009771A2">
        <w:rPr>
          <w:lang w:eastAsia="x-none"/>
        </w:rPr>
        <w:t>, 2023), η αγορά της δημιουργικής οικονομίας εκτιμάται ότι ξεπέρασε τα 250 δισ. δολάρια το 2023, με περισσότερους από 200 εκατομμύρια δημιουργούς παγκοσμίως. Οι συνεργασίες επιχειρήσεων–</w:t>
      </w:r>
      <w:r w:rsidR="00E428EB">
        <w:rPr>
          <w:lang w:val="en-US" w:eastAsia="x-none"/>
        </w:rPr>
        <w:t>i</w:t>
      </w:r>
      <w:r w:rsidR="00E428EB" w:rsidRPr="009771A2">
        <w:rPr>
          <w:lang w:val="en-US" w:eastAsia="x-none"/>
        </w:rPr>
        <w:t>nfluencers</w:t>
      </w:r>
      <w:r w:rsidR="00E428EB" w:rsidRPr="009771A2">
        <w:rPr>
          <w:lang w:eastAsia="x-none"/>
        </w:rPr>
        <w:t xml:space="preserve"> </w:t>
      </w:r>
      <w:r w:rsidRPr="009771A2">
        <w:rPr>
          <w:lang w:eastAsia="x-none"/>
        </w:rPr>
        <w:t>αποτελούν πλέον ένα αναπόσπαστο κομμάτι της ψηφιακής επιχειρηματικότητας, όπου η αξία προκύπτει από τη σύνδεση περιεχομένου, εμπειρίας και κοινού.</w:t>
      </w:r>
    </w:p>
    <w:p w14:paraId="669737F6" w14:textId="5AA1621B" w:rsidR="009771A2" w:rsidRDefault="009771A2" w:rsidP="009771A2">
      <w:pPr>
        <w:spacing w:before="120" w:after="120" w:line="360" w:lineRule="auto"/>
        <w:jc w:val="both"/>
        <w:rPr>
          <w:lang w:eastAsia="x-none"/>
        </w:rPr>
      </w:pPr>
      <w:r w:rsidRPr="009771A2">
        <w:rPr>
          <w:lang w:eastAsia="x-none"/>
        </w:rPr>
        <w:t xml:space="preserve">Η εξέλιξη αυτή έχει οδηγήσει </w:t>
      </w:r>
      <w:del w:id="1529" w:author="ΜΗΤΣΕΑΣ ΗΛΙΑΣ" w:date="2025-12-05T13:22:00Z" w16du:dateUtc="2025-12-05T11:22:00Z">
        <w:r w:rsidRPr="009771A2" w:rsidDel="006A5752">
          <w:rPr>
            <w:lang w:eastAsia="x-none"/>
          </w:rPr>
          <w:delText xml:space="preserve">και </w:delText>
        </w:r>
      </w:del>
      <w:r w:rsidRPr="009771A2">
        <w:rPr>
          <w:lang w:eastAsia="x-none"/>
        </w:rPr>
        <w:t>στη μεταμόρφωση των επιχειρηματικών μοντέλων</w:t>
      </w:r>
      <w:r>
        <w:rPr>
          <w:lang w:eastAsia="x-none"/>
        </w:rPr>
        <w:t xml:space="preserve"> </w:t>
      </w:r>
      <w:r w:rsidRPr="009771A2">
        <w:rPr>
          <w:lang w:eastAsia="x-none"/>
        </w:rPr>
        <w:t xml:space="preserve">από τις κλασικές καμπάνιες προβολής, στις συνεργατικές μορφές </w:t>
      </w:r>
      <w:r w:rsidRPr="009771A2">
        <w:rPr>
          <w:lang w:val="en-US" w:eastAsia="x-none"/>
        </w:rPr>
        <w:t>marketing</w:t>
      </w:r>
      <w:r w:rsidRPr="009771A2">
        <w:rPr>
          <w:lang w:eastAsia="x-none"/>
        </w:rPr>
        <w:t xml:space="preserve"> όπου το περιεχόμενο </w:t>
      </w:r>
      <w:r>
        <w:rPr>
          <w:lang w:eastAsia="x-none"/>
        </w:rPr>
        <w:t>δημιουργείται μέσα από συνεργασία</w:t>
      </w:r>
      <w:r w:rsidRPr="009771A2">
        <w:rPr>
          <w:lang w:eastAsia="x-none"/>
        </w:rPr>
        <w:t xml:space="preserve"> και η επιτυχία </w:t>
      </w:r>
      <w:del w:id="1530" w:author="ΜΗΤΣΕΑΣ ΗΛΙΑΣ" w:date="2025-12-16T10:13:00Z" w16du:dateUtc="2025-12-16T08:13:00Z">
        <w:r w:rsidRPr="009771A2" w:rsidDel="00FA5CCE">
          <w:rPr>
            <w:lang w:eastAsia="x-none"/>
          </w:rPr>
          <w:delText>με</w:delText>
        </w:r>
      </w:del>
      <w:ins w:id="1531" w:author="ΜΗΤΣΕΑΣ ΗΛΙΑΣ" w:date="2025-12-16T10:13:00Z" w16du:dateUtc="2025-12-16T08:13:00Z">
        <w:r w:rsidR="00FA5CCE" w:rsidRPr="009771A2">
          <w:rPr>
            <w:lang w:eastAsia="x-none"/>
          </w:rPr>
          <w:t>με</w:t>
        </w:r>
        <w:r w:rsidR="00FA5CCE">
          <w:rPr>
            <w:lang w:eastAsia="x-none"/>
          </w:rPr>
          <w:t>τράτε</w:t>
        </w:r>
      </w:ins>
      <w:del w:id="1532" w:author="ΜΗΤΣΕΑΣ ΗΛΙΑΣ" w:date="2025-12-05T13:23:00Z" w16du:dateUtc="2025-12-05T11:23:00Z">
        <w:r w:rsidRPr="009771A2" w:rsidDel="006A5752">
          <w:rPr>
            <w:lang w:eastAsia="x-none"/>
          </w:rPr>
          <w:delText>τριέται</w:delText>
        </w:r>
      </w:del>
      <w:r w:rsidRPr="009771A2">
        <w:rPr>
          <w:lang w:eastAsia="x-none"/>
        </w:rPr>
        <w:t xml:space="preserve"> με βάση τη σχέση εμπιστοσύνης και την αντίδραση του κοινού. </w:t>
      </w:r>
    </w:p>
    <w:p w14:paraId="524AB8E0" w14:textId="01B5ABD2" w:rsidR="00F55F3F" w:rsidRPr="00A30960" w:rsidRDefault="00F55F3F" w:rsidP="009771A2">
      <w:pPr>
        <w:spacing w:before="120" w:after="120" w:line="360" w:lineRule="auto"/>
        <w:jc w:val="both"/>
        <w:rPr>
          <w:lang w:eastAsia="x-none"/>
        </w:rPr>
      </w:pPr>
      <w:r w:rsidRPr="00215C00">
        <w:rPr>
          <w:lang w:eastAsia="x-none"/>
        </w:rPr>
        <w:t xml:space="preserve">Η επιτυχία του </w:t>
      </w:r>
      <w:r w:rsidR="00E428EB">
        <w:rPr>
          <w:lang w:val="en-US" w:eastAsia="x-none"/>
        </w:rPr>
        <w:t>i</w:t>
      </w:r>
      <w:r w:rsidR="00E428EB" w:rsidRPr="00215C00">
        <w:rPr>
          <w:lang w:val="en-US" w:eastAsia="x-none"/>
        </w:rPr>
        <w:t>nfluencer</w:t>
      </w:r>
      <w:r w:rsidR="00E428EB" w:rsidRPr="00215C00">
        <w:rPr>
          <w:lang w:eastAsia="x-none"/>
        </w:rPr>
        <w:t xml:space="preserve"> </w:t>
      </w:r>
      <w:r w:rsidRPr="00215C00">
        <w:rPr>
          <w:lang w:val="en-US" w:eastAsia="x-none"/>
        </w:rPr>
        <w:t>marketing</w:t>
      </w:r>
      <w:r w:rsidRPr="00215C00">
        <w:rPr>
          <w:lang w:eastAsia="x-none"/>
        </w:rPr>
        <w:t xml:space="preserve"> δεν είναι μόνο θέμα δημιουργίας περιεχομένου, αλλά απαιτεί και την ανάλυση της απόδοσης των </w:t>
      </w:r>
      <w:ins w:id="1533" w:author="ΜΗΤΣΕΑΣ ΗΛΙΑΣ" w:date="2025-12-05T13:23:00Z" w16du:dateUtc="2025-12-05T11:23:00Z">
        <w:r w:rsidR="006A5752">
          <w:rPr>
            <w:lang w:eastAsia="x-none"/>
          </w:rPr>
          <w:t>προωθητικών ενεργειών</w:t>
        </w:r>
      </w:ins>
      <w:del w:id="1534" w:author="ΜΗΤΣΕΑΣ ΗΛΙΑΣ" w:date="2025-12-05T13:23:00Z" w16du:dateUtc="2025-12-05T11:23:00Z">
        <w:r w:rsidRPr="00215C00" w:rsidDel="006A5752">
          <w:rPr>
            <w:lang w:eastAsia="x-none"/>
          </w:rPr>
          <w:delText>καμπανιών</w:delText>
        </w:r>
      </w:del>
      <w:r w:rsidRPr="00215C00">
        <w:rPr>
          <w:lang w:eastAsia="x-none"/>
        </w:rPr>
        <w:t>. Οι επιχειρήσεις πρέπει να καθορίσουν ποσοτικούς και ποιοτικούς δείκτες απόδοσης (</w:t>
      </w:r>
      <w:r w:rsidRPr="00215C00">
        <w:rPr>
          <w:lang w:val="en-US" w:eastAsia="x-none"/>
        </w:rPr>
        <w:t>KPIs</w:t>
      </w:r>
      <w:r w:rsidRPr="00215C00">
        <w:rPr>
          <w:lang w:eastAsia="x-none"/>
        </w:rPr>
        <w:t>), όπως τα ποσοστά κλικ (</w:t>
      </w:r>
      <w:r w:rsidRPr="00215C00">
        <w:rPr>
          <w:lang w:val="en-US" w:eastAsia="x-none"/>
        </w:rPr>
        <w:t>CTR</w:t>
      </w:r>
      <w:r w:rsidRPr="00215C00">
        <w:rPr>
          <w:lang w:eastAsia="x-none"/>
        </w:rPr>
        <w:t xml:space="preserve">), τα ποσοστά μετατροπής και </w:t>
      </w:r>
      <w:r w:rsidR="00E428EB">
        <w:rPr>
          <w:lang w:eastAsia="x-none"/>
        </w:rPr>
        <w:t>τους δείκτες αλληλεπίδρασης</w:t>
      </w:r>
      <w:r w:rsidRPr="00215C00">
        <w:rPr>
          <w:lang w:eastAsia="x-none"/>
        </w:rPr>
        <w:t xml:space="preserve">, ώστε να αποκτήσουν πληροφορίες για την αποδοτικότητα της συνεργασίας τους με </w:t>
      </w:r>
      <w:ins w:id="1535" w:author="ΜΗΤΣΕΑΣ ΗΛΙΑΣ" w:date="2025-12-05T13:24:00Z" w16du:dateUtc="2025-12-05T11:24:00Z">
        <w:r w:rsidR="006A5752">
          <w:rPr>
            <w:lang w:eastAsia="x-none"/>
          </w:rPr>
          <w:t xml:space="preserve">τους </w:t>
        </w:r>
      </w:ins>
      <w:r w:rsidR="00DF3150">
        <w:rPr>
          <w:lang w:val="en-US" w:eastAsia="x-none"/>
        </w:rPr>
        <w:t>influencers</w:t>
      </w:r>
      <w:r w:rsidRPr="00215C00">
        <w:rPr>
          <w:lang w:eastAsia="x-none"/>
        </w:rPr>
        <w:t>.</w:t>
      </w:r>
    </w:p>
    <w:p w14:paraId="17A3416B" w14:textId="03E8CFBF" w:rsidR="00ED0096" w:rsidRPr="00A30960" w:rsidRDefault="00ED0096" w:rsidP="009771A2">
      <w:pPr>
        <w:spacing w:before="120" w:after="120" w:line="360" w:lineRule="auto"/>
        <w:jc w:val="both"/>
        <w:rPr>
          <w:lang w:eastAsia="x-none"/>
        </w:rPr>
      </w:pPr>
      <w:r w:rsidRPr="00215C00">
        <w:rPr>
          <w:lang w:eastAsia="x-none"/>
        </w:rPr>
        <w:t xml:space="preserve">Η χρησιμοποίηση εργαλείων </w:t>
      </w:r>
      <w:r w:rsidR="00E428EB">
        <w:rPr>
          <w:lang w:eastAsia="x-none"/>
        </w:rPr>
        <w:t>ανάλυσης</w:t>
      </w:r>
      <w:r w:rsidRPr="00215C00">
        <w:rPr>
          <w:lang w:eastAsia="x-none"/>
        </w:rPr>
        <w:t xml:space="preserve"> και </w:t>
      </w:r>
      <w:r w:rsidR="00E428EB">
        <w:rPr>
          <w:lang w:eastAsia="x-none"/>
        </w:rPr>
        <w:t>πινάκων</w:t>
      </w:r>
      <w:r w:rsidR="00E428EB" w:rsidRPr="00215C00">
        <w:rPr>
          <w:lang w:eastAsia="x-none"/>
        </w:rPr>
        <w:t xml:space="preserve"> </w:t>
      </w:r>
      <w:r w:rsidRPr="00215C00">
        <w:rPr>
          <w:lang w:eastAsia="x-none"/>
        </w:rPr>
        <w:t xml:space="preserve">γίνεται όλο και πιο συχνή, δίνοντας τη δυνατότητα στις εταιρείες να παρακολουθούν τη δραστηριότητα σε πραγματικό χρόνο και </w:t>
      </w:r>
      <w:r w:rsidRPr="00215C00">
        <w:rPr>
          <w:lang w:eastAsia="x-none"/>
        </w:rPr>
        <w:lastRenderedPageBreak/>
        <w:t xml:space="preserve">να προσαρμόζουν τις στρατηγικές τους ανάλογα με τις αντιδράσεις του κοινού. Η ανατροφοδότηση από αυτές τις μετρήσεις </w:t>
      </w:r>
      <w:del w:id="1536" w:author="ΜΗΤΣΕΑΣ ΗΛΙΑΣ" w:date="2025-12-05T13:24:00Z" w16du:dateUtc="2025-12-05T11:24:00Z">
        <w:r w:rsidRPr="00215C00" w:rsidDel="006A5752">
          <w:rPr>
            <w:lang w:eastAsia="x-none"/>
          </w:rPr>
          <w:delText xml:space="preserve">μπορεί να </w:delText>
        </w:r>
      </w:del>
      <w:r w:rsidRPr="00215C00">
        <w:rPr>
          <w:lang w:eastAsia="x-none"/>
        </w:rPr>
        <w:t>οδηγ</w:t>
      </w:r>
      <w:ins w:id="1537" w:author="ΜΗΤΣΕΑΣ ΗΛΙΑΣ" w:date="2025-12-05T13:24:00Z" w16du:dateUtc="2025-12-05T11:24:00Z">
        <w:r w:rsidR="006A5752">
          <w:rPr>
            <w:lang w:eastAsia="x-none"/>
          </w:rPr>
          <w:t>εί</w:t>
        </w:r>
      </w:ins>
      <w:del w:id="1538" w:author="ΜΗΤΣΕΑΣ ΗΛΙΑΣ" w:date="2025-12-05T13:24:00Z" w16du:dateUtc="2025-12-05T11:24:00Z">
        <w:r w:rsidRPr="00215C00" w:rsidDel="006A5752">
          <w:rPr>
            <w:lang w:eastAsia="x-none"/>
          </w:rPr>
          <w:delText>ήσει</w:delText>
        </w:r>
      </w:del>
      <w:r w:rsidRPr="00215C00">
        <w:rPr>
          <w:lang w:eastAsia="x-none"/>
        </w:rPr>
        <w:t xml:space="preserve"> σε</w:t>
      </w:r>
      <w:ins w:id="1539" w:author="ΜΗΤΣΕΑΣ ΗΛΙΑΣ" w:date="2025-12-05T13:24:00Z" w16du:dateUtc="2025-12-05T11:24:00Z">
        <w:r w:rsidR="006A5752">
          <w:rPr>
            <w:lang w:eastAsia="x-none"/>
          </w:rPr>
          <w:t xml:space="preserve"> συνεχείς</w:t>
        </w:r>
      </w:ins>
      <w:r w:rsidRPr="00215C00">
        <w:rPr>
          <w:lang w:eastAsia="x-none"/>
        </w:rPr>
        <w:t xml:space="preserve"> βελτιώσεις</w:t>
      </w:r>
      <w:del w:id="1540" w:author="ΜΗΤΣΕΑΣ ΗΛΙΑΣ" w:date="2025-12-05T13:24:00Z" w16du:dateUtc="2025-12-05T11:24:00Z">
        <w:r w:rsidRPr="00215C00" w:rsidDel="006A5752">
          <w:rPr>
            <w:lang w:eastAsia="x-none"/>
          </w:rPr>
          <w:delText xml:space="preserve"> και συνεχείς βελτιώσεις</w:delText>
        </w:r>
      </w:del>
      <w:r w:rsidRPr="00215C00">
        <w:rPr>
          <w:lang w:eastAsia="x-none"/>
        </w:rPr>
        <w:t xml:space="preserve">, γεγονός που καθιστά τη διαδικασία του </w:t>
      </w:r>
      <w:r w:rsidRPr="00215C00">
        <w:rPr>
          <w:lang w:val="en-US" w:eastAsia="x-none"/>
        </w:rPr>
        <w:t>influencer</w:t>
      </w:r>
      <w:r w:rsidRPr="00215C00">
        <w:rPr>
          <w:lang w:eastAsia="x-none"/>
        </w:rPr>
        <w:t xml:space="preserve"> </w:t>
      </w:r>
      <w:r w:rsidRPr="00215C00">
        <w:rPr>
          <w:lang w:val="en-US" w:eastAsia="x-none"/>
        </w:rPr>
        <w:t>marketing</w:t>
      </w:r>
      <w:r w:rsidRPr="00215C00">
        <w:rPr>
          <w:lang w:eastAsia="x-none"/>
        </w:rPr>
        <w:t xml:space="preserve"> πιο ευέλικτη και αποτελεσματική.</w:t>
      </w:r>
    </w:p>
    <w:p w14:paraId="6D1169C1" w14:textId="6FE0E6D9" w:rsidR="00A026A1" w:rsidRPr="009771A2" w:rsidRDefault="009771A2" w:rsidP="000D3453">
      <w:pPr>
        <w:spacing w:before="120" w:after="120" w:line="360" w:lineRule="auto"/>
        <w:jc w:val="both"/>
        <w:rPr>
          <w:lang w:eastAsia="x-none"/>
        </w:rPr>
      </w:pPr>
      <w:r w:rsidRPr="009771A2">
        <w:rPr>
          <w:lang w:eastAsia="x-none"/>
        </w:rPr>
        <w:t>Αυτή η νέα οικονομία απαιτεί συστήματα ανάλυσης δεδομένων, όπως η πλατφόρμα που προτείνεται, για να αξιολογ</w:t>
      </w:r>
      <w:ins w:id="1541" w:author="ΜΗΤΣΕΑΣ ΗΛΙΑΣ" w:date="2025-12-05T13:25:00Z" w16du:dateUtc="2025-12-05T11:25:00Z">
        <w:r w:rsidR="006A5752">
          <w:rPr>
            <w:lang w:eastAsia="x-none"/>
          </w:rPr>
          <w:t>είται</w:t>
        </w:r>
      </w:ins>
      <w:del w:id="1542" w:author="ΜΗΤΣΕΑΣ ΗΛΙΑΣ" w:date="2025-12-05T13:25:00Z" w16du:dateUtc="2025-12-05T11:25:00Z">
        <w:r w:rsidRPr="009771A2" w:rsidDel="006A5752">
          <w:rPr>
            <w:lang w:eastAsia="x-none"/>
          </w:rPr>
          <w:delText>ούν</w:delText>
        </w:r>
      </w:del>
      <w:r w:rsidRPr="009771A2">
        <w:rPr>
          <w:lang w:eastAsia="x-none"/>
        </w:rPr>
        <w:t xml:space="preserve"> αντικειμενικά </w:t>
      </w:r>
      <w:ins w:id="1543" w:author="ΜΗΤΣΕΑΣ ΗΛΙΑΣ" w:date="2025-12-05T13:25:00Z" w16du:dateUtc="2025-12-05T11:25:00Z">
        <w:r w:rsidR="006A5752">
          <w:rPr>
            <w:lang w:eastAsia="x-none"/>
          </w:rPr>
          <w:t>η</w:t>
        </w:r>
      </w:ins>
      <w:del w:id="1544" w:author="ΜΗΤΣΕΑΣ ΗΛΙΑΣ" w:date="2025-12-05T13:25:00Z" w16du:dateUtc="2025-12-05T11:25:00Z">
        <w:r w:rsidRPr="009771A2" w:rsidDel="006A5752">
          <w:rPr>
            <w:lang w:eastAsia="x-none"/>
          </w:rPr>
          <w:delText>την</w:delText>
        </w:r>
      </w:del>
      <w:r w:rsidRPr="009771A2">
        <w:rPr>
          <w:lang w:eastAsia="x-none"/>
        </w:rPr>
        <w:t xml:space="preserve"> αποτελεσματικότητα </w:t>
      </w:r>
      <w:del w:id="1545" w:author="ΜΗΤΣΕΑΣ ΗΛΙΑΣ" w:date="2025-12-05T13:25:00Z" w16du:dateUtc="2025-12-05T11:25:00Z">
        <w:r w:rsidRPr="009771A2" w:rsidDel="006A5752">
          <w:rPr>
            <w:lang w:eastAsia="x-none"/>
          </w:rPr>
          <w:delText>και τ</w:delText>
        </w:r>
      </w:del>
      <w:r w:rsidRPr="009771A2">
        <w:rPr>
          <w:lang w:eastAsia="x-none"/>
        </w:rPr>
        <w:t>η βιωσιμότητα αυτών των συνεργασιών.</w:t>
      </w:r>
    </w:p>
    <w:p w14:paraId="501300AE" w14:textId="15ADFE81" w:rsidR="006878FD" w:rsidRPr="00953F07" w:rsidRDefault="00993698" w:rsidP="006878FD">
      <w:pPr>
        <w:pStyle w:val="30"/>
        <w:numPr>
          <w:ilvl w:val="0"/>
          <w:numId w:val="0"/>
        </w:numPr>
        <w:spacing w:before="120" w:after="120" w:line="360" w:lineRule="auto"/>
        <w:jc w:val="both"/>
        <w:rPr>
          <w:rFonts w:ascii="Times New Roman" w:hAnsi="Times New Roman"/>
          <w:sz w:val="24"/>
          <w:szCs w:val="24"/>
          <w:lang w:val="el-GR"/>
        </w:rPr>
      </w:pPr>
      <w:bookmarkStart w:id="1546" w:name="_Toc218850212"/>
      <w:r w:rsidRPr="006501DB">
        <w:rPr>
          <w:rFonts w:ascii="Times New Roman" w:hAnsi="Times New Roman"/>
          <w:sz w:val="24"/>
          <w:szCs w:val="24"/>
          <w:lang w:val="el-GR"/>
        </w:rPr>
        <w:t>2</w:t>
      </w:r>
      <w:r w:rsidR="00394235" w:rsidRPr="006501DB">
        <w:rPr>
          <w:rFonts w:ascii="Times New Roman" w:hAnsi="Times New Roman"/>
          <w:sz w:val="24"/>
          <w:szCs w:val="24"/>
          <w:lang w:val="el-GR"/>
        </w:rPr>
        <w:t>.</w:t>
      </w:r>
      <w:r w:rsidRPr="006501DB">
        <w:rPr>
          <w:rFonts w:ascii="Times New Roman" w:hAnsi="Times New Roman"/>
          <w:sz w:val="24"/>
          <w:szCs w:val="24"/>
          <w:lang w:val="el-GR"/>
        </w:rPr>
        <w:t>1</w:t>
      </w:r>
      <w:r w:rsidR="00394235" w:rsidRPr="006501DB">
        <w:rPr>
          <w:rFonts w:ascii="Times New Roman" w:hAnsi="Times New Roman"/>
          <w:sz w:val="24"/>
          <w:szCs w:val="24"/>
          <w:lang w:val="el-GR"/>
        </w:rPr>
        <w:t>.</w:t>
      </w:r>
      <w:r w:rsidR="00FD2625" w:rsidRPr="00FD2625">
        <w:rPr>
          <w:rFonts w:ascii="Times New Roman" w:hAnsi="Times New Roman"/>
          <w:sz w:val="24"/>
          <w:szCs w:val="24"/>
          <w:lang w:val="el-GR"/>
        </w:rPr>
        <w:t>4</w:t>
      </w:r>
      <w:r w:rsidR="00394235" w:rsidRPr="006501DB">
        <w:rPr>
          <w:rFonts w:ascii="Times New Roman" w:hAnsi="Times New Roman"/>
          <w:sz w:val="24"/>
          <w:szCs w:val="24"/>
          <w:lang w:val="el-GR"/>
        </w:rPr>
        <w:t xml:space="preserve"> </w:t>
      </w:r>
      <w:bookmarkStart w:id="1547" w:name="_Hlk215669669"/>
      <w:r w:rsidR="00F7131A" w:rsidRPr="006501DB">
        <w:rPr>
          <w:rFonts w:ascii="Times New Roman" w:hAnsi="Times New Roman"/>
          <w:sz w:val="24"/>
          <w:szCs w:val="24"/>
          <w:lang w:val="en-US"/>
        </w:rPr>
        <w:t>Web</w:t>
      </w:r>
      <w:r w:rsidR="00F7131A" w:rsidRPr="006501DB">
        <w:rPr>
          <w:rFonts w:ascii="Times New Roman" w:hAnsi="Times New Roman"/>
          <w:sz w:val="24"/>
          <w:szCs w:val="24"/>
          <w:lang w:val="el-GR"/>
        </w:rPr>
        <w:t xml:space="preserve"> Πλατφόρμες Διασύνδεσης Επιχειρήσεων </w:t>
      </w:r>
      <w:r w:rsidR="00953F07">
        <w:rPr>
          <w:rFonts w:ascii="Times New Roman" w:hAnsi="Times New Roman"/>
          <w:sz w:val="24"/>
          <w:szCs w:val="24"/>
          <w:lang w:val="el-GR"/>
        </w:rPr>
        <w:t>και</w:t>
      </w:r>
      <w:r w:rsidR="00F7131A" w:rsidRPr="006501DB">
        <w:rPr>
          <w:rFonts w:ascii="Times New Roman" w:hAnsi="Times New Roman"/>
          <w:sz w:val="24"/>
          <w:szCs w:val="24"/>
          <w:lang w:val="el-GR"/>
        </w:rPr>
        <w:t xml:space="preserve"> </w:t>
      </w:r>
      <w:r w:rsidR="00DF3150">
        <w:rPr>
          <w:rFonts w:ascii="Times New Roman" w:hAnsi="Times New Roman"/>
          <w:sz w:val="24"/>
          <w:szCs w:val="24"/>
          <w:lang w:val="en-US"/>
        </w:rPr>
        <w:t>Influencers</w:t>
      </w:r>
      <w:bookmarkEnd w:id="1546"/>
      <w:r w:rsidR="00C71653" w:rsidRPr="006501DB">
        <w:rPr>
          <w:rFonts w:ascii="Times New Roman" w:hAnsi="Times New Roman"/>
          <w:sz w:val="24"/>
          <w:szCs w:val="24"/>
          <w:lang w:val="el-GR"/>
        </w:rPr>
        <w:t xml:space="preserve"> </w:t>
      </w:r>
      <w:bookmarkEnd w:id="1547"/>
    </w:p>
    <w:p w14:paraId="040DFEE3" w14:textId="64C2B734" w:rsidR="00A026A1" w:rsidRPr="00B10853" w:rsidRDefault="00605EA8" w:rsidP="00A026A1">
      <w:pPr>
        <w:spacing w:before="120" w:after="120" w:line="360" w:lineRule="auto"/>
        <w:jc w:val="both"/>
      </w:pPr>
      <w:r w:rsidRPr="00605EA8">
        <w:t xml:space="preserve">Οι πλατφόρμες διασύνδεσης επιχειρήσεων και </w:t>
      </w:r>
      <w:r w:rsidR="00DF3150">
        <w:rPr>
          <w:lang w:val="en-US"/>
        </w:rPr>
        <w:t>influencers</w:t>
      </w:r>
      <w:r w:rsidRPr="00605EA8">
        <w:t xml:space="preserve"> έχουν εμφανιστεί ως απαραίτητο εργαλείο για τη διαχείριση της αυξανόμενης πολυπλοκότητας του influencer marketing. </w:t>
      </w:r>
      <w:r w:rsidR="003948AE">
        <w:t>Πλατφόρμες</w:t>
      </w:r>
      <w:r w:rsidRPr="00605EA8">
        <w:t xml:space="preserve"> όπως οι Upfluence, AspireIQ, CreatorIQ και Grin προσφέρουν ολοκληρωμένες λύσεις που καλύπτουν ολόκληρο τον κύκλο ζωής μιας καμπάνιας: από την ανακάλυψη και την αξιολόγηση έως τη διαχείριση και τη μέτρηση των αποτελεσμάτων. </w:t>
      </w:r>
      <w:r>
        <w:t xml:space="preserve">Οι κύριες κατηγορίες </w:t>
      </w:r>
      <w:del w:id="1548" w:author="ΜΗΤΣΕΑΣ ΗΛΙΑΣ" w:date="2025-12-16T10:13:00Z" w16du:dateUtc="2025-12-16T08:13:00Z">
        <w:r w:rsidDel="00FA5CCE">
          <w:delText>αυτων</w:delText>
        </w:r>
      </w:del>
      <w:ins w:id="1549" w:author="ΜΗΤΣΕΑΣ ΗΛΙΑΣ" w:date="2025-12-16T10:13:00Z" w16du:dateUtc="2025-12-16T08:13:00Z">
        <w:r w:rsidR="00FA5CCE">
          <w:t>αυτών</w:t>
        </w:r>
      </w:ins>
      <w:r>
        <w:t xml:space="preserve"> των τύπων πλατφόρμας έχουν να κάνουν με </w:t>
      </w:r>
      <w:r w:rsidR="0063119A">
        <w:t>α</w:t>
      </w:r>
      <w:r>
        <w:t xml:space="preserve">νακάλυψη και </w:t>
      </w:r>
      <w:r w:rsidR="0063119A">
        <w:t>α</w:t>
      </w:r>
      <w:r>
        <w:t xml:space="preserve">ναζήτηση, </w:t>
      </w:r>
      <w:r w:rsidR="0063119A">
        <w:t>δ</w:t>
      </w:r>
      <w:r>
        <w:t xml:space="preserve">ιαχείριση </w:t>
      </w:r>
      <w:r w:rsidR="0063119A">
        <w:t>κ</w:t>
      </w:r>
      <w:r>
        <w:t xml:space="preserve">αμπάνιας, </w:t>
      </w:r>
      <w:r w:rsidR="0063119A">
        <w:t>α</w:t>
      </w:r>
      <w:r>
        <w:t xml:space="preserve">νάλυση </w:t>
      </w:r>
      <w:r w:rsidR="0063119A">
        <w:t>δ</w:t>
      </w:r>
      <w:r>
        <w:t xml:space="preserve">εδομένων και </w:t>
      </w:r>
      <w:r w:rsidR="0063119A">
        <w:t>ο</w:t>
      </w:r>
      <w:r>
        <w:t xml:space="preserve">λοκληρωμένες </w:t>
      </w:r>
      <w:r w:rsidR="0063119A">
        <w:t>λ</w:t>
      </w:r>
      <w:r>
        <w:t>ύσεις.</w:t>
      </w:r>
    </w:p>
    <w:p w14:paraId="27F7FE9E" w14:textId="00B2A58E" w:rsidR="002C6FDE" w:rsidRPr="006501DB" w:rsidRDefault="002C6FDE" w:rsidP="00A026A1">
      <w:pPr>
        <w:spacing w:before="120" w:after="120" w:line="360" w:lineRule="auto"/>
        <w:jc w:val="both"/>
      </w:pPr>
      <w:r w:rsidRPr="006501DB">
        <w:t>Η προσέγγιση από τεχνολογικής άποψης</w:t>
      </w:r>
      <w:r w:rsidR="00BE1639">
        <w:t>,</w:t>
      </w:r>
      <w:r w:rsidRPr="006501DB">
        <w:t xml:space="preserve"> που έχουν αυτές οι πλατφόρμες είναι οι ενσωματώσεις με άλλες πλατφόρμες (APIs</w:t>
      </w:r>
      <w:del w:id="1550" w:author="ΜΗΤΣΕΑΣ ΗΛΙΑΣ" w:date="2025-12-05T13:26:00Z" w16du:dateUtc="2025-12-05T11:26:00Z">
        <w:r w:rsidRPr="006501DB" w:rsidDel="000C31FA">
          <w:delText>,</w:delText>
        </w:r>
      </w:del>
      <w:r w:rsidRPr="006501DB">
        <w:t xml:space="preserve"> όπου επιτρέπεται), εργαλεία αναζήτησης με φίλτρα (θεματολογία, γλώσσα, περιοχή, μέγεθος κοινού), αλγορίθμους αντιστοίχισης που συνδυάζουν </w:t>
      </w:r>
      <w:r w:rsidR="00BE1639">
        <w:t>αλληλεπίδραση</w:t>
      </w:r>
      <w:r w:rsidRPr="006501DB">
        <w:t>, εμβέλεια, θεματική συνάφεια</w:t>
      </w:r>
      <w:ins w:id="1551" w:author="ΜΗΤΣΕΑΣ ΗΛΙΑΣ" w:date="2025-12-05T13:26:00Z" w16du:dateUtc="2025-12-05T11:26:00Z">
        <w:r w:rsidR="000C31FA">
          <w:t xml:space="preserve">, </w:t>
        </w:r>
      </w:ins>
      <w:del w:id="1552" w:author="ΜΗΤΣΕΑΣ ΗΛΙΑΣ" w:date="2025-12-05T13:26:00Z" w16du:dateUtc="2025-12-05T11:26:00Z">
        <w:r w:rsidRPr="006501DB" w:rsidDel="000C31FA">
          <w:delText xml:space="preserve"> και </w:delText>
        </w:r>
      </w:del>
      <w:r w:rsidRPr="006501DB">
        <w:t>ποιότητα κοινού, και τέλος ανάλυση συναισθήματος από λεξικογραφικές προσεγγίσεις έως και νευρωνικά μοντέλα για κατανόηση του τόνου σε σχόλια/αναρτήσεις (Cambria et al., 2013; Pang &amp; Lee, 2008).</w:t>
      </w:r>
    </w:p>
    <w:p w14:paraId="6FEFB70E" w14:textId="29676A82" w:rsidR="00A026A1" w:rsidRPr="00B10853" w:rsidRDefault="005509B5" w:rsidP="00A026A1">
      <w:pPr>
        <w:spacing w:before="120" w:after="120" w:line="360" w:lineRule="auto"/>
        <w:jc w:val="both"/>
      </w:pPr>
      <w:r w:rsidRPr="006501DB">
        <w:t xml:space="preserve">Οι περισσότερες πλατφόρμες εφαρμόζουν ευρετικούς αλγορίθμους αντιστοίχισης, ενώ ορισμένες πιο προηγμένες αξιοποιούν machine learning μοντέλα για πρόβλεψη </w:t>
      </w:r>
      <w:r w:rsidR="00BE1639">
        <w:t>αλληλεπίδρασης</w:t>
      </w:r>
      <w:r w:rsidR="00BE1639" w:rsidRPr="006501DB">
        <w:t xml:space="preserve"> </w:t>
      </w:r>
      <w:r w:rsidRPr="006501DB">
        <w:t>και brand fit.</w:t>
      </w:r>
    </w:p>
    <w:p w14:paraId="5A4E951C" w14:textId="5BA3BF09" w:rsidR="00500B22" w:rsidRDefault="005509B5" w:rsidP="00A026A1">
      <w:pPr>
        <w:spacing w:before="120" w:after="120" w:line="360" w:lineRule="auto"/>
        <w:jc w:val="both"/>
      </w:pPr>
      <w:r w:rsidRPr="006501DB">
        <w:t>Ωστόσο, οι υπάρχουσες λύσεις παρουσιάζουν περιορισμούς όσον αφορά τη διαφάνεια των δεικτών</w:t>
      </w:r>
      <w:ins w:id="1553" w:author="ΜΗΤΣΕΑΣ ΗΛΙΑΣ" w:date="2025-12-05T13:27:00Z" w16du:dateUtc="2025-12-05T11:27:00Z">
        <w:r w:rsidR="00ED0028">
          <w:t>,</w:t>
        </w:r>
      </w:ins>
      <w:r w:rsidR="00605EA8">
        <w:t xml:space="preserve"> καθώς </w:t>
      </w:r>
      <w:del w:id="1554" w:author="ΜΗΤΣΕΑΣ ΗΛΙΑΣ" w:date="2025-12-16T10:13:00Z" w16du:dateUtc="2025-12-16T08:13:00Z">
        <w:r w:rsidR="00605EA8" w:rsidDel="00FA5CCE">
          <w:delText>συχνα</w:delText>
        </w:r>
      </w:del>
      <w:ins w:id="1555" w:author="ΜΗΤΣΕΑΣ ΗΛΙΑΣ" w:date="2025-12-16T10:13:00Z" w16du:dateUtc="2025-12-16T08:13:00Z">
        <w:r w:rsidR="00FA5CCE">
          <w:t>συχνά</w:t>
        </w:r>
      </w:ins>
      <w:r w:rsidR="00605EA8">
        <w:t xml:space="preserve"> ο υπολογισμός </w:t>
      </w:r>
      <w:r w:rsidR="00BE1639">
        <w:t>της βαθμολογίας</w:t>
      </w:r>
      <w:r w:rsidR="00605EA8" w:rsidRPr="00605EA8">
        <w:t xml:space="preserve"> </w:t>
      </w:r>
      <w:r w:rsidR="00605EA8">
        <w:t>δεν είναι διαφανής</w:t>
      </w:r>
      <w:r w:rsidRPr="006501DB">
        <w:t>, τη δυνατότητα ποσοτικοποίησης του συναισθήματος</w:t>
      </w:r>
      <w:r w:rsidR="00605EA8">
        <w:t>, την ελλιπής ανίχνευση απάτης, το υψηλό κόστος</w:t>
      </w:r>
      <w:r w:rsidRPr="006501DB">
        <w:t xml:space="preserve"> και</w:t>
      </w:r>
      <w:r w:rsidR="00605EA8">
        <w:t xml:space="preserve"> </w:t>
      </w:r>
      <w:del w:id="1556" w:author="ΜΗΤΣΕΑΣ ΗΛΙΑΣ" w:date="2025-12-16T10:13:00Z" w16du:dateUtc="2025-12-16T08:13:00Z">
        <w:r w:rsidR="00605EA8" w:rsidDel="00FA5CCE">
          <w:delText>τελος</w:delText>
        </w:r>
      </w:del>
      <w:ins w:id="1557" w:author="ΜΗΤΣΕΑΣ ΗΛΙΑΣ" w:date="2025-12-16T10:13:00Z" w16du:dateUtc="2025-12-16T08:13:00Z">
        <w:r w:rsidR="00FA5CCE">
          <w:t>τέλος</w:t>
        </w:r>
      </w:ins>
      <w:r w:rsidRPr="006501DB">
        <w:t xml:space="preserve"> την</w:t>
      </w:r>
      <w:r w:rsidR="00605EA8">
        <w:t xml:space="preserve"> </w:t>
      </w:r>
      <w:del w:id="1558" w:author="ΜΗΤΣΕΑΣ ΗΛΙΑΣ" w:date="2025-12-16T10:13:00Z" w16du:dateUtc="2025-12-16T08:13:00Z">
        <w:r w:rsidR="00605EA8" w:rsidDel="00FA5CCE">
          <w:delText>ελλειπής</w:delText>
        </w:r>
      </w:del>
      <w:ins w:id="1559" w:author="ΜΗΤΣΕΑΣ ΗΛΙΑΣ" w:date="2025-12-16T10:13:00Z" w16du:dateUtc="2025-12-16T08:13:00Z">
        <w:r w:rsidR="00FA5CCE">
          <w:t>ελλιπής</w:t>
        </w:r>
      </w:ins>
      <w:r w:rsidRPr="006501DB">
        <w:t xml:space="preserve"> υποστήριξη ελληνικού περιεχομένου — κενά που επιχειρεί να καλύψει η παρούσα εργασία</w:t>
      </w:r>
      <w:r w:rsidR="00605EA8">
        <w:t>.</w:t>
      </w:r>
    </w:p>
    <w:p w14:paraId="13BB4B49" w14:textId="77777777" w:rsidR="00500B22" w:rsidRPr="00A22A73" w:rsidRDefault="00500B22" w:rsidP="00500B22">
      <w:pPr>
        <w:pStyle w:val="30"/>
        <w:numPr>
          <w:ilvl w:val="0"/>
          <w:numId w:val="0"/>
        </w:numPr>
        <w:spacing w:before="120" w:after="120" w:line="360" w:lineRule="auto"/>
        <w:jc w:val="both"/>
        <w:rPr>
          <w:rFonts w:ascii="Times New Roman" w:hAnsi="Times New Roman"/>
          <w:sz w:val="24"/>
          <w:szCs w:val="24"/>
          <w:lang w:val="el-GR"/>
        </w:rPr>
      </w:pPr>
      <w:bookmarkStart w:id="1560" w:name="_Toc213324419"/>
      <w:bookmarkStart w:id="1561" w:name="_Toc218850213"/>
      <w:r w:rsidRPr="006501DB">
        <w:rPr>
          <w:rFonts w:ascii="Times New Roman" w:hAnsi="Times New Roman"/>
          <w:sz w:val="24"/>
          <w:szCs w:val="24"/>
          <w:lang w:val="el-GR"/>
        </w:rPr>
        <w:lastRenderedPageBreak/>
        <w:t>2.1.</w:t>
      </w:r>
      <w:r w:rsidR="00FD2625" w:rsidRPr="00FD2625">
        <w:rPr>
          <w:rFonts w:ascii="Times New Roman" w:hAnsi="Times New Roman"/>
          <w:sz w:val="24"/>
          <w:szCs w:val="24"/>
          <w:lang w:val="el-GR"/>
        </w:rPr>
        <w:t>4</w:t>
      </w:r>
      <w:r>
        <w:rPr>
          <w:rFonts w:ascii="Times New Roman" w:hAnsi="Times New Roman"/>
          <w:sz w:val="24"/>
          <w:szCs w:val="24"/>
          <w:lang w:val="el-GR"/>
        </w:rPr>
        <w:t>.1</w:t>
      </w:r>
      <w:r w:rsidRPr="006501DB">
        <w:rPr>
          <w:rFonts w:ascii="Times New Roman" w:hAnsi="Times New Roman"/>
          <w:sz w:val="24"/>
          <w:szCs w:val="24"/>
          <w:lang w:val="el-GR"/>
        </w:rPr>
        <w:t xml:space="preserve"> </w:t>
      </w:r>
      <w:bookmarkEnd w:id="1560"/>
      <w:r w:rsidR="00A22A73">
        <w:rPr>
          <w:rFonts w:ascii="Times New Roman" w:hAnsi="Times New Roman"/>
          <w:sz w:val="24"/>
          <w:szCs w:val="24"/>
          <w:lang w:val="el-GR"/>
        </w:rPr>
        <w:t>Προσωπικά Δεδομένα-</w:t>
      </w:r>
      <w:r w:rsidR="00A22A73">
        <w:rPr>
          <w:rFonts w:ascii="Times New Roman" w:hAnsi="Times New Roman"/>
          <w:sz w:val="24"/>
          <w:szCs w:val="24"/>
          <w:lang w:val="en-US"/>
        </w:rPr>
        <w:t>GDPR</w:t>
      </w:r>
      <w:bookmarkEnd w:id="1561"/>
    </w:p>
    <w:p w14:paraId="1343E984" w14:textId="77777777" w:rsidR="00500B22" w:rsidRPr="00C07B77" w:rsidRDefault="00500B22" w:rsidP="00500B22">
      <w:pPr>
        <w:spacing w:before="120" w:after="120" w:line="360" w:lineRule="auto"/>
        <w:jc w:val="both"/>
      </w:pPr>
      <w:r w:rsidRPr="00500B22">
        <w:t xml:space="preserve">Ένα κρίσιμο στοιχείο στη λειτουργία των πλατφορμών </w:t>
      </w:r>
      <w:r w:rsidRPr="00500B22">
        <w:rPr>
          <w:lang w:val="en-US"/>
        </w:rPr>
        <w:t>influencer</w:t>
      </w:r>
      <w:r w:rsidRPr="00500B22">
        <w:t xml:space="preserve"> </w:t>
      </w:r>
      <w:r w:rsidRPr="00500B22">
        <w:rPr>
          <w:lang w:val="en-US"/>
        </w:rPr>
        <w:t>marketing</w:t>
      </w:r>
      <w:r w:rsidRPr="00500B22">
        <w:t xml:space="preserve"> αφορά τις νομικές και ηθικές πτυχές που διέπουν τη συλλογή και χρήση δεδομένων, καθώς και τη διαφάνεια στις εμπορικές συνεργασίες.</w:t>
      </w:r>
    </w:p>
    <w:p w14:paraId="2F62370F" w14:textId="77CAA205" w:rsidR="00500B22" w:rsidRPr="00C07B77" w:rsidRDefault="00500B22" w:rsidP="00500B22">
      <w:pPr>
        <w:spacing w:before="120" w:after="120" w:line="360" w:lineRule="auto"/>
        <w:jc w:val="both"/>
      </w:pPr>
      <w:r w:rsidRPr="00500B22">
        <w:t>Οι πλατφόρμες οφείλουν να συμμορφώνονται με τον Γενικό Κανονισμό Προστασίας Δεδομένων (</w:t>
      </w:r>
      <w:r w:rsidRPr="00500B22">
        <w:rPr>
          <w:lang w:val="en-US"/>
        </w:rPr>
        <w:t>GDPR</w:t>
      </w:r>
      <w:r w:rsidRPr="00500B22">
        <w:t xml:space="preserve">), διασφαλίζοντας ότι τα προσωπικά δεδομένα των χρηστών, των επιχειρήσεων και των </w:t>
      </w:r>
      <w:r w:rsidR="00DF3150">
        <w:rPr>
          <w:lang w:val="en-US"/>
        </w:rPr>
        <w:t>influencers</w:t>
      </w:r>
      <w:r w:rsidRPr="00500B22">
        <w:t xml:space="preserve"> συλλέγονται και επεξεργάζονται νόμιμα και με τη ρητή συγκατάθεσή τους. Επιπλέον, οι συνεργασίες πρέπει να φέρουν σαφείς ενδείξεις εμπορικού περιεχομένου (π.χ. “#</w:t>
      </w:r>
      <w:r w:rsidRPr="00500B22">
        <w:rPr>
          <w:lang w:val="en-US"/>
        </w:rPr>
        <w:t>ad</w:t>
      </w:r>
      <w:r w:rsidRPr="00500B22">
        <w:t>”, “#</w:t>
      </w:r>
      <w:r w:rsidRPr="00500B22">
        <w:rPr>
          <w:lang w:val="en-US"/>
        </w:rPr>
        <w:t>sponsored</w:t>
      </w:r>
      <w:r w:rsidRPr="00500B22">
        <w:t>”), ώστε να αποφεύγεται η παραπλάνηση του κοινού (</w:t>
      </w:r>
      <w:r w:rsidRPr="00500B22">
        <w:rPr>
          <w:lang w:val="en-US"/>
        </w:rPr>
        <w:t>European</w:t>
      </w:r>
      <w:r w:rsidRPr="00500B22">
        <w:t xml:space="preserve"> </w:t>
      </w:r>
      <w:r w:rsidRPr="00500B22">
        <w:rPr>
          <w:lang w:val="en-US"/>
        </w:rPr>
        <w:t>Advertising</w:t>
      </w:r>
      <w:r w:rsidRPr="00500B22">
        <w:t xml:space="preserve"> </w:t>
      </w:r>
      <w:r w:rsidRPr="00500B22">
        <w:rPr>
          <w:lang w:val="en-US"/>
        </w:rPr>
        <w:t>Standards</w:t>
      </w:r>
      <w:r w:rsidRPr="00500B22">
        <w:t xml:space="preserve"> </w:t>
      </w:r>
      <w:r w:rsidRPr="00500B22">
        <w:rPr>
          <w:lang w:val="en-US"/>
        </w:rPr>
        <w:t>Alliance</w:t>
      </w:r>
      <w:r w:rsidRPr="00500B22">
        <w:t>, 2021).</w:t>
      </w:r>
    </w:p>
    <w:p w14:paraId="65E70693" w14:textId="77777777" w:rsidR="00D9344A" w:rsidRPr="00C07B77" w:rsidRDefault="00500B22" w:rsidP="00A026A1">
      <w:pPr>
        <w:spacing w:before="120" w:after="120" w:line="360" w:lineRule="auto"/>
        <w:jc w:val="both"/>
      </w:pPr>
      <w:r w:rsidRPr="00500B22">
        <w:t xml:space="preserve">Η προτεινόμενη πλατφόρμα προβλέπει μηχανισμούς διαφανούς επεξεργασίας δεδομένων και καταγραφής συνεργασιών, με στόχο την τήρηση των κανονιστικών πλαισίων και την ενίσχυση της εμπιστοσύνης όλων των μερών. Παράλληλα, θα αξιοποιεί δεδομένα μόνο από επίσημα </w:t>
      </w:r>
      <w:r w:rsidRPr="00500B22">
        <w:rPr>
          <w:lang w:val="en-US"/>
        </w:rPr>
        <w:t>API</w:t>
      </w:r>
      <w:r w:rsidRPr="00500B22">
        <w:t xml:space="preserve"> κοινωνικών δικτύων, περιορίζοντας τους κινδύνους παραβίασης πολιτικών χρήσης ή ιδιωτικότητας.</w:t>
      </w:r>
    </w:p>
    <w:p w14:paraId="6AF42438" w14:textId="0B72BB30" w:rsidR="00C82168" w:rsidRPr="006501DB" w:rsidRDefault="00C82168" w:rsidP="00C82168">
      <w:pPr>
        <w:pStyle w:val="30"/>
        <w:numPr>
          <w:ilvl w:val="0"/>
          <w:numId w:val="0"/>
        </w:numPr>
        <w:spacing w:before="120" w:after="120" w:line="360" w:lineRule="auto"/>
        <w:jc w:val="both"/>
        <w:rPr>
          <w:rFonts w:ascii="Times New Roman" w:hAnsi="Times New Roman"/>
          <w:sz w:val="24"/>
          <w:szCs w:val="24"/>
          <w:lang w:val="el-GR"/>
        </w:rPr>
      </w:pPr>
      <w:bookmarkStart w:id="1562" w:name="_Toc218850214"/>
      <w:r w:rsidRPr="006501DB">
        <w:rPr>
          <w:rFonts w:ascii="Times New Roman" w:hAnsi="Times New Roman"/>
          <w:sz w:val="24"/>
          <w:szCs w:val="24"/>
          <w:lang w:val="el-GR"/>
        </w:rPr>
        <w:t>2.1.</w:t>
      </w:r>
      <w:r w:rsidR="00FD2625" w:rsidRPr="009C4239">
        <w:rPr>
          <w:rFonts w:ascii="Times New Roman" w:hAnsi="Times New Roman"/>
          <w:sz w:val="24"/>
          <w:szCs w:val="24"/>
          <w:lang w:val="el-GR"/>
        </w:rPr>
        <w:t>5</w:t>
      </w:r>
      <w:r w:rsidRPr="006501DB">
        <w:rPr>
          <w:rFonts w:ascii="Times New Roman" w:hAnsi="Times New Roman"/>
          <w:sz w:val="24"/>
          <w:szCs w:val="24"/>
          <w:lang w:val="el-GR"/>
        </w:rPr>
        <w:t xml:space="preserve"> </w:t>
      </w:r>
      <w:r w:rsidR="00205AD6">
        <w:rPr>
          <w:rFonts w:ascii="Times New Roman" w:hAnsi="Times New Roman"/>
          <w:sz w:val="24"/>
          <w:szCs w:val="24"/>
          <w:lang w:val="el-GR"/>
        </w:rPr>
        <w:t xml:space="preserve">Ηθική Διάσταση </w:t>
      </w:r>
      <w:r w:rsidR="0046103C">
        <w:rPr>
          <w:rFonts w:ascii="Times New Roman" w:hAnsi="Times New Roman"/>
          <w:sz w:val="24"/>
          <w:szCs w:val="24"/>
          <w:lang w:val="el-GR"/>
        </w:rPr>
        <w:t>κ</w:t>
      </w:r>
      <w:r w:rsidR="00205AD6">
        <w:rPr>
          <w:rFonts w:ascii="Times New Roman" w:hAnsi="Times New Roman"/>
          <w:sz w:val="24"/>
          <w:szCs w:val="24"/>
          <w:lang w:val="el-GR"/>
        </w:rPr>
        <w:t>αι Προκλήσεις</w:t>
      </w:r>
      <w:bookmarkEnd w:id="1562"/>
      <w:r w:rsidRPr="006501DB">
        <w:rPr>
          <w:rFonts w:ascii="Times New Roman" w:hAnsi="Times New Roman"/>
          <w:sz w:val="24"/>
          <w:szCs w:val="24"/>
          <w:lang w:val="el-GR"/>
        </w:rPr>
        <w:t xml:space="preserve"> </w:t>
      </w:r>
    </w:p>
    <w:p w14:paraId="331E6AFC" w14:textId="77FE1795" w:rsidR="005F7AC4" w:rsidRPr="005F7AC4" w:rsidRDefault="005F7AC4" w:rsidP="005F7AC4">
      <w:pPr>
        <w:spacing w:before="120" w:after="120" w:line="360" w:lineRule="auto"/>
        <w:jc w:val="both"/>
      </w:pPr>
      <w:r>
        <w:rPr>
          <w:lang w:val="en-US"/>
        </w:rPr>
        <w:t>E</w:t>
      </w:r>
      <w:r w:rsidRPr="005F7AC4">
        <w:t xml:space="preserve">ίναι ουσιαστικής σημασίας να εξετάσουμε την ηθική διάσταση που σχετίζεται με τους </w:t>
      </w:r>
      <w:r w:rsidR="0046103C">
        <w:rPr>
          <w:lang w:val="en-US"/>
        </w:rPr>
        <w:t>i</w:t>
      </w:r>
      <w:r w:rsidR="0046103C" w:rsidRPr="005F7AC4">
        <w:rPr>
          <w:lang w:val="en-US"/>
        </w:rPr>
        <w:t>nfluencers</w:t>
      </w:r>
      <w:r w:rsidR="0046103C" w:rsidRPr="005F7AC4">
        <w:t xml:space="preserve"> </w:t>
      </w:r>
      <w:r w:rsidRPr="005F7AC4">
        <w:t xml:space="preserve">και τις επιπτώσεις που μπορεί να έχει η επιρροή τους στην κοινωνία. Κλάδοι όπως το ψηφιακό </w:t>
      </w:r>
      <w:r w:rsidR="0046103C">
        <w:rPr>
          <w:lang w:val="en-US"/>
        </w:rPr>
        <w:t>marketing</w:t>
      </w:r>
      <w:r w:rsidRPr="005F7AC4">
        <w:t xml:space="preserve"> και η κοινωνική δικτύωση βρίσκονται αντιμέτωποι με προκλήσεις που σχετίζονται με την ειλικρίνεια, την παραπλάνηση και τα ζητήματα που σχετίζονται με την υγεία και το σώμα.</w:t>
      </w:r>
    </w:p>
    <w:p w14:paraId="30FB1C17" w14:textId="2561E024" w:rsidR="005F7AC4" w:rsidRPr="005F7AC4" w:rsidRDefault="005F7AC4" w:rsidP="005F7AC4">
      <w:pPr>
        <w:spacing w:before="120" w:after="120" w:line="360" w:lineRule="auto"/>
        <w:jc w:val="both"/>
      </w:pPr>
      <w:r w:rsidRPr="005F7AC4">
        <w:t xml:space="preserve">Η ηθική διάσταση των </w:t>
      </w:r>
      <w:r w:rsidR="0046103C">
        <w:rPr>
          <w:lang w:val="en-US"/>
        </w:rPr>
        <w:t>i</w:t>
      </w:r>
      <w:r w:rsidR="0046103C" w:rsidRPr="005F7AC4">
        <w:rPr>
          <w:lang w:val="en-US"/>
        </w:rPr>
        <w:t>nfluencers</w:t>
      </w:r>
      <w:r w:rsidR="0046103C" w:rsidRPr="005F7AC4">
        <w:t xml:space="preserve"> </w:t>
      </w:r>
      <w:r w:rsidRPr="005F7AC4">
        <w:t xml:space="preserve">είναι σημαντική καθώς οι </w:t>
      </w:r>
      <w:del w:id="1563" w:author="ΜΗΤΣΕΑΣ ΗΛΙΑΣ" w:date="2026-01-08T11:08:00Z" w16du:dateUtc="2026-01-08T09:08:00Z">
        <w:r w:rsidRPr="005F7AC4" w:rsidDel="00DD22F4">
          <w:delText>ακολούθοι</w:delText>
        </w:r>
      </w:del>
      <w:ins w:id="1564" w:author="ΜΗΤΣΕΑΣ ΗΛΙΑΣ" w:date="2026-01-08T11:08:00Z" w16du:dateUtc="2026-01-08T09:08:00Z">
        <w:r w:rsidR="00DD22F4" w:rsidRPr="005F7AC4">
          <w:t>ακόλουθοι</w:t>
        </w:r>
      </w:ins>
      <w:r w:rsidRPr="005F7AC4">
        <w:t xml:space="preserve"> τους συχνά τους βλέπουν ως πρότυπα και πηγές έμπνευσης. Η παραπλανητική πληροφόρηση ή οι ψευδείς ισχυρισμοί σχετικά με προϊόντα και υπηρεσίες μπορεί να δημιουργήσουν ψευδείς προσδοκίες μεταξύ των καταναλωτών. Αυτό είναι ιδιαίτερα επιβλαβές σε τομείς όπως η ομορφιά και η υγεία, όπου οι </w:t>
      </w:r>
      <w:r w:rsidR="00DF3150">
        <w:rPr>
          <w:lang w:val="en-US"/>
        </w:rPr>
        <w:t>influencers</w:t>
      </w:r>
      <w:r w:rsidRPr="005F7AC4">
        <w:t xml:space="preserve"> μπορεί να προωθούν προϊόντα χωρίς έγκριτη ιατρική ή επιστημονική τεκμηρίωση, παραπλανώντας το κοινό σχετικά με την αποτελεσματικότητά τους.</w:t>
      </w:r>
    </w:p>
    <w:p w14:paraId="2C717054" w14:textId="3BDE99F4" w:rsidR="005F7AC4" w:rsidRPr="005F7AC4" w:rsidRDefault="005F7AC4" w:rsidP="005F7AC4">
      <w:pPr>
        <w:spacing w:before="120" w:after="120" w:line="360" w:lineRule="auto"/>
        <w:jc w:val="both"/>
      </w:pPr>
      <w:r w:rsidRPr="005F7AC4">
        <w:t xml:space="preserve">Η ειλικρίνεια είναι ένα άλλο σημαντικό στοιχείο στη σχέση των </w:t>
      </w:r>
      <w:r w:rsidR="00DF3150">
        <w:rPr>
          <w:lang w:val="en-US"/>
        </w:rPr>
        <w:t>influencers</w:t>
      </w:r>
      <w:r w:rsidRPr="005F7AC4">
        <w:t xml:space="preserve"> με το κοινό τους. Οι </w:t>
      </w:r>
      <w:r w:rsidR="0046103C">
        <w:rPr>
          <w:lang w:val="en-US"/>
        </w:rPr>
        <w:t>i</w:t>
      </w:r>
      <w:r w:rsidR="0046103C" w:rsidRPr="005F7AC4">
        <w:rPr>
          <w:lang w:val="en-US"/>
        </w:rPr>
        <w:t>nfluencers</w:t>
      </w:r>
      <w:r w:rsidR="0046103C" w:rsidRPr="005F7AC4">
        <w:t xml:space="preserve"> </w:t>
      </w:r>
      <w:r w:rsidRPr="005F7AC4">
        <w:t xml:space="preserve">είναι υποχρεωμένοι να διατηρούν διαφάνεια σχετικά με τις συνεργασίες τους με επιχειρήσεις και να αποκαλύπτουν χορηγούμενο περιεχόμενο. Αυτή η </w:t>
      </w:r>
      <w:r w:rsidRPr="005F7AC4">
        <w:lastRenderedPageBreak/>
        <w:t xml:space="preserve">διαφάνεια δημιουργεί εμπιστοσύνη και ενισχύει την αυθεντικότητα, στοιχείο που είναι κρίσιμο για την επιτυχία τους στο ψηφιακό </w:t>
      </w:r>
      <w:r w:rsidR="0046103C">
        <w:rPr>
          <w:lang w:val="en-US"/>
        </w:rPr>
        <w:t>marketing</w:t>
      </w:r>
      <w:r w:rsidRPr="005F7AC4">
        <w:t>.</w:t>
      </w:r>
    </w:p>
    <w:p w14:paraId="16EF156B" w14:textId="00E66611" w:rsidR="005F7AC4" w:rsidRPr="005F7AC4" w:rsidRDefault="005F7AC4" w:rsidP="005F7AC4">
      <w:pPr>
        <w:spacing w:before="120" w:after="120" w:line="360" w:lineRule="auto"/>
        <w:jc w:val="both"/>
      </w:pPr>
      <w:r w:rsidRPr="005F7AC4">
        <w:t xml:space="preserve">Επιπλέον, ζητήματα όπως το </w:t>
      </w:r>
      <w:r w:rsidRPr="005F7AC4">
        <w:rPr>
          <w:lang w:val="en-US"/>
        </w:rPr>
        <w:t>body</w:t>
      </w:r>
      <w:r w:rsidRPr="005F7AC4">
        <w:t xml:space="preserve"> </w:t>
      </w:r>
      <w:r w:rsidRPr="005F7AC4">
        <w:rPr>
          <w:lang w:val="en-US"/>
        </w:rPr>
        <w:t>shaming</w:t>
      </w:r>
      <w:r w:rsidRPr="005F7AC4">
        <w:t xml:space="preserve"> και η υπερβολική προβολή ιδανικών σωματικών προτύπων είναι ιδιαίτερα επίκαιρα στην εποχή των </w:t>
      </w:r>
      <w:r w:rsidR="0046103C">
        <w:rPr>
          <w:lang w:val="en-US"/>
        </w:rPr>
        <w:t>i</w:t>
      </w:r>
      <w:r w:rsidR="0046103C" w:rsidRPr="005F7AC4">
        <w:rPr>
          <w:lang w:val="en-US"/>
        </w:rPr>
        <w:t>nfluencers</w:t>
      </w:r>
      <w:r w:rsidRPr="005F7AC4">
        <w:t xml:space="preserve">. Οι </w:t>
      </w:r>
      <w:r w:rsidR="0046103C">
        <w:rPr>
          <w:lang w:val="en-US"/>
        </w:rPr>
        <w:t>i</w:t>
      </w:r>
      <w:r w:rsidR="0046103C" w:rsidRPr="005F7AC4">
        <w:rPr>
          <w:lang w:val="en-US"/>
        </w:rPr>
        <w:t>nfluencers</w:t>
      </w:r>
      <w:r w:rsidR="0046103C" w:rsidRPr="005F7AC4">
        <w:t xml:space="preserve"> </w:t>
      </w:r>
      <w:r w:rsidRPr="005F7AC4">
        <w:t xml:space="preserve">συχνά προβάλλουν ιδανικά σώματα, προκαλώντας αίσθημα ανασφάλειας και χαμηλής αυτοεκτίμησης στους ακολούθους τους. Αυτό το φαινόμενο μπορεί να έχει σοβαρές συνέπειες στην ψυχική υγεία, καθώς οι </w:t>
      </w:r>
      <w:del w:id="1565" w:author="ΜΗΤΣΕΑΣ ΗΛΙΑΣ" w:date="2025-12-16T10:13:00Z" w16du:dateUtc="2025-12-16T08:13:00Z">
        <w:r w:rsidRPr="005F7AC4" w:rsidDel="00FA5CCE">
          <w:delText>ακολούθοι</w:delText>
        </w:r>
      </w:del>
      <w:ins w:id="1566" w:author="ΜΗΤΣΕΑΣ ΗΛΙΑΣ" w:date="2025-12-16T10:13:00Z" w16du:dateUtc="2025-12-16T08:13:00Z">
        <w:r w:rsidR="00FA5CCE" w:rsidRPr="005F7AC4">
          <w:t>ακόλουθοι</w:t>
        </w:r>
      </w:ins>
      <w:r w:rsidRPr="005F7AC4">
        <w:t xml:space="preserve"> μπορεί να προσπαθήσουν να </w:t>
      </w:r>
      <w:del w:id="1567" w:author="ΜΗΤΣΕΑΣ ΗΛΙΑΣ" w:date="2025-12-16T10:13:00Z" w16du:dateUtc="2025-12-16T08:13:00Z">
        <w:r w:rsidRPr="005F7AC4" w:rsidDel="00FA5CCE">
          <w:delText>προσαρμώσουν</w:delText>
        </w:r>
      </w:del>
      <w:ins w:id="1568" w:author="ΜΗΤΣΕΑΣ ΗΛΙΑΣ" w:date="2025-12-16T10:13:00Z" w16du:dateUtc="2025-12-16T08:13:00Z">
        <w:r w:rsidR="00FA5CCE" w:rsidRPr="005F7AC4">
          <w:t>προσαρμόσουν</w:t>
        </w:r>
      </w:ins>
      <w:r w:rsidRPr="005F7AC4">
        <w:t xml:space="preserve"> την εξωτερική τους εμφάνιση σε ανύπαρκτες προδιαγραφές, οδηγώντας σε διαταραχές όπως η ανορεξία και η βουλιμία.</w:t>
      </w:r>
    </w:p>
    <w:p w14:paraId="6D15679C" w14:textId="70BF255A" w:rsidR="005F7AC4" w:rsidRPr="005F7AC4" w:rsidRDefault="005F7AC4" w:rsidP="005F7AC4">
      <w:pPr>
        <w:spacing w:before="120" w:after="120" w:line="360" w:lineRule="auto"/>
        <w:jc w:val="both"/>
      </w:pPr>
      <w:r w:rsidRPr="005F7AC4">
        <w:t xml:space="preserve">Η παρουσία </w:t>
      </w:r>
      <w:r w:rsidR="0046103C">
        <w:t>ενοχλητικού περιεχομένου (</w:t>
      </w:r>
      <w:r w:rsidR="0046103C">
        <w:rPr>
          <w:lang w:val="en-US"/>
        </w:rPr>
        <w:t>spam</w:t>
      </w:r>
      <w:r w:rsidR="0046103C" w:rsidRPr="0046103C">
        <w:t>)</w:t>
      </w:r>
      <w:r w:rsidRPr="005F7AC4">
        <w:t xml:space="preserve">, που είναι συχνά αποτέλεσμα αυξημένης αυτοματοποίησης του περιεχομένου στα κοινωνικά δίκτυα, μπορεί να υπονομεύσει την εμπιστοσύνη στην επιρροή των </w:t>
      </w:r>
      <w:r w:rsidR="00DF3150">
        <w:rPr>
          <w:lang w:val="en-US"/>
        </w:rPr>
        <w:t>influencers</w:t>
      </w:r>
      <w:r w:rsidRPr="005F7AC4">
        <w:t>. Οι ακόλουθοι μπορεί να αισθάνονται πλημμυρισμένοι από περιεχόμενο που δεν είναι ποιοτικό ή σχετικό με τις προτιμήσεις τους, κάνοντάς τους πιο επιφυλακτικούς σχετικά με τις προτάσεις που δέχονται.</w:t>
      </w:r>
    </w:p>
    <w:p w14:paraId="6934BF49" w14:textId="4F229C38" w:rsidR="00205AD6" w:rsidRDefault="005F7AC4" w:rsidP="00A026A1">
      <w:pPr>
        <w:spacing w:before="120" w:after="120" w:line="360" w:lineRule="auto"/>
        <w:jc w:val="both"/>
      </w:pPr>
      <w:r w:rsidRPr="005F7AC4">
        <w:t>Συνοψίζοντας, οι ηθικές παρ</w:t>
      </w:r>
      <w:ins w:id="1569" w:author="ΜΗΤΣΕΑΣ ΗΛΙΑΣ" w:date="2025-12-05T13:30:00Z" w16du:dateUtc="2025-12-05T11:30:00Z">
        <w:r w:rsidR="00ED0028">
          <w:t>άμετροι</w:t>
        </w:r>
      </w:ins>
      <w:del w:id="1570" w:author="ΜΗΤΣΕΑΣ ΗΛΙΑΣ" w:date="2025-12-05T13:30:00Z" w16du:dateUtc="2025-12-05T11:30:00Z">
        <w:r w:rsidRPr="005F7AC4" w:rsidDel="00ED0028">
          <w:delText>αμέτρους</w:delText>
        </w:r>
      </w:del>
      <w:r w:rsidRPr="005F7AC4">
        <w:t xml:space="preserve"> που σχετίζονται με τη συμπεριφορά των </w:t>
      </w:r>
      <w:r w:rsidR="00DF3150">
        <w:rPr>
          <w:lang w:val="en-US"/>
        </w:rPr>
        <w:t>influencers</w:t>
      </w:r>
      <w:r w:rsidRPr="005F7AC4">
        <w:t xml:space="preserve">, συμπεριλαμβανομένων της παραπλάνησης, της ειλικρίνειας, του </w:t>
      </w:r>
      <w:r w:rsidRPr="005F7AC4">
        <w:rPr>
          <w:lang w:val="en-US"/>
        </w:rPr>
        <w:t>body</w:t>
      </w:r>
      <w:r w:rsidRPr="005F7AC4">
        <w:t xml:space="preserve"> </w:t>
      </w:r>
      <w:r w:rsidRPr="005F7AC4">
        <w:rPr>
          <w:lang w:val="en-US"/>
        </w:rPr>
        <w:t>shaming</w:t>
      </w:r>
      <w:r w:rsidRPr="005F7AC4">
        <w:t xml:space="preserve"> και τ</w:t>
      </w:r>
      <w:r w:rsidR="0046103C">
        <w:t>ου</w:t>
      </w:r>
      <w:ins w:id="1571" w:author="ΜΗΤΣΕΑΣ ΗΛΙΑΣ" w:date="2025-12-04T13:21:00Z" w16du:dateUtc="2025-12-04T11:21:00Z">
        <w:r w:rsidR="0046103C">
          <w:t xml:space="preserve"> </w:t>
        </w:r>
      </w:ins>
      <w:r w:rsidR="0046103C">
        <w:t>ενοχλητικού περιεχομένου</w:t>
      </w:r>
      <w:r w:rsidRPr="005F7AC4">
        <w:t xml:space="preserve">, είναι κρίσιμες για την κατανόηση της επιρροής τους στην κοινωνία και τον αντίκτυπό τους στην ψυχική και σωματική υγεία των ακολούθων </w:t>
      </w:r>
      <w:r w:rsidR="00E13828">
        <w:t xml:space="preserve">τους </w:t>
      </w:r>
      <w:r w:rsidR="00205AD6" w:rsidRPr="00205AD6">
        <w:t>(Abidin, 2021)</w:t>
      </w:r>
      <w:r w:rsidR="00E13828">
        <w:t>.</w:t>
      </w:r>
      <w:r w:rsidR="00205AD6" w:rsidRPr="00205AD6">
        <w:t xml:space="preserve"> </w:t>
      </w:r>
    </w:p>
    <w:p w14:paraId="45C91A14" w14:textId="0B662C18" w:rsidR="00DC0430" w:rsidRPr="006501DB" w:rsidRDefault="001D5903" w:rsidP="00A026A1">
      <w:pPr>
        <w:spacing w:before="120" w:after="120" w:line="360" w:lineRule="auto"/>
        <w:jc w:val="both"/>
      </w:pPr>
      <w:r w:rsidRPr="006501DB">
        <w:rPr>
          <w:lang w:eastAsia="en-US"/>
        </w:rPr>
        <w:br w:type="page"/>
      </w:r>
    </w:p>
    <w:p w14:paraId="4EFA4C01" w14:textId="77777777" w:rsidR="003673AA" w:rsidRPr="004068D8" w:rsidRDefault="002705E3" w:rsidP="00912589">
      <w:pPr>
        <w:pStyle w:val="10"/>
        <w:spacing w:before="120" w:after="120" w:line="360" w:lineRule="auto"/>
        <w:jc w:val="both"/>
        <w:rPr>
          <w:rFonts w:ascii="Times New Roman" w:hAnsi="Times New Roman"/>
          <w:lang w:eastAsia="en-US"/>
        </w:rPr>
      </w:pPr>
      <w:bookmarkStart w:id="1572" w:name="_Toc218850215"/>
      <w:r>
        <w:rPr>
          <w:rFonts w:ascii="Times New Roman" w:hAnsi="Times New Roman"/>
          <w:lang w:eastAsia="en-US"/>
        </w:rPr>
        <w:lastRenderedPageBreak/>
        <w:t>3</w:t>
      </w:r>
      <w:r w:rsidR="00695DDF" w:rsidRPr="006501DB">
        <w:rPr>
          <w:rFonts w:ascii="Times New Roman" w:hAnsi="Times New Roman"/>
          <w:lang w:eastAsia="en-US"/>
        </w:rPr>
        <w:t xml:space="preserve">. </w:t>
      </w:r>
      <w:r>
        <w:rPr>
          <w:rFonts w:ascii="Times New Roman" w:hAnsi="Times New Roman"/>
          <w:lang w:eastAsia="en-US"/>
        </w:rPr>
        <w:t>Τεχνικό Υπόβαθρο – Κατηγοριοποίηση Κειμένου</w:t>
      </w:r>
      <w:bookmarkEnd w:id="1572"/>
      <w:r w:rsidR="000A56D8" w:rsidRPr="006501DB">
        <w:rPr>
          <w:rFonts w:ascii="Times New Roman" w:hAnsi="Times New Roman"/>
          <w:lang w:eastAsia="en-US"/>
        </w:rPr>
        <w:t xml:space="preserve"> </w:t>
      </w:r>
      <w:bookmarkStart w:id="1573" w:name="_Toc458166044"/>
    </w:p>
    <w:p w14:paraId="73429AED" w14:textId="1CE72926" w:rsidR="00F77CD7" w:rsidRDefault="002705E3" w:rsidP="002705E3">
      <w:pPr>
        <w:pStyle w:val="20"/>
        <w:numPr>
          <w:ilvl w:val="0"/>
          <w:numId w:val="0"/>
        </w:numPr>
        <w:spacing w:before="120" w:after="120" w:line="360" w:lineRule="auto"/>
        <w:jc w:val="both"/>
        <w:rPr>
          <w:rFonts w:ascii="Times New Roman" w:hAnsi="Times New Roman"/>
          <w:i w:val="0"/>
          <w:lang w:val="el-GR"/>
        </w:rPr>
      </w:pPr>
      <w:bookmarkStart w:id="1574" w:name="_Toc218850216"/>
      <w:r>
        <w:rPr>
          <w:rFonts w:ascii="Times New Roman" w:hAnsi="Times New Roman"/>
          <w:i w:val="0"/>
          <w:lang w:val="el-GR"/>
        </w:rPr>
        <w:t>3</w:t>
      </w:r>
      <w:r w:rsidR="001B6FE8" w:rsidRPr="006501DB">
        <w:rPr>
          <w:rFonts w:ascii="Times New Roman" w:hAnsi="Times New Roman"/>
          <w:i w:val="0"/>
          <w:lang w:val="el-GR"/>
        </w:rPr>
        <w:t xml:space="preserve">.1 </w:t>
      </w:r>
      <w:r>
        <w:rPr>
          <w:rFonts w:ascii="Times New Roman" w:hAnsi="Times New Roman"/>
          <w:i w:val="0"/>
          <w:lang w:val="el-GR"/>
        </w:rPr>
        <w:t xml:space="preserve">Εισαγωγή </w:t>
      </w:r>
      <w:r w:rsidR="00953F07">
        <w:rPr>
          <w:rFonts w:ascii="Times New Roman" w:hAnsi="Times New Roman"/>
          <w:i w:val="0"/>
          <w:lang w:val="el-GR"/>
        </w:rPr>
        <w:t>σ</w:t>
      </w:r>
      <w:r>
        <w:rPr>
          <w:rFonts w:ascii="Times New Roman" w:hAnsi="Times New Roman"/>
          <w:i w:val="0"/>
          <w:lang w:val="el-GR"/>
        </w:rPr>
        <w:t xml:space="preserve">τη </w:t>
      </w:r>
      <w:r w:rsidR="00953F07" w:rsidRPr="00FF14EA">
        <w:rPr>
          <w:rFonts w:ascii="Times New Roman" w:hAnsi="Times New Roman"/>
          <w:i w:val="0"/>
          <w:iCs w:val="0"/>
        </w:rPr>
        <w:t>Kατηγοριοποίηση</w:t>
      </w:r>
      <w:r w:rsidR="00953F07" w:rsidRPr="002705E3">
        <w:t xml:space="preserve"> </w:t>
      </w:r>
      <w:r>
        <w:rPr>
          <w:rFonts w:ascii="Times New Roman" w:hAnsi="Times New Roman"/>
          <w:i w:val="0"/>
          <w:lang w:val="el-GR"/>
        </w:rPr>
        <w:t>Κειμένου</w:t>
      </w:r>
      <w:bookmarkEnd w:id="1573"/>
      <w:bookmarkEnd w:id="1574"/>
    </w:p>
    <w:p w14:paraId="5D3E6AC2" w14:textId="14FB1206" w:rsidR="002705E3" w:rsidRPr="002705E3" w:rsidRDefault="002705E3" w:rsidP="002705E3">
      <w:pPr>
        <w:spacing w:before="120" w:after="120" w:line="360" w:lineRule="auto"/>
        <w:jc w:val="both"/>
        <w:rPr>
          <w:lang w:eastAsia="x-none"/>
        </w:rPr>
      </w:pPr>
      <w:r w:rsidRPr="002705E3">
        <w:rPr>
          <w:lang w:eastAsia="x-none"/>
        </w:rPr>
        <w:t xml:space="preserve">Η κατηγοριοποίηση κειμένου αποτελεί μία </w:t>
      </w:r>
      <w:r>
        <w:rPr>
          <w:lang w:eastAsia="x-none"/>
        </w:rPr>
        <w:t>βασική</w:t>
      </w:r>
      <w:r w:rsidRPr="002705E3">
        <w:rPr>
          <w:lang w:eastAsia="x-none"/>
        </w:rPr>
        <w:t xml:space="preserve"> τεχνική επεξεργασίας</w:t>
      </w:r>
      <w:r>
        <w:rPr>
          <w:lang w:eastAsia="x-none"/>
        </w:rPr>
        <w:t xml:space="preserve"> της</w:t>
      </w:r>
      <w:r w:rsidRPr="002705E3">
        <w:rPr>
          <w:lang w:eastAsia="x-none"/>
        </w:rPr>
        <w:t xml:space="preserve"> φυσικής γλώσσας (Natural Language Processing – NLP) με </w:t>
      </w:r>
      <w:r>
        <w:rPr>
          <w:lang w:eastAsia="x-none"/>
        </w:rPr>
        <w:t xml:space="preserve">πολλές εφαρμογές σε διάφορους </w:t>
      </w:r>
      <w:del w:id="1575" w:author="ΜΗΤΣΕΑΣ ΗΛΙΑΣ" w:date="2025-12-16T10:14:00Z" w16du:dateUtc="2025-12-16T08:14:00Z">
        <w:r w:rsidDel="00FA5CCE">
          <w:rPr>
            <w:lang w:eastAsia="x-none"/>
          </w:rPr>
          <w:delText>τομέις</w:delText>
        </w:r>
      </w:del>
      <w:ins w:id="1576" w:author="ΜΗΤΣΕΑΣ ΗΛΙΑΣ" w:date="2025-12-16T10:14:00Z" w16du:dateUtc="2025-12-16T08:14:00Z">
        <w:r w:rsidR="00FA5CCE">
          <w:rPr>
            <w:lang w:eastAsia="x-none"/>
          </w:rPr>
          <w:t>τομείς</w:t>
        </w:r>
      </w:ins>
      <w:r w:rsidRPr="002705E3">
        <w:rPr>
          <w:lang w:eastAsia="x-none"/>
        </w:rPr>
        <w:t>, όπως η ανάλυση κοινωνικών μέσων, η ανίχνευση ψευδών ειδήσεων, τα συστήματα συστάσεων και η διαχείριση περιεχομένου (Sebastiani, 2002). Στόχος τη</w:t>
      </w:r>
      <w:r>
        <w:rPr>
          <w:lang w:eastAsia="x-none"/>
        </w:rPr>
        <w:t>ς</w:t>
      </w:r>
      <w:r w:rsidRPr="002705E3">
        <w:rPr>
          <w:lang w:eastAsia="x-none"/>
        </w:rPr>
        <w:t xml:space="preserve"> είναι η αυτόματη ανάθεση ενός κειμένου σε μία ή περισσότερες προκαθορισμένες κατηγορίες με βάση το περιεχόμενο, τη θεματολογία και το ύφος του.</w:t>
      </w:r>
    </w:p>
    <w:p w14:paraId="3E928DA3" w14:textId="77777777" w:rsidR="002705E3" w:rsidRPr="002705E3" w:rsidRDefault="002705E3" w:rsidP="002705E3">
      <w:pPr>
        <w:spacing w:before="120" w:after="120" w:line="360" w:lineRule="auto"/>
        <w:jc w:val="both"/>
        <w:rPr>
          <w:lang w:eastAsia="x-none"/>
        </w:rPr>
      </w:pPr>
      <w:r w:rsidRPr="002705E3">
        <w:rPr>
          <w:lang w:eastAsia="x-none"/>
        </w:rPr>
        <w:t>Η κατηγοριοποίηση μπορεί να διακριθεί σε δύο βασικές μορφές:</w:t>
      </w:r>
    </w:p>
    <w:p w14:paraId="1750750B" w14:textId="77777777" w:rsidR="002705E3" w:rsidRPr="00521360" w:rsidRDefault="002705E3" w:rsidP="00521360">
      <w:pPr>
        <w:pStyle w:val="ae"/>
        <w:numPr>
          <w:ilvl w:val="0"/>
          <w:numId w:val="18"/>
        </w:numPr>
        <w:spacing w:before="120" w:after="120" w:line="360" w:lineRule="auto"/>
        <w:jc w:val="both"/>
        <w:rPr>
          <w:lang w:eastAsia="x-none"/>
        </w:rPr>
      </w:pPr>
      <w:r w:rsidRPr="00521360">
        <w:rPr>
          <w:lang w:eastAsia="x-none"/>
        </w:rPr>
        <w:t>Μονοκατηγορική (single-label): κάθε κείμενο ανήκει σε μία μόνο κατηγορία.</w:t>
      </w:r>
    </w:p>
    <w:p w14:paraId="04A6DDC6" w14:textId="77777777" w:rsidR="002705E3" w:rsidRPr="00521360" w:rsidRDefault="002705E3" w:rsidP="00521360">
      <w:pPr>
        <w:pStyle w:val="ae"/>
        <w:numPr>
          <w:ilvl w:val="0"/>
          <w:numId w:val="18"/>
        </w:numPr>
        <w:spacing w:before="120" w:after="120" w:line="360" w:lineRule="auto"/>
        <w:jc w:val="both"/>
        <w:rPr>
          <w:lang w:eastAsia="x-none"/>
        </w:rPr>
      </w:pPr>
      <w:r w:rsidRPr="00521360">
        <w:rPr>
          <w:lang w:eastAsia="x-none"/>
        </w:rPr>
        <w:t>Πολυκατηγορική (multi-label): ένα κείμενο μπορεί να ανήκει ταυτόχρονα σε περισσότερες από μία κατηγορίες (Zhang &amp; Zhou, 2014).</w:t>
      </w:r>
    </w:p>
    <w:p w14:paraId="10969FF1" w14:textId="40278801" w:rsidR="002705E3" w:rsidRPr="002705E3" w:rsidRDefault="002705E3" w:rsidP="002705E3">
      <w:pPr>
        <w:spacing w:before="120" w:after="120" w:line="360" w:lineRule="auto"/>
        <w:jc w:val="both"/>
        <w:rPr>
          <w:lang w:eastAsia="x-none"/>
        </w:rPr>
      </w:pPr>
      <w:r w:rsidRPr="002705E3">
        <w:rPr>
          <w:lang w:eastAsia="x-none"/>
        </w:rPr>
        <w:t xml:space="preserve">Η σημασία της κατηγοριοποίησης γίνεται </w:t>
      </w:r>
      <w:r w:rsidR="00AF2B3C">
        <w:rPr>
          <w:lang w:eastAsia="x-none"/>
        </w:rPr>
        <w:t>σαφής</w:t>
      </w:r>
      <w:r w:rsidRPr="002705E3">
        <w:rPr>
          <w:lang w:eastAsia="x-none"/>
        </w:rPr>
        <w:t xml:space="preserve"> σε πλατφόρμες influencer marketing, όπου η σωστή ταξινόμηση του περιεχομένου των </w:t>
      </w:r>
      <w:r w:rsidR="00DF3150">
        <w:rPr>
          <w:lang w:val="en-US" w:eastAsia="x-none"/>
        </w:rPr>
        <w:t>influencers</w:t>
      </w:r>
      <w:r w:rsidR="00145559" w:rsidRPr="00FF14EA">
        <w:rPr>
          <w:lang w:eastAsia="x-none"/>
        </w:rPr>
        <w:t xml:space="preserve"> </w:t>
      </w:r>
      <w:r w:rsidRPr="002705E3">
        <w:rPr>
          <w:lang w:eastAsia="x-none"/>
        </w:rPr>
        <w:t>βοηθά στον</w:t>
      </w:r>
      <w:r w:rsidR="00AF2B3C">
        <w:rPr>
          <w:lang w:eastAsia="x-none"/>
        </w:rPr>
        <w:t xml:space="preserve"> αποδοτικότερο</w:t>
      </w:r>
      <w:r w:rsidRPr="002705E3">
        <w:rPr>
          <w:lang w:eastAsia="x-none"/>
        </w:rPr>
        <w:t xml:space="preserve"> εντοπισμό τάσεων, στην αξιολόγηση της συνάφειας μεταξύ </w:t>
      </w:r>
      <w:r w:rsidR="003B5AD5">
        <w:rPr>
          <w:lang w:val="en-US" w:eastAsia="x-none"/>
        </w:rPr>
        <w:t>influencer</w:t>
      </w:r>
      <w:r w:rsidRPr="002705E3">
        <w:rPr>
          <w:lang w:eastAsia="x-none"/>
        </w:rPr>
        <w:t xml:space="preserve"> και brand, καθώς και στη δημιουργία στοχευμένων στρατηγικών προώθησης. Για παράδειγμα, η κατηγοριοποίηση </w:t>
      </w:r>
      <w:r w:rsidR="00FF14EA">
        <w:rPr>
          <w:lang w:eastAsia="x-none"/>
        </w:rPr>
        <w:t>μιας δημοσίευσης</w:t>
      </w:r>
      <w:r w:rsidRPr="002705E3">
        <w:rPr>
          <w:lang w:eastAsia="x-none"/>
        </w:rPr>
        <w:t xml:space="preserve"> σε κατηγορίες όπως «μόδα», «ταξίδια» ή «gaming» επιτρέπει στις επιχειρήσεις να επιλέγουν </w:t>
      </w:r>
      <w:r w:rsidR="00DF3150">
        <w:rPr>
          <w:lang w:eastAsia="x-none"/>
        </w:rPr>
        <w:t>influencers</w:t>
      </w:r>
      <w:r w:rsidRPr="002705E3">
        <w:rPr>
          <w:lang w:eastAsia="x-none"/>
        </w:rPr>
        <w:t xml:space="preserve"> που ταιριάζουν με τη θεματική και τις αξίες </w:t>
      </w:r>
      <w:del w:id="1577" w:author="ΜΗΤΣΕΑΣ ΗΛΙΑΣ" w:date="2025-12-05T13:33:00Z" w16du:dateUtc="2025-12-05T11:33:00Z">
        <w:r w:rsidRPr="002705E3" w:rsidDel="00E73EDE">
          <w:rPr>
            <w:lang w:eastAsia="x-none"/>
          </w:rPr>
          <w:delText>τ</w:delText>
        </w:r>
      </w:del>
      <w:ins w:id="1578" w:author="ΜΗΤΣΕΑΣ ΗΛΙΑΣ" w:date="2025-12-05T13:33:00Z" w16du:dateUtc="2025-12-05T11:33:00Z">
        <w:r w:rsidR="00E73EDE">
          <w:rPr>
            <w:lang w:eastAsia="x-none"/>
          </w:rPr>
          <w:t>της επωνυμίας</w:t>
        </w:r>
      </w:ins>
      <w:del w:id="1579" w:author="ΜΗΤΣΕΑΣ ΗΛΙΑΣ" w:date="2025-12-05T13:33:00Z" w16du:dateUtc="2025-12-05T11:33:00Z">
        <w:r w:rsidRPr="002705E3" w:rsidDel="00E73EDE">
          <w:rPr>
            <w:lang w:eastAsia="x-none"/>
          </w:rPr>
          <w:delText>ου brand</w:delText>
        </w:r>
      </w:del>
      <w:r w:rsidRPr="002705E3">
        <w:rPr>
          <w:lang w:eastAsia="x-none"/>
        </w:rPr>
        <w:t xml:space="preserve"> τους.</w:t>
      </w:r>
    </w:p>
    <w:p w14:paraId="7D829E10" w14:textId="77777777" w:rsidR="002705E3" w:rsidRPr="002705E3" w:rsidRDefault="002705E3" w:rsidP="002705E3">
      <w:pPr>
        <w:spacing w:before="120" w:after="120" w:line="360" w:lineRule="auto"/>
        <w:jc w:val="both"/>
        <w:rPr>
          <w:lang w:eastAsia="x-none"/>
        </w:rPr>
      </w:pPr>
      <w:r w:rsidRPr="002705E3">
        <w:rPr>
          <w:lang w:eastAsia="x-none"/>
        </w:rPr>
        <w:t>Οι τεχνικές κατηγοριοποίησης κειμένου περιλαμβάνουν:</w:t>
      </w:r>
    </w:p>
    <w:p w14:paraId="16F6D0E3" w14:textId="77777777" w:rsidR="00A026A1" w:rsidRPr="004D76C8" w:rsidRDefault="002705E3" w:rsidP="004D76C8">
      <w:pPr>
        <w:pStyle w:val="ae"/>
        <w:numPr>
          <w:ilvl w:val="0"/>
          <w:numId w:val="18"/>
        </w:numPr>
        <w:spacing w:before="120" w:after="120" w:line="360" w:lineRule="auto"/>
        <w:jc w:val="both"/>
        <w:rPr>
          <w:sz w:val="24"/>
          <w:szCs w:val="24"/>
          <w:lang w:eastAsia="x-none"/>
        </w:rPr>
      </w:pPr>
      <w:r w:rsidRPr="00912589">
        <w:rPr>
          <w:sz w:val="24"/>
          <w:szCs w:val="24"/>
          <w:lang w:eastAsia="x-none"/>
        </w:rPr>
        <w:t>Μεθόδους βασισμένες σε κανόνες και λεξικά: Απλές προσεγγίσεις που χρησιμοποιούν προκαθορισμένες λέξεις-κλειδιά και συντακτικούς κανόνες για την κατηγοριοποίηση.</w:t>
      </w:r>
    </w:p>
    <w:p w14:paraId="15B85EB9" w14:textId="77777777" w:rsidR="00A026A1" w:rsidRPr="004D76C8" w:rsidRDefault="002705E3" w:rsidP="00A026A1">
      <w:pPr>
        <w:pStyle w:val="ae"/>
        <w:numPr>
          <w:ilvl w:val="0"/>
          <w:numId w:val="18"/>
        </w:numPr>
        <w:spacing w:before="120" w:after="120" w:line="360" w:lineRule="auto"/>
        <w:jc w:val="both"/>
        <w:rPr>
          <w:sz w:val="24"/>
          <w:szCs w:val="24"/>
          <w:lang w:eastAsia="x-none"/>
        </w:rPr>
      </w:pPr>
      <w:r w:rsidRPr="00912589">
        <w:rPr>
          <w:sz w:val="24"/>
          <w:szCs w:val="24"/>
          <w:lang w:eastAsia="x-none"/>
        </w:rPr>
        <w:t>Μεθόδους μηχανικής μάθησης (Machine Learning): Χρησιμοποιούν χαρακτηριστικά όπως συχνότητα λέξεων (TF-IDF), n-grams ή embeddings για την εκπαίδευση ταξινομητών όπως Naive Bayes, Support Vector Machines (SVM) ή Random Forest.</w:t>
      </w:r>
    </w:p>
    <w:p w14:paraId="5D1692E8" w14:textId="77777777" w:rsidR="002705E3" w:rsidRPr="00912589" w:rsidRDefault="002705E3" w:rsidP="00521360">
      <w:pPr>
        <w:pStyle w:val="ae"/>
        <w:numPr>
          <w:ilvl w:val="0"/>
          <w:numId w:val="18"/>
        </w:numPr>
        <w:spacing w:before="120" w:after="120" w:line="360" w:lineRule="auto"/>
        <w:jc w:val="both"/>
        <w:rPr>
          <w:sz w:val="24"/>
          <w:szCs w:val="24"/>
          <w:lang w:eastAsia="x-none"/>
        </w:rPr>
      </w:pPr>
      <w:r w:rsidRPr="00912589">
        <w:rPr>
          <w:sz w:val="24"/>
          <w:szCs w:val="24"/>
          <w:lang w:eastAsia="x-none"/>
        </w:rPr>
        <w:t xml:space="preserve">Μεθόδους βαθιάς μάθησης (Deep Learning): Χρησιμοποιούν νευρωνικά δίκτυα, όπως CNN, RNN ή Transformers (π.χ. BERT), για την εξαγωγή σύνθετων και μη </w:t>
      </w:r>
      <w:r w:rsidRPr="00912589">
        <w:rPr>
          <w:sz w:val="24"/>
          <w:szCs w:val="24"/>
          <w:lang w:eastAsia="x-none"/>
        </w:rPr>
        <w:lastRenderedPageBreak/>
        <w:t>γραμμικών συσχετίσεων στο κείμενο, επιτυγχάνοντας υψηλότερη ακρίβεια, ειδικά σε μεγάλα σύνολα δεδομένων (Young et al., 2018).</w:t>
      </w:r>
    </w:p>
    <w:p w14:paraId="460EB4DC" w14:textId="77DC419B" w:rsidR="002705E3" w:rsidRPr="002705E3" w:rsidRDefault="002705E3" w:rsidP="002705E3">
      <w:pPr>
        <w:spacing w:before="120" w:after="120" w:line="360" w:lineRule="auto"/>
        <w:jc w:val="both"/>
        <w:rPr>
          <w:lang w:eastAsia="x-none"/>
        </w:rPr>
      </w:pPr>
      <w:r w:rsidRPr="002705E3">
        <w:rPr>
          <w:lang w:eastAsia="x-none"/>
        </w:rPr>
        <w:t>Σε συνδυασμό με άλλες τεχνικές NLP, όπως η ανάλυση συναισθήματος (</w:t>
      </w:r>
      <w:r w:rsidR="00DA5DEF">
        <w:rPr>
          <w:lang w:val="en-US" w:eastAsia="x-none"/>
        </w:rPr>
        <w:t>s</w:t>
      </w:r>
      <w:r w:rsidRPr="002705E3">
        <w:rPr>
          <w:lang w:eastAsia="x-none"/>
        </w:rPr>
        <w:t xml:space="preserve">entiment </w:t>
      </w:r>
      <w:r w:rsidR="00DA5DEF">
        <w:rPr>
          <w:lang w:val="en-US" w:eastAsia="x-none"/>
        </w:rPr>
        <w:t>a</w:t>
      </w:r>
      <w:r w:rsidRPr="002705E3">
        <w:rPr>
          <w:lang w:eastAsia="x-none"/>
        </w:rPr>
        <w:t xml:space="preserve">nalysis), η κατηγοριοποίηση κειμένου επιτρέπει μια πιο ολοκληρωμένη αξιολόγηση της αποτελεσματικότητας ενός influencer. Για παράδειγμα, πέρα από την κατηγοριοποίηση </w:t>
      </w:r>
      <w:r w:rsidR="00CC4213">
        <w:rPr>
          <w:lang w:eastAsia="x-none"/>
        </w:rPr>
        <w:t>μίας δημοσίευσης</w:t>
      </w:r>
      <w:r w:rsidRPr="002705E3">
        <w:rPr>
          <w:lang w:eastAsia="x-none"/>
        </w:rPr>
        <w:t xml:space="preserve"> ως «ταξίδια», η ανάλυση συναισθήματος μπορεί να καθορίσει αν το περιεχόμενο προκάλεσε θετικά ή αρνητικά συναισθήματα στο κοινό, προσφέροντας ποσοτικά δεδομένα για την επίδραση της προώθησης.</w:t>
      </w:r>
    </w:p>
    <w:p w14:paraId="3D3D28F3" w14:textId="00969893" w:rsidR="002705E3" w:rsidRPr="002705E3" w:rsidRDefault="002705E3" w:rsidP="002705E3">
      <w:pPr>
        <w:spacing w:before="120" w:after="120" w:line="360" w:lineRule="auto"/>
        <w:jc w:val="both"/>
        <w:rPr>
          <w:lang w:eastAsia="x-none"/>
        </w:rPr>
      </w:pPr>
      <w:r w:rsidRPr="002705E3">
        <w:rPr>
          <w:lang w:eastAsia="x-none"/>
        </w:rPr>
        <w:t xml:space="preserve">Η ενσωμάτωση αυτών των τεχνικών σε μια πλατφόρμα </w:t>
      </w:r>
      <w:r w:rsidR="003B5AD5">
        <w:rPr>
          <w:lang w:val="en-US" w:eastAsia="x-none"/>
        </w:rPr>
        <w:t>influencer</w:t>
      </w:r>
      <w:r w:rsidRPr="002705E3">
        <w:rPr>
          <w:lang w:eastAsia="x-none"/>
        </w:rPr>
        <w:t xml:space="preserve"> marketing συμβάλλει στη δημιουργία ενός σύνθετου δείκτη αξιολόγησης</w:t>
      </w:r>
      <w:del w:id="1580" w:author="ΜΗΤΣΕΑΣ ΗΛΙΑΣ" w:date="2025-12-05T13:36:00Z" w16du:dateUtc="2025-12-05T11:36:00Z">
        <w:r w:rsidRPr="002705E3" w:rsidDel="00BA75DD">
          <w:rPr>
            <w:lang w:eastAsia="x-none"/>
          </w:rPr>
          <w:delText xml:space="preserve"> (</w:delText>
        </w:r>
        <w:r w:rsidR="003B5AD5" w:rsidDel="00BA75DD">
          <w:rPr>
            <w:lang w:eastAsia="x-none"/>
          </w:rPr>
          <w:delText>influencer</w:delText>
        </w:r>
        <w:r w:rsidRPr="002705E3" w:rsidDel="00BA75DD">
          <w:rPr>
            <w:lang w:eastAsia="x-none"/>
          </w:rPr>
          <w:delText xml:space="preserve"> </w:delText>
        </w:r>
        <w:r w:rsidR="00CC4213" w:rsidDel="00BA75DD">
          <w:rPr>
            <w:lang w:val="en-US" w:eastAsia="x-none"/>
          </w:rPr>
          <w:delText>s</w:delText>
        </w:r>
        <w:r w:rsidR="00CC4213" w:rsidRPr="002705E3" w:rsidDel="00BA75DD">
          <w:rPr>
            <w:lang w:eastAsia="x-none"/>
          </w:rPr>
          <w:delText>core</w:delText>
        </w:r>
        <w:r w:rsidRPr="002705E3" w:rsidDel="00BA75DD">
          <w:rPr>
            <w:lang w:eastAsia="x-none"/>
          </w:rPr>
          <w:delText>)</w:delText>
        </w:r>
      </w:del>
      <w:r w:rsidRPr="002705E3">
        <w:rPr>
          <w:lang w:eastAsia="x-none"/>
        </w:rPr>
        <w:t xml:space="preserve"> που λαμβάνει υπόψη τόσο τη θεματική συνάφεια όσο</w:t>
      </w:r>
      <w:ins w:id="1581" w:author="ΜΗΤΣΕΑΣ ΗΛΙΑΣ" w:date="2025-12-05T13:36:00Z" w16du:dateUtc="2025-12-05T11:36:00Z">
        <w:r w:rsidR="00BA75DD">
          <w:rPr>
            <w:lang w:eastAsia="x-none"/>
          </w:rPr>
          <w:t xml:space="preserve"> </w:t>
        </w:r>
      </w:ins>
      <w:del w:id="1582" w:author="ΜΗΤΣΕΑΣ ΗΛΙΑΣ" w:date="2025-12-05T13:36:00Z" w16du:dateUtc="2025-12-05T11:36:00Z">
        <w:r w:rsidRPr="002705E3" w:rsidDel="00BA75DD">
          <w:rPr>
            <w:lang w:eastAsia="x-none"/>
          </w:rPr>
          <w:delText xml:space="preserve"> και </w:delText>
        </w:r>
      </w:del>
      <w:r w:rsidRPr="002705E3">
        <w:rPr>
          <w:lang w:eastAsia="x-none"/>
        </w:rPr>
        <w:t xml:space="preserve">την ποιότητα και τον αντίκτυπο του περιεχομένου, διευκολύνοντας την επιλογή του κατάλληλου influencer και την αύξηση της αποτελεσματικότητας των </w:t>
      </w:r>
      <w:ins w:id="1583" w:author="ΜΗΤΣΕΑΣ ΗΛΙΑΣ" w:date="2025-12-05T13:36:00Z" w16du:dateUtc="2025-12-05T11:36:00Z">
        <w:r w:rsidR="00BA75DD">
          <w:rPr>
            <w:lang w:eastAsia="x-none"/>
          </w:rPr>
          <w:t>προω</w:t>
        </w:r>
      </w:ins>
      <w:ins w:id="1584" w:author="ΜΗΤΣΕΑΣ ΗΛΙΑΣ" w:date="2025-12-05T13:37:00Z" w16du:dateUtc="2025-12-05T11:37:00Z">
        <w:r w:rsidR="00BA75DD">
          <w:rPr>
            <w:lang w:eastAsia="x-none"/>
          </w:rPr>
          <w:t>θητικών ενεργειών</w:t>
        </w:r>
      </w:ins>
      <w:del w:id="1585" w:author="ΜΗΤΣΕΑΣ ΗΛΙΑΣ" w:date="2025-12-05T13:36:00Z" w16du:dateUtc="2025-12-05T11:36:00Z">
        <w:r w:rsidRPr="002705E3" w:rsidDel="00BA75DD">
          <w:rPr>
            <w:lang w:eastAsia="x-none"/>
          </w:rPr>
          <w:delText>καμπανιών</w:delText>
        </w:r>
      </w:del>
      <w:r w:rsidRPr="002705E3">
        <w:rPr>
          <w:lang w:eastAsia="x-none"/>
        </w:rPr>
        <w:t>.</w:t>
      </w:r>
    </w:p>
    <w:p w14:paraId="6E58C1A0" w14:textId="77777777" w:rsidR="00B25242" w:rsidRPr="00011A02" w:rsidRDefault="002705E3" w:rsidP="00B25242">
      <w:pPr>
        <w:spacing w:before="120" w:after="120" w:line="360" w:lineRule="auto"/>
        <w:jc w:val="both"/>
        <w:rPr>
          <w:lang w:eastAsia="x-none"/>
        </w:rPr>
      </w:pPr>
      <w:r w:rsidRPr="002705E3">
        <w:rPr>
          <w:lang w:eastAsia="x-none"/>
        </w:rPr>
        <w:t>Με αυτόν τον τρόπο, η κατηγοριοποίηση κειμένου λειτουργεί ως θεμέλιο για την οργάνωση, την ανάλυση και την αξιολόγηση περιεχομένου, εξασφαλίζοντας ότι οι αποφάσεις marketing βασίζονται σε δεδομένα και όχι μόνο σε ποσοστά ακολούθων ή επιφανειακές μετρήσεις.</w:t>
      </w:r>
    </w:p>
    <w:p w14:paraId="5E08FEAD" w14:textId="77777777" w:rsidR="001D5903" w:rsidRPr="0050234D" w:rsidRDefault="002705E3" w:rsidP="0050234D">
      <w:pPr>
        <w:pStyle w:val="20"/>
        <w:numPr>
          <w:ilvl w:val="0"/>
          <w:numId w:val="0"/>
        </w:numPr>
        <w:spacing w:before="120" w:after="120" w:line="360" w:lineRule="auto"/>
        <w:jc w:val="both"/>
        <w:rPr>
          <w:rFonts w:ascii="Times New Roman" w:hAnsi="Times New Roman"/>
          <w:i w:val="0"/>
          <w:lang w:val="el-GR"/>
        </w:rPr>
      </w:pPr>
      <w:bookmarkStart w:id="1586" w:name="_Toc218850217"/>
      <w:r>
        <w:rPr>
          <w:rFonts w:ascii="Times New Roman" w:hAnsi="Times New Roman"/>
          <w:i w:val="0"/>
          <w:lang w:val="el-GR"/>
        </w:rPr>
        <w:t>3</w:t>
      </w:r>
      <w:r w:rsidRPr="006501DB">
        <w:rPr>
          <w:rFonts w:ascii="Times New Roman" w:hAnsi="Times New Roman"/>
          <w:i w:val="0"/>
          <w:lang w:val="el-GR"/>
        </w:rPr>
        <w:t>.</w:t>
      </w:r>
      <w:r w:rsidRPr="002705E3">
        <w:rPr>
          <w:rFonts w:ascii="Times New Roman" w:hAnsi="Times New Roman"/>
          <w:i w:val="0"/>
          <w:lang w:val="el-GR"/>
        </w:rPr>
        <w:t>2</w:t>
      </w:r>
      <w:r w:rsidRPr="006501DB">
        <w:rPr>
          <w:rFonts w:ascii="Times New Roman" w:hAnsi="Times New Roman"/>
          <w:i w:val="0"/>
          <w:lang w:val="el-GR"/>
        </w:rPr>
        <w:t xml:space="preserve"> </w:t>
      </w:r>
      <w:r>
        <w:rPr>
          <w:rFonts w:ascii="Times New Roman" w:hAnsi="Times New Roman"/>
          <w:i w:val="0"/>
          <w:lang w:val="el-GR"/>
        </w:rPr>
        <w:t>Βασικό</w:t>
      </w:r>
      <w:r w:rsidRPr="002705E3">
        <w:rPr>
          <w:rFonts w:ascii="Times New Roman" w:hAnsi="Times New Roman"/>
          <w:i w:val="0"/>
          <w:lang w:val="el-GR"/>
        </w:rPr>
        <w:t xml:space="preserve"> </w:t>
      </w:r>
      <w:r>
        <w:rPr>
          <w:rFonts w:ascii="Times New Roman" w:hAnsi="Times New Roman"/>
          <w:i w:val="0"/>
          <w:lang w:val="en-US"/>
        </w:rPr>
        <w:t>NLP</w:t>
      </w:r>
      <w:r w:rsidRPr="002705E3">
        <w:rPr>
          <w:rFonts w:ascii="Times New Roman" w:hAnsi="Times New Roman"/>
          <w:i w:val="0"/>
          <w:lang w:val="el-GR"/>
        </w:rPr>
        <w:t xml:space="preserve"> </w:t>
      </w:r>
      <w:r>
        <w:rPr>
          <w:rFonts w:ascii="Times New Roman" w:hAnsi="Times New Roman"/>
          <w:i w:val="0"/>
          <w:lang w:val="en-US"/>
        </w:rPr>
        <w:t>Pipelin</w:t>
      </w:r>
      <w:r w:rsidR="0050234D">
        <w:rPr>
          <w:rFonts w:ascii="Times New Roman" w:hAnsi="Times New Roman"/>
          <w:i w:val="0"/>
          <w:lang w:val="en-US"/>
        </w:rPr>
        <w:t>e</w:t>
      </w:r>
      <w:bookmarkEnd w:id="1586"/>
    </w:p>
    <w:p w14:paraId="1A1F0DE3" w14:textId="3304FA30" w:rsidR="0050234D" w:rsidRPr="005E3987" w:rsidRDefault="0050234D" w:rsidP="0050234D">
      <w:pPr>
        <w:spacing w:before="120" w:after="120" w:line="360" w:lineRule="auto"/>
        <w:jc w:val="both"/>
        <w:rPr>
          <w:lang w:eastAsia="x-none"/>
        </w:rPr>
      </w:pPr>
      <w:r w:rsidRPr="0050234D">
        <w:rPr>
          <w:lang w:eastAsia="x-none"/>
        </w:rPr>
        <w:t>Η Επεξεργασία Φυσικής Γλώσσας (</w:t>
      </w:r>
      <w:r w:rsidRPr="0050234D">
        <w:rPr>
          <w:lang w:val="en-US" w:eastAsia="x-none"/>
        </w:rPr>
        <w:t>Natural</w:t>
      </w:r>
      <w:r w:rsidRPr="0050234D">
        <w:rPr>
          <w:lang w:eastAsia="x-none"/>
        </w:rPr>
        <w:t xml:space="preserve"> </w:t>
      </w:r>
      <w:r w:rsidRPr="0050234D">
        <w:rPr>
          <w:lang w:val="en-US" w:eastAsia="x-none"/>
        </w:rPr>
        <w:t>Language</w:t>
      </w:r>
      <w:r w:rsidRPr="0050234D">
        <w:rPr>
          <w:lang w:eastAsia="x-none"/>
        </w:rPr>
        <w:t xml:space="preserve"> </w:t>
      </w:r>
      <w:r w:rsidRPr="0050234D">
        <w:rPr>
          <w:lang w:val="en-US" w:eastAsia="x-none"/>
        </w:rPr>
        <w:t>Processing</w:t>
      </w:r>
      <w:r w:rsidRPr="0050234D">
        <w:rPr>
          <w:lang w:eastAsia="x-none"/>
        </w:rPr>
        <w:t xml:space="preserve">, </w:t>
      </w:r>
      <w:r w:rsidRPr="0050234D">
        <w:rPr>
          <w:lang w:val="en-US" w:eastAsia="x-none"/>
        </w:rPr>
        <w:t>NLP</w:t>
      </w:r>
      <w:r w:rsidRPr="0050234D">
        <w:rPr>
          <w:lang w:eastAsia="x-none"/>
        </w:rPr>
        <w:t xml:space="preserve">) αποτελεί το θεμέλιο της ανάλυσης κειμένου και της εξαγωγής γνώσης από κείμενα που παράγονται από ανθρώπους, όπως </w:t>
      </w:r>
      <w:r w:rsidR="00CC4213">
        <w:rPr>
          <w:lang w:eastAsia="x-none"/>
        </w:rPr>
        <w:t>δημοσιεύσεις</w:t>
      </w:r>
      <w:r w:rsidRPr="0050234D">
        <w:rPr>
          <w:lang w:eastAsia="x-none"/>
        </w:rPr>
        <w:t xml:space="preserve">, σχόλια και περιγραφές προϊόντων. Ένα τυπικό </w:t>
      </w:r>
      <w:r w:rsidRPr="0050234D">
        <w:rPr>
          <w:lang w:val="en-US" w:eastAsia="x-none"/>
        </w:rPr>
        <w:t>NLP</w:t>
      </w:r>
      <w:r w:rsidRPr="0050234D">
        <w:rPr>
          <w:lang w:eastAsia="x-none"/>
        </w:rPr>
        <w:t xml:space="preserve"> </w:t>
      </w:r>
      <w:r w:rsidRPr="0050234D">
        <w:rPr>
          <w:lang w:val="en-US" w:eastAsia="x-none"/>
        </w:rPr>
        <w:t>pipeline</w:t>
      </w:r>
      <w:r w:rsidRPr="0050234D">
        <w:rPr>
          <w:lang w:eastAsia="x-none"/>
        </w:rPr>
        <w:t xml:space="preserve"> περιλαμβάνει μια σειρά από στάδια που προετοιμάζουν, αναλύουν και μετασχηματίζουν το κείμενο ώστε να είναι κατάλληλο για εφαρμογές όπως η κατηγοριοποίηση κειμένου, η ανάλυση συναισθήματος και η εξαγωγή θεματικών</w:t>
      </w:r>
      <w:r w:rsidR="005E3987" w:rsidRPr="005E3987">
        <w:rPr>
          <w:lang w:eastAsia="x-none"/>
        </w:rPr>
        <w:t xml:space="preserve"> (Manning et al., 2020)</w:t>
      </w:r>
      <w:r w:rsidRPr="0050234D">
        <w:rPr>
          <w:lang w:eastAsia="x-none"/>
        </w:rPr>
        <w:t>.</w:t>
      </w:r>
    </w:p>
    <w:p w14:paraId="34648B8B" w14:textId="77777777" w:rsidR="0050234D" w:rsidRPr="0050234D" w:rsidRDefault="0050234D" w:rsidP="0050234D">
      <w:pPr>
        <w:spacing w:before="120" w:after="120" w:line="360" w:lineRule="auto"/>
        <w:jc w:val="both"/>
        <w:rPr>
          <w:lang w:eastAsia="x-none"/>
        </w:rPr>
      </w:pPr>
      <w:r w:rsidRPr="0050234D">
        <w:rPr>
          <w:lang w:eastAsia="x-none"/>
        </w:rPr>
        <w:t xml:space="preserve">Τα βασικά στάδια ενός </w:t>
      </w:r>
      <w:r w:rsidRPr="0050234D">
        <w:rPr>
          <w:lang w:val="en-US" w:eastAsia="x-none"/>
        </w:rPr>
        <w:t>NLP</w:t>
      </w:r>
      <w:r w:rsidRPr="0050234D">
        <w:rPr>
          <w:lang w:eastAsia="x-none"/>
        </w:rPr>
        <w:t xml:space="preserve"> </w:t>
      </w:r>
      <w:r w:rsidRPr="0050234D">
        <w:rPr>
          <w:lang w:val="en-US" w:eastAsia="x-none"/>
        </w:rPr>
        <w:t>pipeline</w:t>
      </w:r>
      <w:r w:rsidRPr="0050234D">
        <w:rPr>
          <w:lang w:eastAsia="x-none"/>
        </w:rPr>
        <w:t xml:space="preserve"> είναι τα εξής:</w:t>
      </w:r>
    </w:p>
    <w:p w14:paraId="104A1151" w14:textId="140BDC39" w:rsidR="0050234D" w:rsidRPr="00C41355" w:rsidRDefault="0050234D" w:rsidP="006D2B4D">
      <w:pPr>
        <w:numPr>
          <w:ilvl w:val="0"/>
          <w:numId w:val="35"/>
        </w:numPr>
        <w:spacing w:before="120" w:after="120" w:line="360" w:lineRule="auto"/>
        <w:rPr>
          <w:lang w:eastAsia="x-none"/>
        </w:rPr>
      </w:pPr>
      <w:r w:rsidRPr="0050234D">
        <w:rPr>
          <w:u w:val="single"/>
          <w:lang w:eastAsia="x-none"/>
        </w:rPr>
        <w:t>Συλλογή Δεδομένων (</w:t>
      </w:r>
      <w:r w:rsidRPr="0050234D">
        <w:rPr>
          <w:u w:val="single"/>
          <w:lang w:val="en-US" w:eastAsia="x-none"/>
        </w:rPr>
        <w:t>Data</w:t>
      </w:r>
      <w:r w:rsidRPr="0050234D">
        <w:rPr>
          <w:u w:val="single"/>
          <w:lang w:eastAsia="x-none"/>
        </w:rPr>
        <w:t xml:space="preserve"> </w:t>
      </w:r>
      <w:r w:rsidRPr="0050234D">
        <w:rPr>
          <w:u w:val="single"/>
          <w:lang w:val="en-US" w:eastAsia="x-none"/>
        </w:rPr>
        <w:t>Collection</w:t>
      </w:r>
      <w:r w:rsidRPr="0050234D">
        <w:rPr>
          <w:u w:val="single"/>
          <w:lang w:eastAsia="x-none"/>
        </w:rPr>
        <w:t>):</w:t>
      </w:r>
      <w:r w:rsidRPr="0050234D">
        <w:rPr>
          <w:lang w:eastAsia="x-none"/>
        </w:rPr>
        <w:br/>
        <w:t xml:space="preserve">Τα δεδομένα συλλέγονται από διάφορες πηγές, </w:t>
      </w:r>
      <w:r w:rsidR="00CC4213">
        <w:rPr>
          <w:lang w:eastAsia="x-none"/>
        </w:rPr>
        <w:t>δ</w:t>
      </w:r>
      <w:r w:rsidR="00CC4213" w:rsidRPr="00CC4213">
        <w:rPr>
          <w:lang w:eastAsia="x-none"/>
        </w:rPr>
        <w:t xml:space="preserve">ιεπαφές </w:t>
      </w:r>
      <w:r w:rsidR="00CC4213">
        <w:rPr>
          <w:lang w:eastAsia="x-none"/>
        </w:rPr>
        <w:t>π</w:t>
      </w:r>
      <w:r w:rsidR="00CC4213" w:rsidRPr="00CC4213">
        <w:rPr>
          <w:lang w:eastAsia="x-none"/>
        </w:rPr>
        <w:t xml:space="preserve">ρογραμματισμού </w:t>
      </w:r>
      <w:r w:rsidR="00CC4213">
        <w:rPr>
          <w:lang w:eastAsia="x-none"/>
        </w:rPr>
        <w:t>ε</w:t>
      </w:r>
      <w:r w:rsidR="00CC4213" w:rsidRPr="00CC4213">
        <w:rPr>
          <w:lang w:eastAsia="x-none"/>
        </w:rPr>
        <w:t xml:space="preserve">φαρμογών για </w:t>
      </w:r>
      <w:r w:rsidR="00CC4213">
        <w:rPr>
          <w:lang w:eastAsia="x-none"/>
        </w:rPr>
        <w:t>κ</w:t>
      </w:r>
      <w:r w:rsidR="00CC4213" w:rsidRPr="00CC4213">
        <w:rPr>
          <w:lang w:eastAsia="x-none"/>
        </w:rPr>
        <w:t xml:space="preserve">οινωνικά </w:t>
      </w:r>
      <w:r w:rsidR="00CC4213">
        <w:rPr>
          <w:lang w:eastAsia="x-none"/>
        </w:rPr>
        <w:t>δ</w:t>
      </w:r>
      <w:r w:rsidR="00CC4213" w:rsidRPr="00CC4213">
        <w:rPr>
          <w:lang w:eastAsia="x-none"/>
        </w:rPr>
        <w:t>ίκτυα</w:t>
      </w:r>
      <w:r w:rsidRPr="0050234D">
        <w:rPr>
          <w:lang w:eastAsia="x-none"/>
        </w:rPr>
        <w:t xml:space="preserve">, ιστοσελίδες ή βάσεις δεδομένων. Σε </w:t>
      </w:r>
      <w:r w:rsidRPr="0050234D">
        <w:rPr>
          <w:lang w:eastAsia="x-none"/>
        </w:rPr>
        <w:lastRenderedPageBreak/>
        <w:t xml:space="preserve">περιβάλλοντα </w:t>
      </w:r>
      <w:r w:rsidRPr="0050234D">
        <w:rPr>
          <w:lang w:val="en-US" w:eastAsia="x-none"/>
        </w:rPr>
        <w:t>influencer</w:t>
      </w:r>
      <w:r w:rsidRPr="0050234D">
        <w:rPr>
          <w:lang w:eastAsia="x-none"/>
        </w:rPr>
        <w:t xml:space="preserve"> </w:t>
      </w:r>
      <w:r w:rsidRPr="0050234D">
        <w:rPr>
          <w:lang w:val="en-US" w:eastAsia="x-none"/>
        </w:rPr>
        <w:t>marketing</w:t>
      </w:r>
      <w:r w:rsidRPr="0050234D">
        <w:rPr>
          <w:lang w:eastAsia="x-none"/>
        </w:rPr>
        <w:t xml:space="preserve">, αυτό περιλαμβάνει </w:t>
      </w:r>
      <w:r w:rsidR="00CC4213">
        <w:rPr>
          <w:lang w:eastAsia="x-none"/>
        </w:rPr>
        <w:t>δημοσιεύσεις</w:t>
      </w:r>
      <w:r w:rsidRPr="0050234D">
        <w:rPr>
          <w:lang w:eastAsia="x-none"/>
        </w:rPr>
        <w:t xml:space="preserve">, </w:t>
      </w:r>
      <w:r w:rsidRPr="0050234D">
        <w:rPr>
          <w:lang w:val="en-US" w:eastAsia="x-none"/>
        </w:rPr>
        <w:t>captions</w:t>
      </w:r>
      <w:r w:rsidRPr="0050234D">
        <w:rPr>
          <w:lang w:eastAsia="x-none"/>
        </w:rPr>
        <w:t xml:space="preserve">, σχόλια και </w:t>
      </w:r>
      <w:r w:rsidRPr="0050234D">
        <w:rPr>
          <w:lang w:val="en-US" w:eastAsia="x-none"/>
        </w:rPr>
        <w:t>metadata</w:t>
      </w:r>
      <w:r w:rsidRPr="0050234D">
        <w:rPr>
          <w:lang w:eastAsia="x-none"/>
        </w:rPr>
        <w:t xml:space="preserve"> (π.χ. ημερομηνία, </w:t>
      </w:r>
      <w:r w:rsidRPr="0050234D">
        <w:rPr>
          <w:lang w:val="en-US" w:eastAsia="x-none"/>
        </w:rPr>
        <w:t>likes</w:t>
      </w:r>
      <w:r w:rsidRPr="0050234D">
        <w:rPr>
          <w:lang w:eastAsia="x-none"/>
        </w:rPr>
        <w:t xml:space="preserve">, </w:t>
      </w:r>
      <w:r w:rsidRPr="0050234D">
        <w:rPr>
          <w:lang w:val="en-US" w:eastAsia="x-none"/>
        </w:rPr>
        <w:t>shares</w:t>
      </w:r>
      <w:r w:rsidRPr="0050234D">
        <w:rPr>
          <w:lang w:eastAsia="x-none"/>
        </w:rPr>
        <w:t>).</w:t>
      </w:r>
    </w:p>
    <w:p w14:paraId="0486FE49" w14:textId="57BF2888" w:rsidR="00C41355" w:rsidRPr="0050234D" w:rsidDel="00153EFA" w:rsidRDefault="00C41355" w:rsidP="00DE4429">
      <w:pPr>
        <w:spacing w:before="120" w:after="120" w:line="360" w:lineRule="auto"/>
        <w:jc w:val="both"/>
        <w:rPr>
          <w:del w:id="1587" w:author="ΜΗΤΣΕΑΣ ΗΛΙΑΣ" w:date="2025-12-04T13:32:00Z" w16du:dateUtc="2025-12-04T11:32:00Z"/>
          <w:lang w:eastAsia="x-none"/>
        </w:rPr>
      </w:pPr>
    </w:p>
    <w:p w14:paraId="49D5F04A" w14:textId="77777777" w:rsidR="00C41355" w:rsidRPr="0050234D" w:rsidRDefault="0050234D" w:rsidP="006D2B4D">
      <w:pPr>
        <w:numPr>
          <w:ilvl w:val="0"/>
          <w:numId w:val="35"/>
        </w:numPr>
        <w:spacing w:before="120" w:after="120" w:line="360" w:lineRule="auto"/>
        <w:rPr>
          <w:lang w:eastAsia="x-none"/>
        </w:rPr>
      </w:pPr>
      <w:r w:rsidRPr="0050234D">
        <w:rPr>
          <w:u w:val="single"/>
          <w:lang w:eastAsia="x-none"/>
        </w:rPr>
        <w:t>Καθαρισμός Κειμένου (</w:t>
      </w:r>
      <w:r w:rsidRPr="0050234D">
        <w:rPr>
          <w:u w:val="single"/>
          <w:lang w:val="en-US" w:eastAsia="x-none"/>
        </w:rPr>
        <w:t>Text</w:t>
      </w:r>
      <w:r w:rsidRPr="0050234D">
        <w:rPr>
          <w:u w:val="single"/>
          <w:lang w:eastAsia="x-none"/>
        </w:rPr>
        <w:t xml:space="preserve"> </w:t>
      </w:r>
      <w:r w:rsidRPr="0050234D">
        <w:rPr>
          <w:u w:val="single"/>
          <w:lang w:val="en-US" w:eastAsia="x-none"/>
        </w:rPr>
        <w:t>Cleaning</w:t>
      </w:r>
      <w:r w:rsidRPr="0050234D">
        <w:rPr>
          <w:u w:val="single"/>
          <w:lang w:eastAsia="x-none"/>
        </w:rPr>
        <w:t xml:space="preserve"> / </w:t>
      </w:r>
      <w:r w:rsidRPr="0050234D">
        <w:rPr>
          <w:u w:val="single"/>
          <w:lang w:val="en-US" w:eastAsia="x-none"/>
        </w:rPr>
        <w:t>Preprocessing</w:t>
      </w:r>
      <w:r w:rsidRPr="0050234D">
        <w:rPr>
          <w:u w:val="single"/>
          <w:lang w:eastAsia="x-none"/>
        </w:rPr>
        <w:t>):</w:t>
      </w:r>
      <w:r w:rsidRPr="0050234D">
        <w:rPr>
          <w:lang w:eastAsia="x-none"/>
        </w:rPr>
        <w:br/>
        <w:t xml:space="preserve">Το κείμενο προετοιμάζεται αφαιρώντας θορυβώδεις πληροφορίες, όπως ειδικούς χαρακτήρες, </w:t>
      </w:r>
      <w:r w:rsidRPr="0050234D">
        <w:rPr>
          <w:lang w:val="en-US" w:eastAsia="x-none"/>
        </w:rPr>
        <w:t>HTML</w:t>
      </w:r>
      <w:r w:rsidRPr="0050234D">
        <w:rPr>
          <w:lang w:eastAsia="x-none"/>
        </w:rPr>
        <w:t xml:space="preserve"> </w:t>
      </w:r>
      <w:r w:rsidRPr="0050234D">
        <w:rPr>
          <w:lang w:val="en-US" w:eastAsia="x-none"/>
        </w:rPr>
        <w:t>tags</w:t>
      </w:r>
      <w:r w:rsidRPr="0050234D">
        <w:rPr>
          <w:lang w:eastAsia="x-none"/>
        </w:rPr>
        <w:t xml:space="preserve">, </w:t>
      </w:r>
      <w:r w:rsidRPr="0050234D">
        <w:rPr>
          <w:lang w:val="en-US" w:eastAsia="x-none"/>
        </w:rPr>
        <w:t>URLs</w:t>
      </w:r>
      <w:r w:rsidRPr="0050234D">
        <w:rPr>
          <w:lang w:eastAsia="x-none"/>
        </w:rPr>
        <w:t xml:space="preserve">, αριθμούς και </w:t>
      </w:r>
      <w:r w:rsidRPr="0050234D">
        <w:rPr>
          <w:lang w:val="en-US" w:eastAsia="x-none"/>
        </w:rPr>
        <w:t>emojis</w:t>
      </w:r>
      <w:r w:rsidRPr="0050234D">
        <w:rPr>
          <w:lang w:eastAsia="x-none"/>
        </w:rPr>
        <w:t xml:space="preserve">. Επιπλέον, γίνεται </w:t>
      </w:r>
      <w:r w:rsidRPr="0050234D">
        <w:rPr>
          <w:lang w:val="en-US" w:eastAsia="x-none"/>
        </w:rPr>
        <w:t>normalization</w:t>
      </w:r>
      <w:r w:rsidRPr="0050234D">
        <w:rPr>
          <w:lang w:eastAsia="x-none"/>
        </w:rPr>
        <w:t xml:space="preserve">, όπως μετατροπή όλων των χαρακτήρων σε μικρά γράμματα, και </w:t>
      </w:r>
      <w:r w:rsidRPr="0050234D">
        <w:rPr>
          <w:lang w:val="en-US" w:eastAsia="x-none"/>
        </w:rPr>
        <w:t>tokenization</w:t>
      </w:r>
      <w:r w:rsidRPr="0050234D">
        <w:rPr>
          <w:lang w:eastAsia="x-none"/>
        </w:rPr>
        <w:t>, δηλαδή διάσπαση του κειμένου σε λέξεις ή φράσεις.</w:t>
      </w:r>
    </w:p>
    <w:p w14:paraId="2F702272" w14:textId="77777777" w:rsidR="0050234D" w:rsidRPr="0050234D" w:rsidRDefault="0050234D" w:rsidP="0050234D">
      <w:pPr>
        <w:numPr>
          <w:ilvl w:val="0"/>
          <w:numId w:val="35"/>
        </w:numPr>
        <w:spacing w:before="120" w:after="120" w:line="360" w:lineRule="auto"/>
        <w:jc w:val="both"/>
        <w:rPr>
          <w:u w:val="single"/>
          <w:lang w:eastAsia="x-none"/>
        </w:rPr>
      </w:pPr>
      <w:r w:rsidRPr="0050234D">
        <w:rPr>
          <w:u w:val="single"/>
          <w:lang w:eastAsia="x-none"/>
        </w:rPr>
        <w:t>Ανάλυση και Μετασχηματισμός (</w:t>
      </w:r>
      <w:r w:rsidRPr="0050234D">
        <w:rPr>
          <w:u w:val="single"/>
          <w:lang w:val="en-US" w:eastAsia="x-none"/>
        </w:rPr>
        <w:t>Analysis</w:t>
      </w:r>
      <w:r w:rsidRPr="0050234D">
        <w:rPr>
          <w:u w:val="single"/>
          <w:lang w:eastAsia="x-none"/>
        </w:rPr>
        <w:t xml:space="preserve"> &amp; </w:t>
      </w:r>
      <w:r w:rsidRPr="0050234D">
        <w:rPr>
          <w:u w:val="single"/>
          <w:lang w:val="en-US" w:eastAsia="x-none"/>
        </w:rPr>
        <w:t>Transformation</w:t>
      </w:r>
      <w:r w:rsidRPr="0050234D">
        <w:rPr>
          <w:u w:val="single"/>
          <w:lang w:eastAsia="x-none"/>
        </w:rPr>
        <w:t>):</w:t>
      </w:r>
    </w:p>
    <w:p w14:paraId="7BE647E7" w14:textId="77777777" w:rsidR="0050234D" w:rsidRPr="0050234D" w:rsidRDefault="0050234D" w:rsidP="0050234D">
      <w:pPr>
        <w:numPr>
          <w:ilvl w:val="1"/>
          <w:numId w:val="35"/>
        </w:numPr>
        <w:spacing w:before="120" w:after="120" w:line="360" w:lineRule="auto"/>
        <w:jc w:val="both"/>
        <w:rPr>
          <w:lang w:eastAsia="x-none"/>
        </w:rPr>
      </w:pPr>
      <w:r w:rsidRPr="0050234D">
        <w:rPr>
          <w:lang w:val="en-US" w:eastAsia="x-none"/>
        </w:rPr>
        <w:t>Stopword</w:t>
      </w:r>
      <w:r w:rsidRPr="0050234D">
        <w:rPr>
          <w:lang w:eastAsia="x-none"/>
        </w:rPr>
        <w:t xml:space="preserve"> </w:t>
      </w:r>
      <w:r w:rsidRPr="0050234D">
        <w:rPr>
          <w:lang w:val="en-US" w:eastAsia="x-none"/>
        </w:rPr>
        <w:t>Removal</w:t>
      </w:r>
      <w:r w:rsidRPr="0050234D">
        <w:rPr>
          <w:lang w:eastAsia="x-none"/>
        </w:rPr>
        <w:t>: Αφαίρεση συχνών λέξεων χωρίς πληροφοριακή αξία (π.χ. “και”, “το”, “είναι”)</w:t>
      </w:r>
      <w:r w:rsidR="005E3987" w:rsidRPr="005E3987">
        <w:rPr>
          <w:lang w:eastAsia="x-none"/>
        </w:rPr>
        <w:t xml:space="preserve"> (Manning et al., 2020)</w:t>
      </w:r>
      <w:r w:rsidRPr="0050234D">
        <w:rPr>
          <w:lang w:eastAsia="x-none"/>
        </w:rPr>
        <w:t>.</w:t>
      </w:r>
    </w:p>
    <w:p w14:paraId="4C61569D" w14:textId="77777777" w:rsidR="0050234D" w:rsidRPr="0050234D" w:rsidRDefault="0050234D" w:rsidP="0050234D">
      <w:pPr>
        <w:numPr>
          <w:ilvl w:val="1"/>
          <w:numId w:val="35"/>
        </w:numPr>
        <w:spacing w:before="120" w:after="120" w:line="360" w:lineRule="auto"/>
        <w:jc w:val="both"/>
        <w:rPr>
          <w:lang w:eastAsia="x-none"/>
        </w:rPr>
      </w:pPr>
      <w:r w:rsidRPr="0050234D">
        <w:rPr>
          <w:lang w:val="en-US" w:eastAsia="x-none"/>
        </w:rPr>
        <w:t>Stemming</w:t>
      </w:r>
      <w:r w:rsidRPr="0050234D">
        <w:rPr>
          <w:lang w:eastAsia="x-none"/>
        </w:rPr>
        <w:t xml:space="preserve"> / </w:t>
      </w:r>
      <w:r w:rsidRPr="0050234D">
        <w:rPr>
          <w:lang w:val="en-US" w:eastAsia="x-none"/>
        </w:rPr>
        <w:t>Lemmatization</w:t>
      </w:r>
      <w:r w:rsidRPr="0050234D">
        <w:rPr>
          <w:lang w:eastAsia="x-none"/>
        </w:rPr>
        <w:t>: Μείωση των λέξεων στη ρίζα ή τη λεξική μορφή τους για να μειωθεί η πολυμορφία του λεξιλογίου.</w:t>
      </w:r>
    </w:p>
    <w:p w14:paraId="4D449BE0" w14:textId="77777777" w:rsidR="00C41355" w:rsidRPr="0050234D" w:rsidRDefault="0050234D" w:rsidP="00C41355">
      <w:pPr>
        <w:numPr>
          <w:ilvl w:val="1"/>
          <w:numId w:val="35"/>
        </w:numPr>
        <w:spacing w:before="120" w:after="120" w:line="360" w:lineRule="auto"/>
        <w:jc w:val="both"/>
        <w:rPr>
          <w:lang w:eastAsia="x-none"/>
        </w:rPr>
      </w:pPr>
      <w:r w:rsidRPr="0050234D">
        <w:rPr>
          <w:lang w:val="en-US" w:eastAsia="x-none"/>
        </w:rPr>
        <w:t>Vectorization</w:t>
      </w:r>
      <w:r w:rsidRPr="0050234D">
        <w:rPr>
          <w:lang w:eastAsia="x-none"/>
        </w:rPr>
        <w:t xml:space="preserve">: Μετατροπή των λέξεων σε αριθμητικές αναπαραστάσεις, π.χ. μέσω </w:t>
      </w:r>
      <w:r w:rsidRPr="0050234D">
        <w:rPr>
          <w:lang w:val="en-US" w:eastAsia="x-none"/>
        </w:rPr>
        <w:t>Bag</w:t>
      </w:r>
      <w:r w:rsidRPr="0050234D">
        <w:rPr>
          <w:lang w:eastAsia="x-none"/>
        </w:rPr>
        <w:t xml:space="preserve"> </w:t>
      </w:r>
      <w:r w:rsidRPr="0050234D">
        <w:rPr>
          <w:lang w:val="en-US" w:eastAsia="x-none"/>
        </w:rPr>
        <w:t>of</w:t>
      </w:r>
      <w:r w:rsidRPr="0050234D">
        <w:rPr>
          <w:lang w:eastAsia="x-none"/>
        </w:rPr>
        <w:t xml:space="preserve"> </w:t>
      </w:r>
      <w:r w:rsidRPr="0050234D">
        <w:rPr>
          <w:lang w:val="en-US" w:eastAsia="x-none"/>
        </w:rPr>
        <w:t>Words</w:t>
      </w:r>
      <w:r w:rsidRPr="0050234D">
        <w:rPr>
          <w:lang w:eastAsia="x-none"/>
        </w:rPr>
        <w:t xml:space="preserve"> (</w:t>
      </w:r>
      <w:r w:rsidRPr="0050234D">
        <w:rPr>
          <w:lang w:val="en-US" w:eastAsia="x-none"/>
        </w:rPr>
        <w:t>BoW</w:t>
      </w:r>
      <w:r w:rsidRPr="0050234D">
        <w:rPr>
          <w:lang w:eastAsia="x-none"/>
        </w:rPr>
        <w:t xml:space="preserve">), </w:t>
      </w:r>
      <w:r w:rsidRPr="0050234D">
        <w:rPr>
          <w:lang w:val="en-US" w:eastAsia="x-none"/>
        </w:rPr>
        <w:t>TF</w:t>
      </w:r>
      <w:r w:rsidRPr="0050234D">
        <w:rPr>
          <w:lang w:eastAsia="x-none"/>
        </w:rPr>
        <w:t>-</w:t>
      </w:r>
      <w:r w:rsidRPr="0050234D">
        <w:rPr>
          <w:lang w:val="en-US" w:eastAsia="x-none"/>
        </w:rPr>
        <w:t>IDF</w:t>
      </w:r>
      <w:r w:rsidRPr="0050234D">
        <w:rPr>
          <w:lang w:eastAsia="x-none"/>
        </w:rPr>
        <w:t xml:space="preserve"> ή </w:t>
      </w:r>
      <w:r w:rsidRPr="0050234D">
        <w:rPr>
          <w:lang w:val="en-US" w:eastAsia="x-none"/>
        </w:rPr>
        <w:t>embeddings</w:t>
      </w:r>
      <w:r w:rsidRPr="0050234D">
        <w:rPr>
          <w:lang w:eastAsia="x-none"/>
        </w:rPr>
        <w:t xml:space="preserve"> όπως </w:t>
      </w:r>
      <w:r w:rsidRPr="0050234D">
        <w:rPr>
          <w:lang w:val="en-US" w:eastAsia="x-none"/>
        </w:rPr>
        <w:t>Word</w:t>
      </w:r>
      <w:r w:rsidRPr="0050234D">
        <w:rPr>
          <w:lang w:eastAsia="x-none"/>
        </w:rPr>
        <w:t>2</w:t>
      </w:r>
      <w:r w:rsidRPr="0050234D">
        <w:rPr>
          <w:lang w:val="en-US" w:eastAsia="x-none"/>
        </w:rPr>
        <w:t>Vec</w:t>
      </w:r>
      <w:r w:rsidRPr="0050234D">
        <w:rPr>
          <w:lang w:eastAsia="x-none"/>
        </w:rPr>
        <w:t xml:space="preserve"> και </w:t>
      </w:r>
      <w:r w:rsidRPr="0050234D">
        <w:rPr>
          <w:lang w:val="en-US" w:eastAsia="x-none"/>
        </w:rPr>
        <w:t>BERT</w:t>
      </w:r>
      <w:r w:rsidRPr="0050234D">
        <w:rPr>
          <w:lang w:eastAsia="x-none"/>
        </w:rPr>
        <w:t>.</w:t>
      </w:r>
    </w:p>
    <w:p w14:paraId="5C1CCE38" w14:textId="77777777" w:rsidR="00C41355" w:rsidRPr="0050234D" w:rsidRDefault="0050234D" w:rsidP="006D2B4D">
      <w:pPr>
        <w:numPr>
          <w:ilvl w:val="0"/>
          <w:numId w:val="35"/>
        </w:numPr>
        <w:spacing w:before="120" w:after="120" w:line="360" w:lineRule="auto"/>
        <w:rPr>
          <w:lang w:eastAsia="x-none"/>
        </w:rPr>
      </w:pPr>
      <w:r w:rsidRPr="0050234D">
        <w:rPr>
          <w:u w:val="single"/>
          <w:lang w:eastAsia="x-none"/>
        </w:rPr>
        <w:t>Μοντελοποίηση και Εκπαίδευση (</w:t>
      </w:r>
      <w:r w:rsidRPr="0050234D">
        <w:rPr>
          <w:u w:val="single"/>
          <w:lang w:val="en-US" w:eastAsia="x-none"/>
        </w:rPr>
        <w:t>Modeling</w:t>
      </w:r>
      <w:r w:rsidRPr="0050234D">
        <w:rPr>
          <w:u w:val="single"/>
          <w:lang w:eastAsia="x-none"/>
        </w:rPr>
        <w:t xml:space="preserve"> &amp; </w:t>
      </w:r>
      <w:r w:rsidRPr="0050234D">
        <w:rPr>
          <w:u w:val="single"/>
          <w:lang w:val="en-US" w:eastAsia="x-none"/>
        </w:rPr>
        <w:t>Training</w:t>
      </w:r>
      <w:r w:rsidRPr="0050234D">
        <w:rPr>
          <w:u w:val="single"/>
          <w:lang w:eastAsia="x-none"/>
        </w:rPr>
        <w:t>):</w:t>
      </w:r>
      <w:r w:rsidRPr="0050234D">
        <w:rPr>
          <w:lang w:eastAsia="x-none"/>
        </w:rPr>
        <w:br/>
        <w:t xml:space="preserve">Τα επεξεργασμένα δεδομένα εισάγονται σε αλγορίθμους μηχανικής μάθησης για κατηγοριοποίηση ή ανάλυση συναισθήματος. Συχνά χρησιμοποιούνται τεχνικές όπως </w:t>
      </w:r>
      <w:r w:rsidRPr="0050234D">
        <w:rPr>
          <w:lang w:val="en-US" w:eastAsia="x-none"/>
        </w:rPr>
        <w:t>Logistic</w:t>
      </w:r>
      <w:r w:rsidRPr="0050234D">
        <w:rPr>
          <w:lang w:eastAsia="x-none"/>
        </w:rPr>
        <w:t xml:space="preserve"> </w:t>
      </w:r>
      <w:r w:rsidRPr="0050234D">
        <w:rPr>
          <w:lang w:val="en-US" w:eastAsia="x-none"/>
        </w:rPr>
        <w:t>Regression</w:t>
      </w:r>
      <w:r w:rsidRPr="0050234D">
        <w:rPr>
          <w:lang w:eastAsia="x-none"/>
        </w:rPr>
        <w:t xml:space="preserve">, </w:t>
      </w:r>
      <w:r w:rsidRPr="0050234D">
        <w:rPr>
          <w:lang w:val="en-US" w:eastAsia="x-none"/>
        </w:rPr>
        <w:t>Random</w:t>
      </w:r>
      <w:r w:rsidRPr="0050234D">
        <w:rPr>
          <w:lang w:eastAsia="x-none"/>
        </w:rPr>
        <w:t xml:space="preserve"> </w:t>
      </w:r>
      <w:r w:rsidRPr="0050234D">
        <w:rPr>
          <w:lang w:val="en-US" w:eastAsia="x-none"/>
        </w:rPr>
        <w:t>Forest</w:t>
      </w:r>
      <w:r w:rsidRPr="0050234D">
        <w:rPr>
          <w:lang w:eastAsia="x-none"/>
        </w:rPr>
        <w:t xml:space="preserve">, </w:t>
      </w:r>
      <w:r w:rsidRPr="0050234D">
        <w:rPr>
          <w:lang w:val="en-US" w:eastAsia="x-none"/>
        </w:rPr>
        <w:t>SVM</w:t>
      </w:r>
      <w:r w:rsidRPr="0050234D">
        <w:rPr>
          <w:lang w:eastAsia="x-none"/>
        </w:rPr>
        <w:t xml:space="preserve"> ή νευρωνικά δίκτυα για πιο σύνθετες εφαρμογές.</w:t>
      </w:r>
    </w:p>
    <w:p w14:paraId="58201F1F" w14:textId="77777777" w:rsidR="00C41355" w:rsidRPr="0050234D" w:rsidRDefault="0050234D" w:rsidP="006D2B4D">
      <w:pPr>
        <w:numPr>
          <w:ilvl w:val="0"/>
          <w:numId w:val="35"/>
        </w:numPr>
        <w:spacing w:before="120" w:after="120" w:line="360" w:lineRule="auto"/>
        <w:rPr>
          <w:lang w:eastAsia="x-none"/>
        </w:rPr>
      </w:pPr>
      <w:r w:rsidRPr="0050234D">
        <w:rPr>
          <w:u w:val="single"/>
          <w:lang w:eastAsia="x-none"/>
        </w:rPr>
        <w:t>Αξιολόγηση και Βελτιστοποίηση (</w:t>
      </w:r>
      <w:r w:rsidRPr="0050234D">
        <w:rPr>
          <w:u w:val="single"/>
          <w:lang w:val="en-US" w:eastAsia="x-none"/>
        </w:rPr>
        <w:t>Evaluation</w:t>
      </w:r>
      <w:r w:rsidRPr="0050234D">
        <w:rPr>
          <w:u w:val="single"/>
          <w:lang w:eastAsia="x-none"/>
        </w:rPr>
        <w:t xml:space="preserve"> &amp; </w:t>
      </w:r>
      <w:r w:rsidRPr="0050234D">
        <w:rPr>
          <w:u w:val="single"/>
          <w:lang w:val="en-US" w:eastAsia="x-none"/>
        </w:rPr>
        <w:t>Optimization</w:t>
      </w:r>
      <w:r w:rsidRPr="0050234D">
        <w:rPr>
          <w:u w:val="single"/>
          <w:lang w:eastAsia="x-none"/>
        </w:rPr>
        <w:t>)</w:t>
      </w:r>
      <w:r w:rsidR="005E3987" w:rsidRPr="00912589">
        <w:rPr>
          <w:u w:val="single"/>
          <w:lang w:eastAsia="x-none"/>
        </w:rPr>
        <w:t xml:space="preserve"> (Manning et al., 2020)</w:t>
      </w:r>
      <w:r w:rsidRPr="0050234D">
        <w:rPr>
          <w:lang w:eastAsia="x-none"/>
        </w:rPr>
        <w:t>:</w:t>
      </w:r>
      <w:r w:rsidRPr="0050234D">
        <w:rPr>
          <w:lang w:eastAsia="x-none"/>
        </w:rPr>
        <w:br/>
        <w:t xml:space="preserve">Τα μοντέλα αξιολογούνται με μετρικές όπως </w:t>
      </w:r>
      <w:r w:rsidRPr="0050234D">
        <w:rPr>
          <w:lang w:val="en-US" w:eastAsia="x-none"/>
        </w:rPr>
        <w:t>Accuracy</w:t>
      </w:r>
      <w:r w:rsidRPr="0050234D">
        <w:rPr>
          <w:lang w:eastAsia="x-none"/>
        </w:rPr>
        <w:t xml:space="preserve">, </w:t>
      </w:r>
      <w:r w:rsidRPr="0050234D">
        <w:rPr>
          <w:lang w:val="en-US" w:eastAsia="x-none"/>
        </w:rPr>
        <w:t>Precision</w:t>
      </w:r>
      <w:r w:rsidRPr="0050234D">
        <w:rPr>
          <w:lang w:eastAsia="x-none"/>
        </w:rPr>
        <w:t xml:space="preserve">, </w:t>
      </w:r>
      <w:r w:rsidRPr="0050234D">
        <w:rPr>
          <w:lang w:val="en-US" w:eastAsia="x-none"/>
        </w:rPr>
        <w:t>Recall</w:t>
      </w:r>
      <w:r w:rsidRPr="0050234D">
        <w:rPr>
          <w:lang w:eastAsia="x-none"/>
        </w:rPr>
        <w:t xml:space="preserve">, </w:t>
      </w:r>
      <w:r w:rsidRPr="0050234D">
        <w:rPr>
          <w:lang w:val="en-US" w:eastAsia="x-none"/>
        </w:rPr>
        <w:t>F</w:t>
      </w:r>
      <w:r w:rsidRPr="0050234D">
        <w:rPr>
          <w:lang w:eastAsia="x-none"/>
        </w:rPr>
        <w:t>1-</w:t>
      </w:r>
      <w:r w:rsidRPr="0050234D">
        <w:rPr>
          <w:lang w:val="en-US" w:eastAsia="x-none"/>
        </w:rPr>
        <w:t>Score</w:t>
      </w:r>
      <w:r w:rsidRPr="0050234D">
        <w:rPr>
          <w:lang w:eastAsia="x-none"/>
        </w:rPr>
        <w:t xml:space="preserve">, και </w:t>
      </w:r>
      <w:r w:rsidRPr="0050234D">
        <w:rPr>
          <w:lang w:val="en-US" w:eastAsia="x-none"/>
        </w:rPr>
        <w:t>ROC</w:t>
      </w:r>
      <w:r w:rsidRPr="0050234D">
        <w:rPr>
          <w:lang w:eastAsia="x-none"/>
        </w:rPr>
        <w:t>-</w:t>
      </w:r>
      <w:r w:rsidRPr="0050234D">
        <w:rPr>
          <w:lang w:val="en-US" w:eastAsia="x-none"/>
        </w:rPr>
        <w:t>AUC</w:t>
      </w:r>
      <w:r w:rsidRPr="0050234D">
        <w:rPr>
          <w:lang w:eastAsia="x-none"/>
        </w:rPr>
        <w:t xml:space="preserve">. Η βελτιστοποίηση περιλαμβάνει </w:t>
      </w:r>
      <w:r w:rsidRPr="0050234D">
        <w:rPr>
          <w:lang w:val="en-US" w:eastAsia="x-none"/>
        </w:rPr>
        <w:t>fine</w:t>
      </w:r>
      <w:r w:rsidRPr="0050234D">
        <w:rPr>
          <w:lang w:eastAsia="x-none"/>
        </w:rPr>
        <w:t>-</w:t>
      </w:r>
      <w:r w:rsidRPr="0050234D">
        <w:rPr>
          <w:lang w:val="en-US" w:eastAsia="x-none"/>
        </w:rPr>
        <w:t>tuning</w:t>
      </w:r>
      <w:r w:rsidRPr="0050234D">
        <w:rPr>
          <w:lang w:eastAsia="x-none"/>
        </w:rPr>
        <w:t xml:space="preserve"> υπερπαραμέτρων, επιλογή </w:t>
      </w:r>
      <w:r w:rsidRPr="0050234D">
        <w:rPr>
          <w:lang w:val="en-US" w:eastAsia="x-none"/>
        </w:rPr>
        <w:t>features</w:t>
      </w:r>
      <w:r w:rsidRPr="0050234D">
        <w:rPr>
          <w:lang w:eastAsia="x-none"/>
        </w:rPr>
        <w:t xml:space="preserve"> και </w:t>
      </w:r>
      <w:r w:rsidRPr="0050234D">
        <w:rPr>
          <w:lang w:val="en-US" w:eastAsia="x-none"/>
        </w:rPr>
        <w:t>cross</w:t>
      </w:r>
      <w:r w:rsidRPr="0050234D">
        <w:rPr>
          <w:lang w:eastAsia="x-none"/>
        </w:rPr>
        <w:t>-</w:t>
      </w:r>
      <w:r w:rsidRPr="0050234D">
        <w:rPr>
          <w:lang w:val="en-US" w:eastAsia="x-none"/>
        </w:rPr>
        <w:t>validation</w:t>
      </w:r>
      <w:r w:rsidRPr="0050234D">
        <w:rPr>
          <w:lang w:eastAsia="x-none"/>
        </w:rPr>
        <w:t>.</w:t>
      </w:r>
    </w:p>
    <w:p w14:paraId="6356CDDD" w14:textId="0E3A41DD" w:rsidR="0050234D" w:rsidRPr="00C41355" w:rsidRDefault="0050234D" w:rsidP="006D2B4D">
      <w:pPr>
        <w:numPr>
          <w:ilvl w:val="0"/>
          <w:numId w:val="35"/>
        </w:numPr>
        <w:spacing w:before="120" w:after="120" w:line="360" w:lineRule="auto"/>
        <w:rPr>
          <w:lang w:eastAsia="x-none"/>
        </w:rPr>
      </w:pPr>
      <w:r w:rsidRPr="0050234D">
        <w:rPr>
          <w:u w:val="single"/>
          <w:lang w:eastAsia="x-none"/>
        </w:rPr>
        <w:t>Εφαρμογή και Παραγωγή Αποτελεσμάτων (</w:t>
      </w:r>
      <w:r w:rsidRPr="0050234D">
        <w:rPr>
          <w:u w:val="single"/>
          <w:lang w:val="en-US" w:eastAsia="x-none"/>
        </w:rPr>
        <w:t>Deployment</w:t>
      </w:r>
      <w:r w:rsidRPr="0050234D">
        <w:rPr>
          <w:u w:val="single"/>
          <w:lang w:eastAsia="x-none"/>
        </w:rPr>
        <w:t xml:space="preserve"> &amp; </w:t>
      </w:r>
      <w:r w:rsidRPr="0050234D">
        <w:rPr>
          <w:u w:val="single"/>
          <w:lang w:val="en-US" w:eastAsia="x-none"/>
        </w:rPr>
        <w:t>Insights</w:t>
      </w:r>
      <w:r w:rsidRPr="0050234D">
        <w:rPr>
          <w:u w:val="single"/>
          <w:lang w:eastAsia="x-none"/>
        </w:rPr>
        <w:t>):</w:t>
      </w:r>
      <w:r w:rsidRPr="0050234D">
        <w:rPr>
          <w:lang w:eastAsia="x-none"/>
        </w:rPr>
        <w:br/>
        <w:t xml:space="preserve">Το </w:t>
      </w:r>
      <w:r w:rsidRPr="0050234D">
        <w:rPr>
          <w:lang w:val="en-US" w:eastAsia="x-none"/>
        </w:rPr>
        <w:t>pipeline</w:t>
      </w:r>
      <w:r w:rsidRPr="0050234D">
        <w:rPr>
          <w:lang w:eastAsia="x-none"/>
        </w:rPr>
        <w:t xml:space="preserve"> ολοκληρώνεται με την εφαρμογή των μοντέλων σε πραγματικά δεδομένα, εξάγοντας </w:t>
      </w:r>
      <w:r w:rsidRPr="0050234D">
        <w:rPr>
          <w:lang w:val="en-US" w:eastAsia="x-none"/>
        </w:rPr>
        <w:t>insights</w:t>
      </w:r>
      <w:r w:rsidRPr="0050234D">
        <w:rPr>
          <w:lang w:eastAsia="x-none"/>
        </w:rPr>
        <w:t xml:space="preserve"> όπως θεματικές κατηγορίες, συναισθηματική φόρτιση ή </w:t>
      </w:r>
      <w:r w:rsidR="0017276F">
        <w:rPr>
          <w:lang w:eastAsia="x-none"/>
        </w:rPr>
        <w:t>βαθμολογία</w:t>
      </w:r>
      <w:r w:rsidRPr="0050234D">
        <w:rPr>
          <w:lang w:eastAsia="x-none"/>
        </w:rPr>
        <w:t xml:space="preserve"> αλληλεπίδρασης ανά </w:t>
      </w:r>
      <w:r w:rsidRPr="0050234D">
        <w:rPr>
          <w:lang w:val="en-US" w:eastAsia="x-none"/>
        </w:rPr>
        <w:t>influencer</w:t>
      </w:r>
      <w:r w:rsidRPr="0050234D">
        <w:rPr>
          <w:lang w:eastAsia="x-none"/>
        </w:rPr>
        <w:t>.</w:t>
      </w:r>
    </w:p>
    <w:p w14:paraId="14247CD1" w14:textId="77777777" w:rsidR="00C41355" w:rsidRPr="0050234D" w:rsidRDefault="00C41355" w:rsidP="00C41355">
      <w:pPr>
        <w:spacing w:before="120" w:after="120" w:line="360" w:lineRule="auto"/>
        <w:jc w:val="both"/>
        <w:rPr>
          <w:lang w:eastAsia="x-none"/>
        </w:rPr>
      </w:pPr>
    </w:p>
    <w:p w14:paraId="56D5161F" w14:textId="77777777" w:rsidR="0050234D" w:rsidRPr="00C07B77" w:rsidRDefault="0050234D" w:rsidP="0050234D">
      <w:pPr>
        <w:spacing w:before="120" w:after="120" w:line="360" w:lineRule="auto"/>
        <w:jc w:val="both"/>
        <w:rPr>
          <w:lang w:eastAsia="x-none"/>
        </w:rPr>
      </w:pPr>
      <w:r w:rsidRPr="0050234D">
        <w:rPr>
          <w:lang w:eastAsia="x-none"/>
        </w:rPr>
        <w:lastRenderedPageBreak/>
        <w:t xml:space="preserve">Ένα ολοκληρωμένο </w:t>
      </w:r>
      <w:r w:rsidRPr="0050234D">
        <w:rPr>
          <w:lang w:val="en-US" w:eastAsia="x-none"/>
        </w:rPr>
        <w:t>NLP</w:t>
      </w:r>
      <w:r w:rsidRPr="0050234D">
        <w:rPr>
          <w:lang w:eastAsia="x-none"/>
        </w:rPr>
        <w:t xml:space="preserve"> </w:t>
      </w:r>
      <w:r w:rsidRPr="0050234D">
        <w:rPr>
          <w:lang w:val="en-US" w:eastAsia="x-none"/>
        </w:rPr>
        <w:t>pipeline</w:t>
      </w:r>
      <w:r w:rsidRPr="0050234D">
        <w:rPr>
          <w:lang w:eastAsia="x-none"/>
        </w:rPr>
        <w:t xml:space="preserve"> επιτρέπει την αυτοματοποιημένη, επαναλήψιμη και ποσοτικά μετρήσιμη ανάλυση μεγάλου όγκου κειμένου, απαραίτητη για την υποστήριξη αποφάσεων στον χώρο του </w:t>
      </w:r>
      <w:r w:rsidRPr="0050234D">
        <w:rPr>
          <w:lang w:val="en-US" w:eastAsia="x-none"/>
        </w:rPr>
        <w:t>influencer</w:t>
      </w:r>
      <w:r w:rsidRPr="0050234D">
        <w:rPr>
          <w:lang w:eastAsia="x-none"/>
        </w:rPr>
        <w:t xml:space="preserve"> </w:t>
      </w:r>
      <w:r w:rsidRPr="0050234D">
        <w:rPr>
          <w:lang w:val="en-US" w:eastAsia="x-none"/>
        </w:rPr>
        <w:t>marketing</w:t>
      </w:r>
      <w:r w:rsidRPr="0050234D">
        <w:rPr>
          <w:lang w:eastAsia="x-none"/>
        </w:rPr>
        <w:t xml:space="preserve"> και της στόχευσης κοινού.</w:t>
      </w:r>
    </w:p>
    <w:p w14:paraId="568B3985" w14:textId="77777777" w:rsidR="009F0927" w:rsidRDefault="0050234D">
      <w:pPr>
        <w:keepNext/>
        <w:spacing w:before="120" w:after="120" w:line="360" w:lineRule="auto"/>
        <w:jc w:val="center"/>
        <w:rPr>
          <w:ins w:id="1588" w:author="ΜΗΤΣΕΑΣ ΗΛΙΑΣ" w:date="2026-01-07T14:34:00Z" w16du:dateUtc="2026-01-07T12:34:00Z"/>
        </w:rPr>
        <w:pPrChange w:id="1589" w:author="ΜΗΤΣΕΑΣ ΗΛΙΑΣ" w:date="2026-01-07T14:34:00Z" w16du:dateUtc="2026-01-07T12:34:00Z">
          <w:pPr>
            <w:spacing w:before="120" w:after="120" w:line="360" w:lineRule="auto"/>
            <w:jc w:val="center"/>
          </w:pPr>
        </w:pPrChange>
      </w:pPr>
      <w:r>
        <w:rPr>
          <w:noProof/>
        </w:rPr>
        <w:drawing>
          <wp:inline distT="0" distB="0" distL="0" distR="0" wp14:anchorId="0349BBBD" wp14:editId="33E2A36B">
            <wp:extent cx="2514600" cy="3694176"/>
            <wp:effectExtent l="0" t="0" r="0" b="1905"/>
            <wp:docPr id="87670633" name="Εικόν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9" cstate="print">
                      <a:extLst>
                        <a:ext uri="{28A0092B-C50C-407E-A947-70E740481C1C}">
                          <a14:useLocalDpi xmlns:a14="http://schemas.microsoft.com/office/drawing/2010/main" val="0"/>
                        </a:ext>
                      </a:extLst>
                    </a:blip>
                    <a:srcRect l="1" r="-2067" b="36"/>
                    <a:stretch>
                      <a:fillRect/>
                    </a:stretch>
                  </pic:blipFill>
                  <pic:spPr bwMode="auto">
                    <a:xfrm>
                      <a:off x="0" y="0"/>
                      <a:ext cx="2514600" cy="3694176"/>
                    </a:xfrm>
                    <a:prstGeom prst="rect">
                      <a:avLst/>
                    </a:prstGeom>
                    <a:noFill/>
                    <a:ln>
                      <a:noFill/>
                    </a:ln>
                    <a:extLst>
                      <a:ext uri="{53640926-AAD7-44D8-BBD7-CCE9431645EC}">
                        <a14:shadowObscured xmlns:a14="http://schemas.microsoft.com/office/drawing/2010/main"/>
                      </a:ext>
                    </a:extLst>
                  </pic:spPr>
                </pic:pic>
              </a:graphicData>
            </a:graphic>
          </wp:inline>
        </w:drawing>
      </w:r>
    </w:p>
    <w:p w14:paraId="732550DB" w14:textId="4069F0C8" w:rsidR="0050234D" w:rsidRPr="009F0927" w:rsidRDefault="009F0927" w:rsidP="00B71C88">
      <w:pPr>
        <w:pStyle w:val="a3"/>
        <w:jc w:val="center"/>
        <w:rPr>
          <w:lang w:eastAsia="en-US"/>
          <w:rPrChange w:id="1590" w:author="ΜΗΤΣΕΑΣ ΗΛΙΑΣ" w:date="2026-01-07T14:34:00Z" w16du:dateUtc="2026-01-07T12:34:00Z">
            <w:rPr>
              <w:lang w:val="en-US" w:eastAsia="en-US"/>
            </w:rPr>
          </w:rPrChange>
        </w:rPr>
        <w:pPrChange w:id="1591" w:author="ΜΗΤΣΕΑΣ ΗΛΙΑΣ" w:date="2026-01-07T14:34:00Z" w16du:dateUtc="2026-01-07T12:34:00Z">
          <w:pPr>
            <w:spacing w:before="120" w:after="120" w:line="360" w:lineRule="auto"/>
            <w:jc w:val="center"/>
          </w:pPr>
        </w:pPrChange>
      </w:pPr>
      <w:bookmarkStart w:id="1592" w:name="_Toc218850242"/>
      <w:ins w:id="1593" w:author="ΜΗΤΣΕΑΣ ΗΛΙΑΣ" w:date="2026-01-07T14:34:00Z" w16du:dateUtc="2026-01-07T12:34:00Z">
        <w:r>
          <w:t xml:space="preserve">Εικόνα </w:t>
        </w:r>
        <w:r>
          <w:fldChar w:fldCharType="begin"/>
        </w:r>
        <w:r>
          <w:instrText xml:space="preserve"> SEQ Figure \* ARABIC </w:instrText>
        </w:r>
      </w:ins>
      <w:r>
        <w:fldChar w:fldCharType="separate"/>
      </w:r>
      <w:ins w:id="1594" w:author="ΜΗΤΣΕΑΣ ΗΛΙΑΣ" w:date="2026-01-08T13:10:00Z" w16du:dateUtc="2026-01-08T11:10:00Z">
        <w:r w:rsidR="000A6F0A">
          <w:rPr>
            <w:noProof/>
          </w:rPr>
          <w:t>4</w:t>
        </w:r>
      </w:ins>
      <w:ins w:id="1595" w:author="ΜΗΤΣΕΑΣ ΗΛΙΑΣ" w:date="2026-01-07T14:34:00Z" w16du:dateUtc="2026-01-07T12:34:00Z">
        <w:r>
          <w:fldChar w:fldCharType="end"/>
        </w:r>
        <w:r>
          <w:t xml:space="preserve"> Βασικό </w:t>
        </w:r>
        <w:r>
          <w:rPr>
            <w:lang w:val="en-US"/>
          </w:rPr>
          <w:t>pipeline</w:t>
        </w:r>
      </w:ins>
      <w:bookmarkEnd w:id="1592"/>
    </w:p>
    <w:p w14:paraId="020225A5" w14:textId="38AC83FC" w:rsidR="0075343A" w:rsidRPr="0075343A" w:rsidRDefault="00245D41" w:rsidP="00B71C88">
      <w:pPr>
        <w:jc w:val="center"/>
        <w:rPr>
          <w:b/>
          <w:bCs/>
          <w:sz w:val="20"/>
          <w:szCs w:val="20"/>
        </w:rPr>
      </w:pPr>
      <w:del w:id="1596" w:author="ΜΗΤΣΕΑΣ ΗΛΙΑΣ" w:date="2026-01-07T14:34:00Z" w16du:dateUtc="2026-01-07T12:34:00Z">
        <w:r w:rsidRPr="00814093" w:rsidDel="009F0927">
          <w:rPr>
            <w:b/>
            <w:bCs/>
            <w:sz w:val="20"/>
            <w:szCs w:val="20"/>
          </w:rPr>
          <w:delText xml:space="preserve">Εικόνα </w:delText>
        </w:r>
        <w:r w:rsidRPr="0017276F" w:rsidDel="009F0927">
          <w:rPr>
            <w:b/>
            <w:bCs/>
            <w:sz w:val="20"/>
            <w:szCs w:val="20"/>
          </w:rPr>
          <w:delText>4</w:delText>
        </w:r>
        <w:r w:rsidRPr="00814093" w:rsidDel="009F0927">
          <w:rPr>
            <w:b/>
            <w:bCs/>
            <w:sz w:val="20"/>
            <w:szCs w:val="20"/>
          </w:rPr>
          <w:delText xml:space="preserve"> </w:delText>
        </w:r>
        <w:r w:rsidDel="009F0927">
          <w:rPr>
            <w:b/>
            <w:bCs/>
            <w:sz w:val="20"/>
            <w:szCs w:val="20"/>
          </w:rPr>
          <w:delText xml:space="preserve">Βασικό </w:delText>
        </w:r>
      </w:del>
      <w:del w:id="1597" w:author="ΜΗΤΣΕΑΣ ΗΛΙΑΣ" w:date="2025-12-16T09:32:00Z" w16du:dateUtc="2025-12-16T07:32:00Z">
        <w:r w:rsidDel="00147F53">
          <w:rPr>
            <w:b/>
            <w:bCs/>
            <w:sz w:val="20"/>
            <w:szCs w:val="20"/>
            <w:lang w:val="en-US"/>
          </w:rPr>
          <w:delText>P</w:delText>
        </w:r>
      </w:del>
      <w:del w:id="1598" w:author="ΜΗΤΣΕΑΣ ΗΛΙΑΣ" w:date="2026-01-07T14:34:00Z" w16du:dateUtc="2026-01-07T12:34:00Z">
        <w:r w:rsidDel="009F0927">
          <w:rPr>
            <w:b/>
            <w:bCs/>
            <w:sz w:val="20"/>
            <w:szCs w:val="20"/>
            <w:lang w:val="en-US"/>
          </w:rPr>
          <w:delText>ipeline</w:delText>
        </w:r>
      </w:del>
      <w:ins w:id="1599" w:author="ΜΗΤΣΕΑΣ ΗΛΙΑΣ" w:date="2025-12-15T10:18:00Z" w16du:dateUtc="2025-12-15T08:18:00Z">
        <w:r w:rsidR="0075343A">
          <w:rPr>
            <w:b/>
            <w:bCs/>
            <w:sz w:val="20"/>
            <w:szCs w:val="20"/>
          </w:rPr>
          <w:t xml:space="preserve">Πηγή </w:t>
        </w:r>
      </w:ins>
      <w:ins w:id="1600" w:author="ΜΗΤΣΕΑΣ ΗΛΙΑΣ" w:date="2025-12-15T10:26:00Z" w16du:dateUtc="2025-12-15T08:26:00Z">
        <w:r w:rsidR="002B3345">
          <w:rPr>
            <w:b/>
            <w:bCs/>
            <w:sz w:val="20"/>
            <w:szCs w:val="20"/>
          </w:rPr>
          <w:t>Ιδίας δημιουργίας</w:t>
        </w:r>
      </w:ins>
    </w:p>
    <w:p w14:paraId="799BC762" w14:textId="0F03CDE8" w:rsidR="007D1CE8" w:rsidRPr="005E3987" w:rsidRDefault="002705E3" w:rsidP="005E3987">
      <w:pPr>
        <w:pStyle w:val="20"/>
        <w:numPr>
          <w:ilvl w:val="0"/>
          <w:numId w:val="0"/>
        </w:numPr>
        <w:spacing w:before="120" w:after="120" w:line="360" w:lineRule="auto"/>
        <w:jc w:val="both"/>
        <w:rPr>
          <w:rFonts w:ascii="Times New Roman" w:hAnsi="Times New Roman"/>
          <w:i w:val="0"/>
          <w:lang w:val="el-GR"/>
        </w:rPr>
      </w:pPr>
      <w:bookmarkStart w:id="1601" w:name="_Toc218850218"/>
      <w:r>
        <w:rPr>
          <w:rFonts w:ascii="Times New Roman" w:hAnsi="Times New Roman"/>
          <w:i w:val="0"/>
          <w:lang w:val="el-GR"/>
        </w:rPr>
        <w:t>3</w:t>
      </w:r>
      <w:r w:rsidRPr="006501DB">
        <w:rPr>
          <w:rFonts w:ascii="Times New Roman" w:hAnsi="Times New Roman"/>
          <w:i w:val="0"/>
          <w:lang w:val="el-GR"/>
        </w:rPr>
        <w:t>.</w:t>
      </w:r>
      <w:r w:rsidRPr="0050234D">
        <w:rPr>
          <w:rFonts w:ascii="Times New Roman" w:hAnsi="Times New Roman"/>
          <w:i w:val="0"/>
          <w:lang w:val="el-GR"/>
        </w:rPr>
        <w:t xml:space="preserve">3 </w:t>
      </w:r>
      <w:del w:id="1602" w:author="ΜΗΤΣΕΑΣ ΗΛΙΑΣ" w:date="2025-12-16T10:14:00Z" w16du:dateUtc="2025-12-16T08:14:00Z">
        <w:r w:rsidDel="00FA5CCE">
          <w:rPr>
            <w:rFonts w:ascii="Times New Roman" w:hAnsi="Times New Roman"/>
            <w:i w:val="0"/>
            <w:lang w:val="el-GR"/>
          </w:rPr>
          <w:delText>Κλασσίκές</w:delText>
        </w:r>
      </w:del>
      <w:ins w:id="1603" w:author="ΜΗΤΣΕΑΣ ΗΛΙΑΣ" w:date="2025-12-16T10:14:00Z" w16du:dateUtc="2025-12-16T08:14:00Z">
        <w:r w:rsidR="00FA5CCE">
          <w:rPr>
            <w:rFonts w:ascii="Times New Roman" w:hAnsi="Times New Roman"/>
            <w:i w:val="0"/>
            <w:lang w:val="el-GR"/>
          </w:rPr>
          <w:t>Κλασικές</w:t>
        </w:r>
      </w:ins>
      <w:r>
        <w:rPr>
          <w:rFonts w:ascii="Times New Roman" w:hAnsi="Times New Roman"/>
          <w:i w:val="0"/>
          <w:lang w:val="el-GR"/>
        </w:rPr>
        <w:t xml:space="preserve"> Μέθοδοι</w:t>
      </w:r>
      <w:bookmarkEnd w:id="1601"/>
    </w:p>
    <w:p w14:paraId="683CF51B" w14:textId="77777777" w:rsidR="005E3987" w:rsidRDefault="005E3987" w:rsidP="005E3987">
      <w:pPr>
        <w:spacing w:before="120" w:after="120" w:line="360" w:lineRule="auto"/>
        <w:jc w:val="both"/>
        <w:rPr>
          <w:lang w:val="en-US" w:eastAsia="x-none"/>
        </w:rPr>
      </w:pPr>
      <w:r w:rsidRPr="005E3987">
        <w:rPr>
          <w:lang w:eastAsia="x-none"/>
        </w:rPr>
        <w:t>Πριν την ανάπτυξη των σύγχρονων νευρωνικών μοντέλων, η κατηγοριοποίηση κειμένου βασιζόταν σε παραδοσιακές μεθόδους μηχανικής μάθησης και στατιστικά χαρακτηριστικά των λέξεων (</w:t>
      </w:r>
      <w:r w:rsidRPr="005E3987">
        <w:rPr>
          <w:lang w:val="en-US" w:eastAsia="x-none"/>
        </w:rPr>
        <w:t>Manning</w:t>
      </w:r>
      <w:r w:rsidRPr="005E3987">
        <w:rPr>
          <w:lang w:eastAsia="x-none"/>
        </w:rPr>
        <w:t xml:space="preserve"> </w:t>
      </w:r>
      <w:r w:rsidRPr="005E3987">
        <w:rPr>
          <w:lang w:val="en-US" w:eastAsia="x-none"/>
        </w:rPr>
        <w:t>et</w:t>
      </w:r>
      <w:r w:rsidRPr="005E3987">
        <w:rPr>
          <w:lang w:eastAsia="x-none"/>
        </w:rPr>
        <w:t xml:space="preserve"> </w:t>
      </w:r>
      <w:r w:rsidRPr="005E3987">
        <w:rPr>
          <w:lang w:val="en-US" w:eastAsia="x-none"/>
        </w:rPr>
        <w:t>al</w:t>
      </w:r>
      <w:r w:rsidRPr="005E3987">
        <w:rPr>
          <w:lang w:eastAsia="x-none"/>
        </w:rPr>
        <w:t xml:space="preserve">., 2020). </w:t>
      </w:r>
      <w:r w:rsidR="007110E4">
        <w:rPr>
          <w:lang w:eastAsia="x-none"/>
        </w:rPr>
        <w:t>Μερικά παραδείγματα είναι</w:t>
      </w:r>
      <w:r w:rsidR="007110E4">
        <w:rPr>
          <w:lang w:val="en-US" w:eastAsia="x-none"/>
        </w:rPr>
        <w:t>:</w:t>
      </w:r>
    </w:p>
    <w:p w14:paraId="05940C6A" w14:textId="3E9BC1F4" w:rsidR="003B2FE5" w:rsidRPr="003B2FE5" w:rsidRDefault="003B2FE5" w:rsidP="003B2FE5">
      <w:pPr>
        <w:numPr>
          <w:ilvl w:val="0"/>
          <w:numId w:val="43"/>
        </w:numPr>
        <w:spacing w:before="120" w:after="120" w:line="360" w:lineRule="auto"/>
        <w:jc w:val="both"/>
        <w:rPr>
          <w:lang w:eastAsia="x-none"/>
        </w:rPr>
      </w:pPr>
      <w:r w:rsidRPr="003B2FE5">
        <w:rPr>
          <w:b/>
          <w:bCs/>
          <w:lang w:val="en-US" w:eastAsia="x-none"/>
        </w:rPr>
        <w:t>Bag</w:t>
      </w:r>
      <w:r w:rsidRPr="003B2FE5">
        <w:rPr>
          <w:b/>
          <w:bCs/>
          <w:lang w:eastAsia="x-none"/>
        </w:rPr>
        <w:t xml:space="preserve"> </w:t>
      </w:r>
      <w:r w:rsidRPr="003B2FE5">
        <w:rPr>
          <w:b/>
          <w:bCs/>
          <w:lang w:val="en-US" w:eastAsia="x-none"/>
        </w:rPr>
        <w:t>of</w:t>
      </w:r>
      <w:r w:rsidRPr="003B2FE5">
        <w:rPr>
          <w:b/>
          <w:bCs/>
          <w:lang w:eastAsia="x-none"/>
        </w:rPr>
        <w:t xml:space="preserve"> </w:t>
      </w:r>
      <w:r w:rsidRPr="003B2FE5">
        <w:rPr>
          <w:b/>
          <w:bCs/>
          <w:lang w:val="en-US" w:eastAsia="x-none"/>
        </w:rPr>
        <w:t>Words</w:t>
      </w:r>
      <w:r w:rsidRPr="003B2FE5">
        <w:rPr>
          <w:b/>
          <w:bCs/>
          <w:lang w:eastAsia="x-none"/>
        </w:rPr>
        <w:t xml:space="preserve"> (</w:t>
      </w:r>
      <w:r w:rsidRPr="003B2FE5">
        <w:rPr>
          <w:b/>
          <w:bCs/>
          <w:lang w:val="en-US" w:eastAsia="x-none"/>
        </w:rPr>
        <w:t>BoW</w:t>
      </w:r>
      <w:r w:rsidRPr="003B2FE5">
        <w:rPr>
          <w:b/>
          <w:bCs/>
          <w:lang w:eastAsia="x-none"/>
        </w:rPr>
        <w:t>)</w:t>
      </w:r>
      <w:r w:rsidRPr="003B2FE5">
        <w:rPr>
          <w:lang w:eastAsia="x-none"/>
        </w:rPr>
        <w:t xml:space="preserve">: Η μέθοδος </w:t>
      </w:r>
      <w:r w:rsidRPr="003B2FE5">
        <w:rPr>
          <w:lang w:val="en-US" w:eastAsia="x-none"/>
        </w:rPr>
        <w:t>BoW</w:t>
      </w:r>
      <w:r w:rsidRPr="003B2FE5">
        <w:rPr>
          <w:lang w:eastAsia="x-none"/>
        </w:rPr>
        <w:t xml:space="preserve"> είναι μία από τις πιο απλές, αλλά ταυτόχρονα αποτελεσματικές προσεγγίσεις για την αναπαράσταση κειμένων. Στη βάση αυτής, κάθε έγγραφο αναπαρίσταται ως </w:t>
      </w:r>
      <w:del w:id="1604" w:author="ΜΗΤΣΕΑΣ ΗΛΙΑΣ" w:date="2025-12-16T10:14:00Z" w16du:dateUtc="2025-12-16T08:14:00Z">
        <w:r w:rsidRPr="003B2FE5" w:rsidDel="00FA5CCE">
          <w:rPr>
            <w:lang w:eastAsia="x-none"/>
          </w:rPr>
          <w:delText>διανύσμα</w:delText>
        </w:r>
      </w:del>
      <w:ins w:id="1605" w:author="ΜΗΤΣΕΑΣ ΗΛΙΑΣ" w:date="2025-12-16T10:14:00Z" w16du:dateUtc="2025-12-16T08:14:00Z">
        <w:r w:rsidR="00FA5CCE" w:rsidRPr="003B2FE5">
          <w:rPr>
            <w:lang w:eastAsia="x-none"/>
          </w:rPr>
          <w:t>διάνυσμα</w:t>
        </w:r>
      </w:ins>
      <w:r w:rsidRPr="003B2FE5">
        <w:rPr>
          <w:lang w:eastAsia="x-none"/>
        </w:rPr>
        <w:t xml:space="preserve"> που περιλαμβάνει τη συχνότητα εμφάνισης κάθε λέξης από ένα καθορισμένο λεξιλόγιο. Αυτή η απλοϊκή προσέγγιση είναι χρήσιμη σε βασικές εφαρμογές κατηγοριοποίησης </w:t>
      </w:r>
      <w:r w:rsidRPr="005E3987">
        <w:rPr>
          <w:lang w:eastAsia="x-none"/>
        </w:rPr>
        <w:t>(</w:t>
      </w:r>
      <w:r w:rsidRPr="005E3987">
        <w:rPr>
          <w:lang w:val="en-US" w:eastAsia="x-none"/>
        </w:rPr>
        <w:t>Jurafsky</w:t>
      </w:r>
      <w:r w:rsidRPr="005E3987">
        <w:rPr>
          <w:lang w:eastAsia="x-none"/>
        </w:rPr>
        <w:t xml:space="preserve"> &amp; </w:t>
      </w:r>
      <w:r w:rsidRPr="005E3987">
        <w:rPr>
          <w:lang w:val="en-US" w:eastAsia="x-none"/>
        </w:rPr>
        <w:t>Martin</w:t>
      </w:r>
      <w:r w:rsidRPr="005E3987">
        <w:rPr>
          <w:lang w:eastAsia="x-none"/>
        </w:rPr>
        <w:t>, 2023).</w:t>
      </w:r>
    </w:p>
    <w:p w14:paraId="1BACFECD" w14:textId="77777777" w:rsidR="003B2FE5" w:rsidRPr="003B2FE5" w:rsidRDefault="003B2FE5" w:rsidP="003B2FE5">
      <w:pPr>
        <w:numPr>
          <w:ilvl w:val="0"/>
          <w:numId w:val="43"/>
        </w:numPr>
        <w:spacing w:before="120" w:after="120" w:line="360" w:lineRule="auto"/>
        <w:jc w:val="both"/>
        <w:rPr>
          <w:lang w:eastAsia="x-none"/>
        </w:rPr>
      </w:pPr>
      <w:r w:rsidRPr="003B2FE5">
        <w:rPr>
          <w:b/>
          <w:bCs/>
          <w:lang w:val="en-US" w:eastAsia="x-none"/>
        </w:rPr>
        <w:t>TF</w:t>
      </w:r>
      <w:r w:rsidRPr="003B2FE5">
        <w:rPr>
          <w:b/>
          <w:bCs/>
          <w:lang w:eastAsia="x-none"/>
        </w:rPr>
        <w:t>-</w:t>
      </w:r>
      <w:r w:rsidRPr="003B2FE5">
        <w:rPr>
          <w:b/>
          <w:bCs/>
          <w:lang w:val="en-US" w:eastAsia="x-none"/>
        </w:rPr>
        <w:t>IDF</w:t>
      </w:r>
      <w:r w:rsidRPr="003B2FE5">
        <w:rPr>
          <w:b/>
          <w:bCs/>
          <w:lang w:eastAsia="x-none"/>
        </w:rPr>
        <w:t xml:space="preserve"> (</w:t>
      </w:r>
      <w:r w:rsidRPr="003B2FE5">
        <w:rPr>
          <w:b/>
          <w:bCs/>
          <w:lang w:val="en-US" w:eastAsia="x-none"/>
        </w:rPr>
        <w:t>Term</w:t>
      </w:r>
      <w:r w:rsidRPr="003B2FE5">
        <w:rPr>
          <w:b/>
          <w:bCs/>
          <w:lang w:eastAsia="x-none"/>
        </w:rPr>
        <w:t xml:space="preserve"> </w:t>
      </w:r>
      <w:r w:rsidRPr="003B2FE5">
        <w:rPr>
          <w:b/>
          <w:bCs/>
          <w:lang w:val="en-US" w:eastAsia="x-none"/>
        </w:rPr>
        <w:t>Frequency</w:t>
      </w:r>
      <w:r w:rsidRPr="003B2FE5">
        <w:rPr>
          <w:b/>
          <w:bCs/>
          <w:lang w:eastAsia="x-none"/>
        </w:rPr>
        <w:t xml:space="preserve"> – </w:t>
      </w:r>
      <w:r w:rsidRPr="003B2FE5">
        <w:rPr>
          <w:b/>
          <w:bCs/>
          <w:lang w:val="en-US" w:eastAsia="x-none"/>
        </w:rPr>
        <w:t>Inverse</w:t>
      </w:r>
      <w:r w:rsidRPr="003B2FE5">
        <w:rPr>
          <w:b/>
          <w:bCs/>
          <w:lang w:eastAsia="x-none"/>
        </w:rPr>
        <w:t xml:space="preserve"> </w:t>
      </w:r>
      <w:r w:rsidRPr="003B2FE5">
        <w:rPr>
          <w:b/>
          <w:bCs/>
          <w:lang w:val="en-US" w:eastAsia="x-none"/>
        </w:rPr>
        <w:t>Document</w:t>
      </w:r>
      <w:r w:rsidRPr="003B2FE5">
        <w:rPr>
          <w:b/>
          <w:bCs/>
          <w:lang w:eastAsia="x-none"/>
        </w:rPr>
        <w:t xml:space="preserve"> </w:t>
      </w:r>
      <w:r w:rsidRPr="003B2FE5">
        <w:rPr>
          <w:b/>
          <w:bCs/>
          <w:lang w:val="en-US" w:eastAsia="x-none"/>
        </w:rPr>
        <w:t>Frequency</w:t>
      </w:r>
      <w:r w:rsidRPr="003B2FE5">
        <w:rPr>
          <w:b/>
          <w:bCs/>
          <w:lang w:eastAsia="x-none"/>
        </w:rPr>
        <w:t>)</w:t>
      </w:r>
      <w:r w:rsidRPr="003B2FE5">
        <w:rPr>
          <w:lang w:eastAsia="x-none"/>
        </w:rPr>
        <w:t xml:space="preserve">: Η μέθοδος </w:t>
      </w:r>
      <w:r w:rsidRPr="003B2FE5">
        <w:rPr>
          <w:lang w:val="en-US" w:eastAsia="x-none"/>
        </w:rPr>
        <w:t>TF</w:t>
      </w:r>
      <w:r w:rsidRPr="003B2FE5">
        <w:rPr>
          <w:lang w:eastAsia="x-none"/>
        </w:rPr>
        <w:t>-</w:t>
      </w:r>
      <w:r w:rsidRPr="003B2FE5">
        <w:rPr>
          <w:lang w:val="en-US" w:eastAsia="x-none"/>
        </w:rPr>
        <w:t>IDF</w:t>
      </w:r>
      <w:r w:rsidRPr="003B2FE5">
        <w:rPr>
          <w:lang w:eastAsia="x-none"/>
        </w:rPr>
        <w:t xml:space="preserve"> είναι δημοφιλής για την τελική στάθμιση λέξεων, η οποία λαμβάνει υπόψη τη </w:t>
      </w:r>
      <w:r w:rsidRPr="003B2FE5">
        <w:rPr>
          <w:lang w:eastAsia="x-none"/>
        </w:rPr>
        <w:lastRenderedPageBreak/>
        <w:t xml:space="preserve">συχνότητα εμφάνισης λέξεων σε ένα συγκεκριμένο έγγραφο σε σχέση με την κοινότητά τους σε όλα τα έγγραφα της συλλογής. Η χρήση της </w:t>
      </w:r>
      <w:r w:rsidRPr="003B2FE5">
        <w:rPr>
          <w:lang w:val="en-US" w:eastAsia="x-none"/>
        </w:rPr>
        <w:t>TF</w:t>
      </w:r>
      <w:r w:rsidRPr="003B2FE5">
        <w:rPr>
          <w:lang w:eastAsia="x-none"/>
        </w:rPr>
        <w:t>-</w:t>
      </w:r>
      <w:r w:rsidRPr="003B2FE5">
        <w:rPr>
          <w:lang w:val="en-US" w:eastAsia="x-none"/>
        </w:rPr>
        <w:t>IDF</w:t>
      </w:r>
      <w:r w:rsidRPr="003B2FE5">
        <w:rPr>
          <w:lang w:eastAsia="x-none"/>
        </w:rPr>
        <w:t xml:space="preserve"> μειώνει την επίδραση των κοινών λέξεων, οι οποίες συνήθως δεν φέρουν πληροφορία, καθώς επιτρέπει την επικέντρωση σε πιο σπάνιες λέξεις που είναι πιο ενημερωτικές για το κείμενο </w:t>
      </w:r>
      <w:r w:rsidRPr="005E3987">
        <w:rPr>
          <w:lang w:eastAsia="x-none"/>
        </w:rPr>
        <w:t>(</w:t>
      </w:r>
      <w:r w:rsidRPr="005E3987">
        <w:rPr>
          <w:lang w:val="en-US" w:eastAsia="x-none"/>
        </w:rPr>
        <w:t>Manning</w:t>
      </w:r>
      <w:r w:rsidRPr="005E3987">
        <w:rPr>
          <w:lang w:eastAsia="x-none"/>
        </w:rPr>
        <w:t xml:space="preserve"> </w:t>
      </w:r>
      <w:r w:rsidRPr="005E3987">
        <w:rPr>
          <w:lang w:val="en-US" w:eastAsia="x-none"/>
        </w:rPr>
        <w:t>et</w:t>
      </w:r>
      <w:r w:rsidRPr="005E3987">
        <w:rPr>
          <w:lang w:eastAsia="x-none"/>
        </w:rPr>
        <w:t xml:space="preserve"> </w:t>
      </w:r>
      <w:r w:rsidRPr="005E3987">
        <w:rPr>
          <w:lang w:val="en-US" w:eastAsia="x-none"/>
        </w:rPr>
        <w:t>al</w:t>
      </w:r>
      <w:r w:rsidRPr="005E3987">
        <w:rPr>
          <w:lang w:eastAsia="x-none"/>
        </w:rPr>
        <w:t>., 2020).</w:t>
      </w:r>
      <w:del w:id="1606" w:author="ΜΗΤΣΕΑΣ ΗΛΙΑΣ" w:date="2025-12-05T13:47:00Z" w16du:dateUtc="2025-12-05T11:47:00Z">
        <w:r w:rsidRPr="003B2FE5" w:rsidDel="00681E81">
          <w:rPr>
            <w:lang w:eastAsia="x-none"/>
          </w:rPr>
          <w:delText>.</w:delText>
        </w:r>
      </w:del>
    </w:p>
    <w:p w14:paraId="56B7AC1A" w14:textId="05BB013A" w:rsidR="003B2FE5" w:rsidRPr="003B2FE5" w:rsidRDefault="003B2FE5" w:rsidP="003B2FE5">
      <w:pPr>
        <w:numPr>
          <w:ilvl w:val="0"/>
          <w:numId w:val="43"/>
        </w:numPr>
        <w:spacing w:before="120" w:after="120" w:line="360" w:lineRule="auto"/>
        <w:jc w:val="both"/>
        <w:rPr>
          <w:lang w:eastAsia="x-none"/>
        </w:rPr>
      </w:pPr>
      <w:r w:rsidRPr="003B2FE5">
        <w:rPr>
          <w:b/>
          <w:bCs/>
          <w:lang w:val="en-US" w:eastAsia="x-none"/>
        </w:rPr>
        <w:t>Naive</w:t>
      </w:r>
      <w:r w:rsidRPr="003B2FE5">
        <w:rPr>
          <w:b/>
          <w:bCs/>
          <w:lang w:eastAsia="x-none"/>
        </w:rPr>
        <w:t xml:space="preserve"> </w:t>
      </w:r>
      <w:r w:rsidRPr="003B2FE5">
        <w:rPr>
          <w:b/>
          <w:bCs/>
          <w:lang w:val="en-US" w:eastAsia="x-none"/>
        </w:rPr>
        <w:t>Bayes</w:t>
      </w:r>
      <w:r w:rsidRPr="003B2FE5">
        <w:rPr>
          <w:b/>
          <w:bCs/>
          <w:lang w:eastAsia="x-none"/>
        </w:rPr>
        <w:t xml:space="preserve"> </w:t>
      </w:r>
      <w:r w:rsidRPr="003B2FE5">
        <w:rPr>
          <w:b/>
          <w:bCs/>
          <w:lang w:val="en-US" w:eastAsia="x-none"/>
        </w:rPr>
        <w:t>Classifier</w:t>
      </w:r>
      <w:r w:rsidRPr="003B2FE5">
        <w:rPr>
          <w:lang w:eastAsia="x-none"/>
        </w:rPr>
        <w:t xml:space="preserve">: Ο </w:t>
      </w:r>
      <w:r w:rsidRPr="003B2FE5">
        <w:rPr>
          <w:lang w:val="en-US" w:eastAsia="x-none"/>
        </w:rPr>
        <w:t>Naive</w:t>
      </w:r>
      <w:r w:rsidRPr="003B2FE5">
        <w:rPr>
          <w:lang w:eastAsia="x-none"/>
        </w:rPr>
        <w:t xml:space="preserve"> </w:t>
      </w:r>
      <w:r w:rsidRPr="003B2FE5">
        <w:rPr>
          <w:lang w:val="en-US" w:eastAsia="x-none"/>
        </w:rPr>
        <w:t>Bayes</w:t>
      </w:r>
      <w:r w:rsidRPr="003B2FE5">
        <w:rPr>
          <w:lang w:eastAsia="x-none"/>
        </w:rPr>
        <w:t xml:space="preserve"> είναι μια στατιστική μέθοδος που βασίζεται στο Θεώρημα του </w:t>
      </w:r>
      <w:r w:rsidRPr="003B2FE5">
        <w:rPr>
          <w:lang w:val="en-US" w:eastAsia="x-none"/>
        </w:rPr>
        <w:t>Bayes</w:t>
      </w:r>
      <w:r w:rsidRPr="003B2FE5">
        <w:rPr>
          <w:lang w:eastAsia="x-none"/>
        </w:rPr>
        <w:t xml:space="preserve">. Αυτή η μέθοδος υποθέτει ότι τα χαρακτηριστικά (δηλαδή οι λέξεις) είναι ανεξάρτητα και χρησιμοποιείται ευρέως στη ταξινόμηση </w:t>
      </w:r>
      <w:r w:rsidR="006D0C9B">
        <w:rPr>
          <w:lang w:eastAsia="x-none"/>
        </w:rPr>
        <w:t>ηλεκτρονικής αλληλογραφίας</w:t>
      </w:r>
      <w:r w:rsidRPr="003B2FE5">
        <w:rPr>
          <w:lang w:eastAsia="x-none"/>
        </w:rPr>
        <w:t xml:space="preserve"> και κριτικών. Η ικανότητα της μεθόδου να αποδομεί το πρόβλημα της κατηγοριοποίησης σε απλές συνθήκες ανεξαρτησίας</w:t>
      </w:r>
      <w:ins w:id="1607" w:author="ΜΗΤΣΕΑΣ ΗΛΙΑΣ" w:date="2025-12-05T13:48:00Z" w16du:dateUtc="2025-12-05T11:48:00Z">
        <w:r w:rsidR="00681E81">
          <w:rPr>
            <w:lang w:eastAsia="x-none"/>
          </w:rPr>
          <w:t>,</w:t>
        </w:r>
      </w:ins>
      <w:r w:rsidRPr="003B2FE5">
        <w:rPr>
          <w:lang w:eastAsia="x-none"/>
        </w:rPr>
        <w:t xml:space="preserve"> την καθιστά δημοφιλή στον τομέα της μηχανικής μάθησης </w:t>
      </w:r>
      <w:r w:rsidRPr="005E3987">
        <w:rPr>
          <w:lang w:eastAsia="x-none"/>
        </w:rPr>
        <w:t>(</w:t>
      </w:r>
      <w:r w:rsidRPr="005E3987">
        <w:rPr>
          <w:lang w:val="en-US" w:eastAsia="x-none"/>
        </w:rPr>
        <w:t>Manning</w:t>
      </w:r>
      <w:r w:rsidRPr="005E3987">
        <w:rPr>
          <w:lang w:eastAsia="x-none"/>
        </w:rPr>
        <w:t xml:space="preserve"> </w:t>
      </w:r>
      <w:r w:rsidRPr="005E3987">
        <w:rPr>
          <w:lang w:val="en-US" w:eastAsia="x-none"/>
        </w:rPr>
        <w:t>et</w:t>
      </w:r>
      <w:r w:rsidRPr="005E3987">
        <w:rPr>
          <w:lang w:eastAsia="x-none"/>
        </w:rPr>
        <w:t xml:space="preserve"> </w:t>
      </w:r>
      <w:r w:rsidRPr="005E3987">
        <w:rPr>
          <w:lang w:val="en-US" w:eastAsia="x-none"/>
        </w:rPr>
        <w:t>al</w:t>
      </w:r>
      <w:r w:rsidRPr="005E3987">
        <w:rPr>
          <w:lang w:eastAsia="x-none"/>
        </w:rPr>
        <w:t>., 2020)</w:t>
      </w:r>
      <w:r w:rsidRPr="003B2FE5">
        <w:rPr>
          <w:lang w:eastAsia="x-none"/>
        </w:rPr>
        <w:t>.</w:t>
      </w:r>
    </w:p>
    <w:p w14:paraId="5F525309" w14:textId="2444AC51" w:rsidR="003B2FE5" w:rsidRPr="003B2FE5" w:rsidRDefault="003B2FE5" w:rsidP="003B2FE5">
      <w:pPr>
        <w:numPr>
          <w:ilvl w:val="0"/>
          <w:numId w:val="43"/>
        </w:numPr>
        <w:spacing w:before="120" w:after="120" w:line="360" w:lineRule="auto"/>
        <w:jc w:val="both"/>
        <w:rPr>
          <w:lang w:eastAsia="x-none"/>
        </w:rPr>
      </w:pPr>
      <w:r w:rsidRPr="003B2FE5">
        <w:rPr>
          <w:b/>
          <w:bCs/>
          <w:lang w:val="en-US" w:eastAsia="x-none"/>
        </w:rPr>
        <w:t>Support</w:t>
      </w:r>
      <w:r w:rsidRPr="003B2FE5">
        <w:rPr>
          <w:b/>
          <w:bCs/>
          <w:lang w:eastAsia="x-none"/>
        </w:rPr>
        <w:t xml:space="preserve"> </w:t>
      </w:r>
      <w:r w:rsidRPr="003B2FE5">
        <w:rPr>
          <w:b/>
          <w:bCs/>
          <w:lang w:val="en-US" w:eastAsia="x-none"/>
        </w:rPr>
        <w:t>Vector</w:t>
      </w:r>
      <w:r w:rsidRPr="003B2FE5">
        <w:rPr>
          <w:b/>
          <w:bCs/>
          <w:lang w:eastAsia="x-none"/>
        </w:rPr>
        <w:t xml:space="preserve"> </w:t>
      </w:r>
      <w:r w:rsidRPr="003B2FE5">
        <w:rPr>
          <w:b/>
          <w:bCs/>
          <w:lang w:val="en-US" w:eastAsia="x-none"/>
        </w:rPr>
        <w:t>Machines</w:t>
      </w:r>
      <w:r w:rsidRPr="003B2FE5">
        <w:rPr>
          <w:b/>
          <w:bCs/>
          <w:lang w:eastAsia="x-none"/>
        </w:rPr>
        <w:t xml:space="preserve"> (</w:t>
      </w:r>
      <w:r w:rsidRPr="003B2FE5">
        <w:rPr>
          <w:b/>
          <w:bCs/>
          <w:lang w:val="en-US" w:eastAsia="x-none"/>
        </w:rPr>
        <w:t>SVM</w:t>
      </w:r>
      <w:r w:rsidRPr="003B2FE5">
        <w:rPr>
          <w:b/>
          <w:bCs/>
          <w:lang w:eastAsia="x-none"/>
        </w:rPr>
        <w:t>)</w:t>
      </w:r>
      <w:r w:rsidRPr="003B2FE5">
        <w:rPr>
          <w:lang w:eastAsia="x-none"/>
        </w:rPr>
        <w:t xml:space="preserve">: Τα </w:t>
      </w:r>
      <w:r w:rsidRPr="003B2FE5">
        <w:rPr>
          <w:lang w:val="en-US" w:eastAsia="x-none"/>
        </w:rPr>
        <w:t>SVM</w:t>
      </w:r>
      <w:r w:rsidRPr="003B2FE5">
        <w:rPr>
          <w:lang w:eastAsia="x-none"/>
        </w:rPr>
        <w:t xml:space="preserve"> χρησιμοποιούν μια γεωμετρική προσέγγιση για να δημιουργήσουν ένα υπερεπίπεδο στον διανυσματικό χώρο των χαρακτηριστικών</w:t>
      </w:r>
      <w:ins w:id="1608" w:author="ΜΗΤΣΕΑΣ ΗΛΙΑΣ" w:date="2025-12-05T13:48:00Z" w16du:dateUtc="2025-12-05T11:48:00Z">
        <w:r w:rsidR="00681E81">
          <w:rPr>
            <w:lang w:eastAsia="x-none"/>
          </w:rPr>
          <w:t>,</w:t>
        </w:r>
      </w:ins>
      <w:r w:rsidRPr="003B2FE5">
        <w:rPr>
          <w:lang w:eastAsia="x-none"/>
        </w:rPr>
        <w:t xml:space="preserve"> με σκοπό τον διαχωρισμό των κατηγοριών. Αυτή η μέθοδος τείνει να προσφέρει καλύτερη απόδοση σε πολύπλοκα δεδομένα σε σύγκριση με τον </w:t>
      </w:r>
      <w:r w:rsidRPr="003B2FE5">
        <w:rPr>
          <w:lang w:val="en-US" w:eastAsia="x-none"/>
        </w:rPr>
        <w:t>Naive</w:t>
      </w:r>
      <w:r w:rsidRPr="003B2FE5">
        <w:rPr>
          <w:lang w:eastAsia="x-none"/>
        </w:rPr>
        <w:t xml:space="preserve"> </w:t>
      </w:r>
      <w:r w:rsidRPr="003B2FE5">
        <w:rPr>
          <w:lang w:val="en-US" w:eastAsia="x-none"/>
        </w:rPr>
        <w:t>Bayes</w:t>
      </w:r>
      <w:r w:rsidRPr="003B2FE5">
        <w:rPr>
          <w:lang w:eastAsia="x-none"/>
        </w:rPr>
        <w:t xml:space="preserve">, καθώς ενσωματώνει παραμέτρους όπως η απόσταση από το υπερεπίπεδο </w:t>
      </w:r>
      <w:r w:rsidRPr="005E3987">
        <w:rPr>
          <w:lang w:eastAsia="x-none"/>
        </w:rPr>
        <w:t>(</w:t>
      </w:r>
      <w:r w:rsidRPr="005E3987">
        <w:rPr>
          <w:lang w:val="en-US" w:eastAsia="x-none"/>
        </w:rPr>
        <w:t>Manning</w:t>
      </w:r>
      <w:r w:rsidRPr="005E3987">
        <w:rPr>
          <w:lang w:eastAsia="x-none"/>
        </w:rPr>
        <w:t xml:space="preserve"> </w:t>
      </w:r>
      <w:r w:rsidRPr="005E3987">
        <w:rPr>
          <w:lang w:val="en-US" w:eastAsia="x-none"/>
        </w:rPr>
        <w:t>et</w:t>
      </w:r>
      <w:r w:rsidRPr="005E3987">
        <w:rPr>
          <w:lang w:eastAsia="x-none"/>
        </w:rPr>
        <w:t xml:space="preserve"> </w:t>
      </w:r>
      <w:r w:rsidRPr="005E3987">
        <w:rPr>
          <w:lang w:val="en-US" w:eastAsia="x-none"/>
        </w:rPr>
        <w:t>al</w:t>
      </w:r>
      <w:r w:rsidRPr="005E3987">
        <w:rPr>
          <w:lang w:eastAsia="x-none"/>
        </w:rPr>
        <w:t>., 2020)</w:t>
      </w:r>
      <w:r w:rsidRPr="003B2FE5">
        <w:rPr>
          <w:lang w:eastAsia="x-none"/>
        </w:rPr>
        <w:t>.</w:t>
      </w:r>
    </w:p>
    <w:p w14:paraId="74486831" w14:textId="0DD06926" w:rsidR="007110E4" w:rsidRPr="003B2FE5" w:rsidRDefault="003B2FE5" w:rsidP="005E3987">
      <w:pPr>
        <w:numPr>
          <w:ilvl w:val="0"/>
          <w:numId w:val="43"/>
        </w:numPr>
        <w:spacing w:before="120" w:after="120" w:line="360" w:lineRule="auto"/>
        <w:jc w:val="both"/>
        <w:rPr>
          <w:lang w:eastAsia="x-none"/>
        </w:rPr>
      </w:pPr>
      <w:r w:rsidRPr="003B2FE5">
        <w:rPr>
          <w:b/>
          <w:bCs/>
          <w:lang w:val="en-US" w:eastAsia="x-none"/>
        </w:rPr>
        <w:t>K</w:t>
      </w:r>
      <w:r w:rsidRPr="003B2FE5">
        <w:rPr>
          <w:b/>
          <w:bCs/>
          <w:lang w:eastAsia="x-none"/>
        </w:rPr>
        <w:t>-</w:t>
      </w:r>
      <w:r w:rsidRPr="003B2FE5">
        <w:rPr>
          <w:b/>
          <w:bCs/>
          <w:lang w:val="en-US" w:eastAsia="x-none"/>
        </w:rPr>
        <w:t>Nearest</w:t>
      </w:r>
      <w:r w:rsidRPr="003B2FE5">
        <w:rPr>
          <w:b/>
          <w:bCs/>
          <w:lang w:eastAsia="x-none"/>
        </w:rPr>
        <w:t xml:space="preserve"> </w:t>
      </w:r>
      <w:r w:rsidRPr="003B2FE5">
        <w:rPr>
          <w:b/>
          <w:bCs/>
          <w:lang w:val="en-US" w:eastAsia="x-none"/>
        </w:rPr>
        <w:t>Neighbors</w:t>
      </w:r>
      <w:r w:rsidRPr="003B2FE5">
        <w:rPr>
          <w:b/>
          <w:bCs/>
          <w:lang w:eastAsia="x-none"/>
        </w:rPr>
        <w:t xml:space="preserve"> (</w:t>
      </w:r>
      <w:r w:rsidRPr="003B2FE5">
        <w:rPr>
          <w:b/>
          <w:bCs/>
          <w:lang w:val="en-US" w:eastAsia="x-none"/>
        </w:rPr>
        <w:t>KNN</w:t>
      </w:r>
      <w:r w:rsidRPr="003B2FE5">
        <w:rPr>
          <w:b/>
          <w:bCs/>
          <w:lang w:eastAsia="x-none"/>
        </w:rPr>
        <w:t>)</w:t>
      </w:r>
      <w:r w:rsidRPr="003B2FE5">
        <w:rPr>
          <w:lang w:eastAsia="x-none"/>
        </w:rPr>
        <w:t xml:space="preserve">: Η μέθοδος </w:t>
      </w:r>
      <w:r w:rsidRPr="003B2FE5">
        <w:rPr>
          <w:lang w:val="en-US" w:eastAsia="x-none"/>
        </w:rPr>
        <w:t>KNN</w:t>
      </w:r>
      <w:r w:rsidRPr="003B2FE5">
        <w:rPr>
          <w:lang w:eastAsia="x-none"/>
        </w:rPr>
        <w:t xml:space="preserve"> στηρίζεται στη μέτρηση της ομοιότητας μεταξύ εγγράφων. Χρησιμοποιεί συνήθως τεχνικές, όπως η </w:t>
      </w:r>
      <w:r w:rsidRPr="003B2FE5">
        <w:rPr>
          <w:lang w:val="en-US" w:eastAsia="x-none"/>
        </w:rPr>
        <w:t>cosine</w:t>
      </w:r>
      <w:r w:rsidRPr="003B2FE5">
        <w:rPr>
          <w:lang w:eastAsia="x-none"/>
        </w:rPr>
        <w:t xml:space="preserve"> </w:t>
      </w:r>
      <w:r w:rsidRPr="003B2FE5">
        <w:rPr>
          <w:lang w:val="en-US" w:eastAsia="x-none"/>
        </w:rPr>
        <w:t>similarity</w:t>
      </w:r>
      <w:r w:rsidRPr="003B2FE5">
        <w:rPr>
          <w:lang w:eastAsia="x-none"/>
        </w:rPr>
        <w:t>, για να ταξινομεί ένα νέο έγγραφο σύμφωνα με τις κατηγορίες των πλησιέστερων γειτόνων του. Η προσέγγιση αυτή έχει εφαρμογές σε ποικίλες περιοχές, όπως η ανάλυση κοινωνικών δικτύων και η σύσταση προϊόντων.</w:t>
      </w:r>
    </w:p>
    <w:p w14:paraId="18D21D88" w14:textId="77777777" w:rsidR="005E3987" w:rsidRDefault="005E3987" w:rsidP="005E3987">
      <w:pPr>
        <w:spacing w:before="120" w:after="120" w:line="360" w:lineRule="auto"/>
        <w:jc w:val="both"/>
        <w:rPr>
          <w:ins w:id="1609" w:author="ΜΗΤΣΕΑΣ ΗΛΙΑΣ" w:date="2025-12-15T10:32:00Z" w16du:dateUtc="2025-12-15T08:32:00Z"/>
          <w:lang w:eastAsia="x-none"/>
        </w:rPr>
      </w:pPr>
      <w:r w:rsidRPr="005E3987">
        <w:rPr>
          <w:lang w:eastAsia="x-none"/>
        </w:rPr>
        <w:t xml:space="preserve">Οι παραδοσιακές αυτές μέθοδοι χαρακτηρίζονται από απλότητα, ταχύτητα εκπαίδευσης και χαμηλές απαιτήσεις σε δεδομένα, αλλά περιορίζονται σε σχέση με τη δυνατότητα κατανόησης σύνθετων συμφραζομένων και πολυσημίας της γλώσσας. Παράλληλα, αποτελούν τη βάση για την κατανόηση των σύγχρονων τεχνικών </w:t>
      </w:r>
      <w:r w:rsidRPr="005E3987">
        <w:rPr>
          <w:lang w:val="en-US" w:eastAsia="x-none"/>
        </w:rPr>
        <w:t>embeddings</w:t>
      </w:r>
      <w:r w:rsidRPr="005E3987">
        <w:rPr>
          <w:lang w:eastAsia="x-none"/>
        </w:rPr>
        <w:t xml:space="preserve"> και νευρωνικών δικτύων, καθώς πολλά μοντέλα εξακολουθούν να χρησιμοποιούν </w:t>
      </w:r>
      <w:r w:rsidRPr="005E3987">
        <w:rPr>
          <w:lang w:val="en-US" w:eastAsia="x-none"/>
        </w:rPr>
        <w:t>BoW</w:t>
      </w:r>
      <w:r w:rsidRPr="005E3987">
        <w:rPr>
          <w:lang w:eastAsia="x-none"/>
        </w:rPr>
        <w:t xml:space="preserve"> ή </w:t>
      </w:r>
      <w:r w:rsidRPr="005E3987">
        <w:rPr>
          <w:lang w:val="en-US" w:eastAsia="x-none"/>
        </w:rPr>
        <w:t>TF</w:t>
      </w:r>
      <w:r w:rsidRPr="005E3987">
        <w:rPr>
          <w:lang w:eastAsia="x-none"/>
        </w:rPr>
        <w:t>-</w:t>
      </w:r>
      <w:r w:rsidRPr="005E3987">
        <w:rPr>
          <w:lang w:val="en-US" w:eastAsia="x-none"/>
        </w:rPr>
        <w:t>IDF</w:t>
      </w:r>
      <w:r w:rsidRPr="005E3987">
        <w:rPr>
          <w:lang w:eastAsia="x-none"/>
        </w:rPr>
        <w:t xml:space="preserve"> ως </w:t>
      </w:r>
      <w:r w:rsidRPr="005E3987">
        <w:rPr>
          <w:lang w:val="en-US" w:eastAsia="x-none"/>
        </w:rPr>
        <w:t>features</w:t>
      </w:r>
      <w:r w:rsidRPr="005E3987">
        <w:rPr>
          <w:lang w:eastAsia="x-none"/>
        </w:rPr>
        <w:t xml:space="preserve"> για ταξινόμηση (</w:t>
      </w:r>
      <w:r w:rsidRPr="005E3987">
        <w:rPr>
          <w:lang w:val="en-US" w:eastAsia="x-none"/>
        </w:rPr>
        <w:t>Minaee</w:t>
      </w:r>
      <w:r w:rsidRPr="005E3987">
        <w:rPr>
          <w:lang w:eastAsia="x-none"/>
        </w:rPr>
        <w:t xml:space="preserve"> </w:t>
      </w:r>
      <w:r w:rsidRPr="005E3987">
        <w:rPr>
          <w:lang w:val="en-US" w:eastAsia="x-none"/>
        </w:rPr>
        <w:t>et</w:t>
      </w:r>
      <w:r w:rsidRPr="005E3987">
        <w:rPr>
          <w:lang w:eastAsia="x-none"/>
        </w:rPr>
        <w:t xml:space="preserve"> </w:t>
      </w:r>
      <w:r w:rsidRPr="005E3987">
        <w:rPr>
          <w:lang w:val="en-US" w:eastAsia="x-none"/>
        </w:rPr>
        <w:t>al</w:t>
      </w:r>
      <w:r w:rsidRPr="005E3987">
        <w:rPr>
          <w:lang w:eastAsia="x-none"/>
        </w:rPr>
        <w:t>., 2021).</w:t>
      </w:r>
    </w:p>
    <w:p w14:paraId="096D6F11" w14:textId="77777777" w:rsidR="00C36828" w:rsidRDefault="00C36828" w:rsidP="005E3987">
      <w:pPr>
        <w:spacing w:before="120" w:after="120" w:line="360" w:lineRule="auto"/>
        <w:jc w:val="both"/>
        <w:rPr>
          <w:lang w:eastAsia="x-none"/>
        </w:rPr>
      </w:pPr>
    </w:p>
    <w:p w14:paraId="23DF8B44" w14:textId="77777777" w:rsidR="00450A4F" w:rsidRDefault="00450A4F" w:rsidP="005E3987">
      <w:pPr>
        <w:spacing w:before="120" w:after="120" w:line="360" w:lineRule="auto"/>
        <w:jc w:val="both"/>
        <w:rPr>
          <w:ins w:id="1610" w:author="ΜΗΤΣΕΑΣ ΗΛΙΑΣ" w:date="2025-12-15T10:32:00Z" w16du:dateUtc="2025-12-15T08:32:00Z"/>
          <w:lang w:eastAsia="x-none"/>
        </w:rPr>
      </w:pPr>
    </w:p>
    <w:tbl>
      <w:tblPr>
        <w:tblStyle w:val="a9"/>
        <w:tblW w:w="0" w:type="auto"/>
        <w:jc w:val="center"/>
        <w:tblLook w:val="04A0" w:firstRow="1" w:lastRow="0" w:firstColumn="1" w:lastColumn="0" w:noHBand="0" w:noVBand="1"/>
        <w:tblPrChange w:id="1611" w:author="ΜΗΤΣΕΑΣ ΗΛΙΑΣ" w:date="2025-12-16T09:34:00Z" w16du:dateUtc="2025-12-16T07:34:00Z">
          <w:tblPr>
            <w:tblStyle w:val="a9"/>
            <w:tblW w:w="0" w:type="auto"/>
            <w:jc w:val="center"/>
            <w:tblLook w:val="04A0" w:firstRow="1" w:lastRow="0" w:firstColumn="1" w:lastColumn="0" w:noHBand="0" w:noVBand="1"/>
          </w:tblPr>
        </w:tblPrChange>
      </w:tblPr>
      <w:tblGrid>
        <w:gridCol w:w="1410"/>
        <w:gridCol w:w="2183"/>
        <w:gridCol w:w="1723"/>
        <w:gridCol w:w="1756"/>
        <w:gridCol w:w="1660"/>
        <w:tblGridChange w:id="1612">
          <w:tblGrid>
            <w:gridCol w:w="1410"/>
            <w:gridCol w:w="4"/>
            <w:gridCol w:w="2179"/>
            <w:gridCol w:w="68"/>
            <w:gridCol w:w="1655"/>
            <w:gridCol w:w="1756"/>
            <w:gridCol w:w="1660"/>
          </w:tblGrid>
        </w:tblGridChange>
      </w:tblGrid>
      <w:tr w:rsidR="007D796E" w:rsidRPr="006501DB" w14:paraId="538F65CE" w14:textId="77777777" w:rsidTr="00147F53">
        <w:trPr>
          <w:jc w:val="center"/>
          <w:ins w:id="1613" w:author="ΜΗΤΣΕΑΣ ΗΛΙΑΣ" w:date="2025-12-15T10:32:00Z"/>
          <w:trPrChange w:id="1614" w:author="ΜΗΤΣΕΑΣ ΗΛΙΑΣ" w:date="2025-12-16T09:34:00Z" w16du:dateUtc="2025-12-16T07:34:00Z">
            <w:trPr>
              <w:jc w:val="center"/>
            </w:trPr>
          </w:trPrChange>
        </w:trPr>
        <w:tc>
          <w:tcPr>
            <w:tcW w:w="1414" w:type="dxa"/>
            <w:vAlign w:val="center"/>
            <w:tcPrChange w:id="1615" w:author="ΜΗΤΣΕΑΣ ΗΛΙΑΣ" w:date="2025-12-16T09:34:00Z" w16du:dateUtc="2025-12-16T07:34:00Z">
              <w:tcPr>
                <w:tcW w:w="1446" w:type="dxa"/>
                <w:gridSpan w:val="2"/>
              </w:tcPr>
            </w:tcPrChange>
          </w:tcPr>
          <w:p w14:paraId="477515A2" w14:textId="6B32F337" w:rsidR="00C36828" w:rsidRPr="007D796E" w:rsidRDefault="007D796E" w:rsidP="006118A6">
            <w:pPr>
              <w:jc w:val="both"/>
              <w:rPr>
                <w:ins w:id="1616" w:author="ΜΗΤΣΕΑΣ ΗΛΙΑΣ" w:date="2025-12-15T10:32:00Z" w16du:dateUtc="2025-12-15T08:32:00Z"/>
              </w:rPr>
            </w:pPr>
            <w:ins w:id="1617" w:author="ΜΗΤΣΕΑΣ ΗΛΙΑΣ" w:date="2025-12-15T10:40:00Z" w16du:dateUtc="2025-12-15T08:40:00Z">
              <w:r>
                <w:lastRenderedPageBreak/>
                <w:t>Αλγόριθμος</w:t>
              </w:r>
            </w:ins>
          </w:p>
        </w:tc>
        <w:tc>
          <w:tcPr>
            <w:tcW w:w="2247" w:type="dxa"/>
            <w:vAlign w:val="center"/>
            <w:tcPrChange w:id="1618" w:author="ΜΗΤΣΕΑΣ ΗΛΙΑΣ" w:date="2025-12-16T09:34:00Z" w16du:dateUtc="2025-12-16T07:34:00Z">
              <w:tcPr>
                <w:tcW w:w="2787" w:type="dxa"/>
                <w:gridSpan w:val="2"/>
              </w:tcPr>
            </w:tcPrChange>
          </w:tcPr>
          <w:p w14:paraId="71CBB134" w14:textId="28E4A47A" w:rsidR="00C36828" w:rsidRPr="006501DB" w:rsidRDefault="007D796E" w:rsidP="006118A6">
            <w:pPr>
              <w:jc w:val="both"/>
              <w:rPr>
                <w:ins w:id="1619" w:author="ΜΗΤΣΕΑΣ ΗΛΙΑΣ" w:date="2025-12-15T10:32:00Z" w16du:dateUtc="2025-12-15T08:32:00Z"/>
              </w:rPr>
            </w:pPr>
            <w:ins w:id="1620" w:author="ΜΗΤΣΕΑΣ ΗΛΙΑΣ" w:date="2025-12-15T10:40:00Z" w16du:dateUtc="2025-12-15T08:40:00Z">
              <w:r>
                <w:t>Κατηγορία</w:t>
              </w:r>
            </w:ins>
          </w:p>
        </w:tc>
        <w:tc>
          <w:tcPr>
            <w:tcW w:w="1655" w:type="dxa"/>
            <w:vAlign w:val="center"/>
            <w:tcPrChange w:id="1621" w:author="ΜΗΤΣΕΑΣ ΗΛΙΑΣ" w:date="2025-12-16T09:34:00Z" w16du:dateUtc="2025-12-16T07:34:00Z">
              <w:tcPr>
                <w:tcW w:w="1792" w:type="dxa"/>
              </w:tcPr>
            </w:tcPrChange>
          </w:tcPr>
          <w:p w14:paraId="2E5A116D" w14:textId="1A478558" w:rsidR="00C36828" w:rsidRPr="007D796E" w:rsidRDefault="007D796E" w:rsidP="006118A6">
            <w:pPr>
              <w:jc w:val="both"/>
              <w:rPr>
                <w:ins w:id="1622" w:author="ΜΗΤΣΕΑΣ ΗΛΙΑΣ" w:date="2025-12-15T10:32:00Z" w16du:dateUtc="2025-12-15T08:32:00Z"/>
                <w:rPrChange w:id="1623" w:author="ΜΗΤΣΕΑΣ ΗΛΙΑΣ" w:date="2025-12-15T10:40:00Z" w16du:dateUtc="2025-12-15T08:40:00Z">
                  <w:rPr>
                    <w:ins w:id="1624" w:author="ΜΗΤΣΕΑΣ ΗΛΙΑΣ" w:date="2025-12-15T10:32:00Z" w16du:dateUtc="2025-12-15T08:32:00Z"/>
                    <w:lang w:val="en-US"/>
                  </w:rPr>
                </w:rPrChange>
              </w:rPr>
            </w:pPr>
            <w:ins w:id="1625" w:author="ΜΗΤΣΕΑΣ ΗΛΙΑΣ" w:date="2025-12-15T10:40:00Z" w16du:dateUtc="2025-12-15T08:40:00Z">
              <w:r>
                <w:t>Χρήση</w:t>
              </w:r>
            </w:ins>
          </w:p>
        </w:tc>
        <w:tc>
          <w:tcPr>
            <w:tcW w:w="1756" w:type="dxa"/>
            <w:vAlign w:val="center"/>
            <w:tcPrChange w:id="1626" w:author="ΜΗΤΣΕΑΣ ΗΛΙΑΣ" w:date="2025-12-16T09:34:00Z" w16du:dateUtc="2025-12-16T07:34:00Z">
              <w:tcPr>
                <w:tcW w:w="1141" w:type="dxa"/>
              </w:tcPr>
            </w:tcPrChange>
          </w:tcPr>
          <w:p w14:paraId="505B4E0D" w14:textId="28A9E47A" w:rsidR="00C36828" w:rsidRPr="006501DB" w:rsidRDefault="007D796E" w:rsidP="006118A6">
            <w:pPr>
              <w:jc w:val="both"/>
              <w:rPr>
                <w:ins w:id="1627" w:author="ΜΗΤΣΕΑΣ ΗΛΙΑΣ" w:date="2025-12-15T10:32:00Z" w16du:dateUtc="2025-12-15T08:32:00Z"/>
              </w:rPr>
            </w:pPr>
            <w:ins w:id="1628" w:author="ΜΗΤΣΕΑΣ ΗΛΙΑΣ" w:date="2025-12-15T10:40:00Z" w16du:dateUtc="2025-12-15T08:40:00Z">
              <w:r>
                <w:t>Πλεονεκτήματα</w:t>
              </w:r>
            </w:ins>
          </w:p>
        </w:tc>
        <w:tc>
          <w:tcPr>
            <w:tcW w:w="1660" w:type="dxa"/>
            <w:vAlign w:val="center"/>
            <w:tcPrChange w:id="1629" w:author="ΜΗΤΣΕΑΣ ΗΛΙΑΣ" w:date="2025-12-16T09:34:00Z" w16du:dateUtc="2025-12-16T07:34:00Z">
              <w:tcPr>
                <w:tcW w:w="1403" w:type="dxa"/>
              </w:tcPr>
            </w:tcPrChange>
          </w:tcPr>
          <w:p w14:paraId="59CE1F30" w14:textId="4F8DBC57" w:rsidR="00C36828" w:rsidRPr="006501DB" w:rsidRDefault="007D796E" w:rsidP="006118A6">
            <w:pPr>
              <w:jc w:val="both"/>
              <w:rPr>
                <w:ins w:id="1630" w:author="ΜΗΤΣΕΑΣ ΗΛΙΑΣ" w:date="2025-12-15T10:32:00Z" w16du:dateUtc="2025-12-15T08:32:00Z"/>
              </w:rPr>
            </w:pPr>
            <w:ins w:id="1631" w:author="ΜΗΤΣΕΑΣ ΗΛΙΑΣ" w:date="2025-12-15T10:41:00Z" w16du:dateUtc="2025-12-15T08:41:00Z">
              <w:r>
                <w:t>Περιορισμ</w:t>
              </w:r>
            </w:ins>
            <w:ins w:id="1632" w:author="ΜΗΤΣΕΑΣ ΗΛΙΑΣ" w:date="2025-12-15T10:42:00Z" w16du:dateUtc="2025-12-15T08:42:00Z">
              <w:r>
                <w:t>οί</w:t>
              </w:r>
            </w:ins>
          </w:p>
        </w:tc>
      </w:tr>
      <w:tr w:rsidR="007D796E" w:rsidRPr="006501DB" w14:paraId="7AC20DAD" w14:textId="77777777" w:rsidTr="00147F53">
        <w:trPr>
          <w:jc w:val="center"/>
          <w:ins w:id="1633" w:author="ΜΗΤΣΕΑΣ ΗΛΙΑΣ" w:date="2025-12-15T10:32:00Z"/>
          <w:trPrChange w:id="1634" w:author="ΜΗΤΣΕΑΣ ΗΛΙΑΣ" w:date="2025-12-16T09:34:00Z" w16du:dateUtc="2025-12-16T07:34:00Z">
            <w:trPr>
              <w:jc w:val="center"/>
            </w:trPr>
          </w:trPrChange>
        </w:trPr>
        <w:tc>
          <w:tcPr>
            <w:tcW w:w="1414" w:type="dxa"/>
            <w:vAlign w:val="center"/>
            <w:tcPrChange w:id="1635" w:author="ΜΗΤΣΕΑΣ ΗΛΙΑΣ" w:date="2025-12-16T09:34:00Z" w16du:dateUtc="2025-12-16T07:34:00Z">
              <w:tcPr>
                <w:tcW w:w="1446" w:type="dxa"/>
                <w:gridSpan w:val="2"/>
              </w:tcPr>
            </w:tcPrChange>
          </w:tcPr>
          <w:p w14:paraId="3F4162DB" w14:textId="1A4D1FEB" w:rsidR="00C36828" w:rsidRPr="007D796E" w:rsidRDefault="007D796E" w:rsidP="006118A6">
            <w:pPr>
              <w:jc w:val="both"/>
              <w:rPr>
                <w:ins w:id="1636" w:author="ΜΗΤΣΕΑΣ ΗΛΙΑΣ" w:date="2025-12-15T10:32:00Z" w16du:dateUtc="2025-12-15T08:32:00Z"/>
                <w:rPrChange w:id="1637" w:author="ΜΗΤΣΕΑΣ ΗΛΙΑΣ" w:date="2025-12-15T10:47:00Z" w16du:dateUtc="2025-12-15T08:47:00Z">
                  <w:rPr>
                    <w:ins w:id="1638" w:author="ΜΗΤΣΕΑΣ ΗΛΙΑΣ" w:date="2025-12-15T10:32:00Z" w16du:dateUtc="2025-12-15T08:32:00Z"/>
                    <w:lang w:val="en-US"/>
                  </w:rPr>
                </w:rPrChange>
              </w:rPr>
            </w:pPr>
            <w:ins w:id="1639" w:author="ΜΗΤΣΕΑΣ ΗΛΙΑΣ" w:date="2025-12-15T10:46:00Z" w16du:dateUtc="2025-12-15T08:46:00Z">
              <w:r w:rsidRPr="007D796E">
                <w:rPr>
                  <w:lang w:val="en-US" w:eastAsia="x-none"/>
                  <w:rPrChange w:id="1640" w:author="ΜΗΤΣΕΑΣ ΗΛΙΑΣ" w:date="2025-12-15T10:47:00Z" w16du:dateUtc="2025-12-15T08:47:00Z">
                    <w:rPr>
                      <w:b/>
                      <w:bCs/>
                      <w:lang w:val="en-US" w:eastAsia="x-none"/>
                    </w:rPr>
                  </w:rPrChange>
                </w:rPr>
                <w:t>Bag</w:t>
              </w:r>
              <w:r w:rsidRPr="007D796E">
                <w:rPr>
                  <w:lang w:eastAsia="x-none"/>
                  <w:rPrChange w:id="1641" w:author="ΜΗΤΣΕΑΣ ΗΛΙΑΣ" w:date="2025-12-15T10:47:00Z" w16du:dateUtc="2025-12-15T08:47:00Z">
                    <w:rPr>
                      <w:b/>
                      <w:bCs/>
                      <w:lang w:eastAsia="x-none"/>
                    </w:rPr>
                  </w:rPrChange>
                </w:rPr>
                <w:t xml:space="preserve"> </w:t>
              </w:r>
              <w:r w:rsidRPr="007D796E">
                <w:rPr>
                  <w:lang w:val="en-US" w:eastAsia="x-none"/>
                  <w:rPrChange w:id="1642" w:author="ΜΗΤΣΕΑΣ ΗΛΙΑΣ" w:date="2025-12-15T10:47:00Z" w16du:dateUtc="2025-12-15T08:47:00Z">
                    <w:rPr>
                      <w:b/>
                      <w:bCs/>
                      <w:lang w:val="en-US" w:eastAsia="x-none"/>
                    </w:rPr>
                  </w:rPrChange>
                </w:rPr>
                <w:t>of</w:t>
              </w:r>
              <w:r w:rsidRPr="007D796E">
                <w:rPr>
                  <w:lang w:eastAsia="x-none"/>
                  <w:rPrChange w:id="1643" w:author="ΜΗΤΣΕΑΣ ΗΛΙΑΣ" w:date="2025-12-15T10:47:00Z" w16du:dateUtc="2025-12-15T08:47:00Z">
                    <w:rPr>
                      <w:b/>
                      <w:bCs/>
                      <w:lang w:eastAsia="x-none"/>
                    </w:rPr>
                  </w:rPrChange>
                </w:rPr>
                <w:t xml:space="preserve"> </w:t>
              </w:r>
              <w:r w:rsidRPr="007D796E">
                <w:rPr>
                  <w:lang w:val="en-US" w:eastAsia="x-none"/>
                  <w:rPrChange w:id="1644" w:author="ΜΗΤΣΕΑΣ ΗΛΙΑΣ" w:date="2025-12-15T10:47:00Z" w16du:dateUtc="2025-12-15T08:47:00Z">
                    <w:rPr>
                      <w:b/>
                      <w:bCs/>
                      <w:lang w:val="en-US" w:eastAsia="x-none"/>
                    </w:rPr>
                  </w:rPrChange>
                </w:rPr>
                <w:t>Words</w:t>
              </w:r>
              <w:r w:rsidRPr="007D796E">
                <w:rPr>
                  <w:lang w:eastAsia="x-none"/>
                  <w:rPrChange w:id="1645" w:author="ΜΗΤΣΕΑΣ ΗΛΙΑΣ" w:date="2025-12-15T10:47:00Z" w16du:dateUtc="2025-12-15T08:47:00Z">
                    <w:rPr>
                      <w:b/>
                      <w:bCs/>
                      <w:lang w:eastAsia="x-none"/>
                    </w:rPr>
                  </w:rPrChange>
                </w:rPr>
                <w:t xml:space="preserve"> (</w:t>
              </w:r>
              <w:r w:rsidRPr="007D796E">
                <w:rPr>
                  <w:lang w:val="en-US" w:eastAsia="x-none"/>
                  <w:rPrChange w:id="1646" w:author="ΜΗΤΣΕΑΣ ΗΛΙΑΣ" w:date="2025-12-15T10:47:00Z" w16du:dateUtc="2025-12-15T08:47:00Z">
                    <w:rPr>
                      <w:b/>
                      <w:bCs/>
                      <w:lang w:val="en-US" w:eastAsia="x-none"/>
                    </w:rPr>
                  </w:rPrChange>
                </w:rPr>
                <w:t>BoW</w:t>
              </w:r>
              <w:r w:rsidRPr="007D796E">
                <w:rPr>
                  <w:lang w:eastAsia="x-none"/>
                  <w:rPrChange w:id="1647" w:author="ΜΗΤΣΕΑΣ ΗΛΙΑΣ" w:date="2025-12-15T10:47:00Z" w16du:dateUtc="2025-12-15T08:47:00Z">
                    <w:rPr>
                      <w:b/>
                      <w:bCs/>
                      <w:lang w:eastAsia="x-none"/>
                    </w:rPr>
                  </w:rPrChange>
                </w:rPr>
                <w:t>)</w:t>
              </w:r>
            </w:ins>
          </w:p>
        </w:tc>
        <w:tc>
          <w:tcPr>
            <w:tcW w:w="2247" w:type="dxa"/>
            <w:vAlign w:val="center"/>
            <w:tcPrChange w:id="1648" w:author="ΜΗΤΣΕΑΣ ΗΛΙΑΣ" w:date="2025-12-16T09:34:00Z" w16du:dateUtc="2025-12-16T07:34:00Z">
              <w:tcPr>
                <w:tcW w:w="2787" w:type="dxa"/>
                <w:gridSpan w:val="2"/>
              </w:tcPr>
            </w:tcPrChange>
          </w:tcPr>
          <w:p w14:paraId="4A7A4F4A" w14:textId="4AE98843" w:rsidR="00C36828" w:rsidRPr="007D796E" w:rsidRDefault="00090EDB" w:rsidP="006118A6">
            <w:pPr>
              <w:jc w:val="both"/>
              <w:rPr>
                <w:ins w:id="1649" w:author="ΜΗΤΣΕΑΣ ΗΛΙΑΣ" w:date="2025-12-15T10:32:00Z" w16du:dateUtc="2025-12-15T08:32:00Z"/>
                <w:lang w:val="en-US"/>
                <w:rPrChange w:id="1650" w:author="ΜΗΤΣΕΑΣ ΗΛΙΑΣ" w:date="2025-12-15T10:47:00Z" w16du:dateUtc="2025-12-15T08:47:00Z">
                  <w:rPr>
                    <w:ins w:id="1651" w:author="ΜΗΤΣΕΑΣ ΗΛΙΑΣ" w:date="2025-12-15T10:32:00Z" w16du:dateUtc="2025-12-15T08:32:00Z"/>
                  </w:rPr>
                </w:rPrChange>
              </w:rPr>
            </w:pPr>
            <w:ins w:id="1652" w:author="ΜΗΤΣΕΑΣ ΗΛΙΑΣ" w:date="2025-12-15T10:49:00Z" w16du:dateUtc="2025-12-15T08:49:00Z">
              <w:r>
                <w:rPr>
                  <w:lang w:val="en-US"/>
                </w:rPr>
                <w:t>NLP</w:t>
              </w:r>
            </w:ins>
          </w:p>
        </w:tc>
        <w:tc>
          <w:tcPr>
            <w:tcW w:w="1655" w:type="dxa"/>
            <w:vAlign w:val="center"/>
            <w:tcPrChange w:id="1653" w:author="ΜΗΤΣΕΑΣ ΗΛΙΑΣ" w:date="2025-12-16T09:34:00Z" w16du:dateUtc="2025-12-16T07:34:00Z">
              <w:tcPr>
                <w:tcW w:w="1792" w:type="dxa"/>
              </w:tcPr>
            </w:tcPrChange>
          </w:tcPr>
          <w:p w14:paraId="51409AA8" w14:textId="14A9FF34" w:rsidR="00C36828" w:rsidRPr="00090EDB" w:rsidRDefault="00090EDB" w:rsidP="006118A6">
            <w:pPr>
              <w:jc w:val="both"/>
              <w:rPr>
                <w:ins w:id="1654" w:author="ΜΗΤΣΕΑΣ ΗΛΙΑΣ" w:date="2025-12-15T10:32:00Z" w16du:dateUtc="2025-12-15T08:32:00Z"/>
              </w:rPr>
            </w:pPr>
            <w:ins w:id="1655" w:author="ΜΗΤΣΕΑΣ ΗΛΙΑΣ" w:date="2025-12-15T10:49:00Z" w16du:dateUtc="2025-12-15T08:49:00Z">
              <w:r>
                <w:t>Αναπαρά</w:t>
              </w:r>
            </w:ins>
            <w:ins w:id="1656" w:author="ΜΗΤΣΕΑΣ ΗΛΙΑΣ" w:date="2025-12-15T10:50:00Z" w16du:dateUtc="2025-12-15T08:50:00Z">
              <w:r>
                <w:t>σταση κειμένου</w:t>
              </w:r>
            </w:ins>
          </w:p>
        </w:tc>
        <w:tc>
          <w:tcPr>
            <w:tcW w:w="1756" w:type="dxa"/>
            <w:vAlign w:val="center"/>
            <w:tcPrChange w:id="1657" w:author="ΜΗΤΣΕΑΣ ΗΛΙΑΣ" w:date="2025-12-16T09:34:00Z" w16du:dateUtc="2025-12-16T07:34:00Z">
              <w:tcPr>
                <w:tcW w:w="1141" w:type="dxa"/>
              </w:tcPr>
            </w:tcPrChange>
          </w:tcPr>
          <w:p w14:paraId="3679F187" w14:textId="53FB554D" w:rsidR="00C36828" w:rsidRPr="00090EDB" w:rsidRDefault="00090EDB" w:rsidP="006118A6">
            <w:pPr>
              <w:jc w:val="both"/>
              <w:rPr>
                <w:ins w:id="1658" w:author="ΜΗΤΣΕΑΣ ΗΛΙΑΣ" w:date="2025-12-15T10:32:00Z" w16du:dateUtc="2025-12-15T08:32:00Z"/>
              </w:rPr>
            </w:pPr>
            <w:ins w:id="1659" w:author="ΜΗΤΣΕΑΣ ΗΛΙΑΣ" w:date="2025-12-15T10:50:00Z" w16du:dateUtc="2025-12-15T08:50:00Z">
              <w:r>
                <w:t>Απλός, γρήγορος</w:t>
              </w:r>
            </w:ins>
          </w:p>
        </w:tc>
        <w:tc>
          <w:tcPr>
            <w:tcW w:w="1660" w:type="dxa"/>
            <w:vAlign w:val="center"/>
            <w:tcPrChange w:id="1660" w:author="ΜΗΤΣΕΑΣ ΗΛΙΑΣ" w:date="2025-12-16T09:34:00Z" w16du:dateUtc="2025-12-16T07:34:00Z">
              <w:tcPr>
                <w:tcW w:w="1403" w:type="dxa"/>
              </w:tcPr>
            </w:tcPrChange>
          </w:tcPr>
          <w:p w14:paraId="7F33A15B" w14:textId="2AD4A518" w:rsidR="00C36828" w:rsidRPr="00090EDB" w:rsidRDefault="00090EDB" w:rsidP="006118A6">
            <w:pPr>
              <w:jc w:val="both"/>
              <w:rPr>
                <w:ins w:id="1661" w:author="ΜΗΤΣΕΑΣ ΗΛΙΑΣ" w:date="2025-12-15T10:32:00Z" w16du:dateUtc="2025-12-15T08:32:00Z"/>
              </w:rPr>
            </w:pPr>
            <w:ins w:id="1662" w:author="ΜΗΤΣΕΑΣ ΗΛΙΑΣ" w:date="2025-12-15T10:50:00Z" w16du:dateUtc="2025-12-15T08:50:00Z">
              <w:r>
                <w:t>Αγνοεί τα συμφραζόμενα</w:t>
              </w:r>
            </w:ins>
          </w:p>
        </w:tc>
      </w:tr>
      <w:tr w:rsidR="007D796E" w:rsidRPr="006501DB" w14:paraId="3BF480E9" w14:textId="77777777" w:rsidTr="00147F53">
        <w:trPr>
          <w:jc w:val="center"/>
          <w:ins w:id="1663" w:author="ΜΗΤΣΕΑΣ ΗΛΙΑΣ" w:date="2025-12-15T10:32:00Z"/>
          <w:trPrChange w:id="1664" w:author="ΜΗΤΣΕΑΣ ΗΛΙΑΣ" w:date="2025-12-16T09:34:00Z" w16du:dateUtc="2025-12-16T07:34:00Z">
            <w:trPr>
              <w:jc w:val="center"/>
            </w:trPr>
          </w:trPrChange>
        </w:trPr>
        <w:tc>
          <w:tcPr>
            <w:tcW w:w="1414" w:type="dxa"/>
            <w:vAlign w:val="center"/>
            <w:tcPrChange w:id="1665" w:author="ΜΗΤΣΕΑΣ ΗΛΙΑΣ" w:date="2025-12-16T09:34:00Z" w16du:dateUtc="2025-12-16T07:34:00Z">
              <w:tcPr>
                <w:tcW w:w="1446" w:type="dxa"/>
                <w:gridSpan w:val="2"/>
              </w:tcPr>
            </w:tcPrChange>
          </w:tcPr>
          <w:p w14:paraId="01939C2A" w14:textId="617F724A" w:rsidR="00C36828" w:rsidRPr="007D796E" w:rsidRDefault="007D796E" w:rsidP="006118A6">
            <w:pPr>
              <w:jc w:val="both"/>
              <w:rPr>
                <w:ins w:id="1666" w:author="ΜΗΤΣΕΑΣ ΗΛΙΑΣ" w:date="2025-12-15T10:32:00Z" w16du:dateUtc="2025-12-15T08:32:00Z"/>
                <w:lang w:val="en-US"/>
              </w:rPr>
            </w:pPr>
            <w:ins w:id="1667" w:author="ΜΗΤΣΕΑΣ ΗΛΙΑΣ" w:date="2025-12-15T10:43:00Z" w16du:dateUtc="2025-12-15T08:43:00Z">
              <w:r w:rsidRPr="007D796E">
                <w:rPr>
                  <w:lang w:val="en-US"/>
                </w:rPr>
                <w:t>TD-I</w:t>
              </w:r>
            </w:ins>
            <w:ins w:id="1668" w:author="ΜΗΤΣΕΑΣ ΗΛΙΑΣ" w:date="2025-12-15T10:47:00Z" w16du:dateUtc="2025-12-15T08:47:00Z">
              <w:r w:rsidRPr="007D796E">
                <w:rPr>
                  <w:lang w:val="en-US"/>
                </w:rPr>
                <w:t>D</w:t>
              </w:r>
            </w:ins>
            <w:ins w:id="1669" w:author="ΜΗΤΣΕΑΣ ΗΛΙΑΣ" w:date="2025-12-15T10:43:00Z" w16du:dateUtc="2025-12-15T08:43:00Z">
              <w:r w:rsidRPr="007D796E">
                <w:rPr>
                  <w:lang w:val="en-US"/>
                </w:rPr>
                <w:t>F</w:t>
              </w:r>
            </w:ins>
          </w:p>
        </w:tc>
        <w:tc>
          <w:tcPr>
            <w:tcW w:w="2247" w:type="dxa"/>
            <w:vAlign w:val="center"/>
            <w:tcPrChange w:id="1670" w:author="ΜΗΤΣΕΑΣ ΗΛΙΑΣ" w:date="2025-12-16T09:34:00Z" w16du:dateUtc="2025-12-16T07:34:00Z">
              <w:tcPr>
                <w:tcW w:w="2787" w:type="dxa"/>
                <w:gridSpan w:val="2"/>
              </w:tcPr>
            </w:tcPrChange>
          </w:tcPr>
          <w:p w14:paraId="16DAA38B" w14:textId="2CA0C6EC" w:rsidR="00C36828" w:rsidRPr="007D796E" w:rsidRDefault="007D796E" w:rsidP="006118A6">
            <w:pPr>
              <w:jc w:val="both"/>
              <w:rPr>
                <w:ins w:id="1671" w:author="ΜΗΤΣΕΑΣ ΗΛΙΑΣ" w:date="2025-12-15T10:32:00Z" w16du:dateUtc="2025-12-15T08:32:00Z"/>
                <w:lang w:val="en-US"/>
                <w:rPrChange w:id="1672" w:author="ΜΗΤΣΕΑΣ ΗΛΙΑΣ" w:date="2025-12-15T10:43:00Z" w16du:dateUtc="2025-12-15T08:43:00Z">
                  <w:rPr>
                    <w:ins w:id="1673" w:author="ΜΗΤΣΕΑΣ ΗΛΙΑΣ" w:date="2025-12-15T10:32:00Z" w16du:dateUtc="2025-12-15T08:32:00Z"/>
                  </w:rPr>
                </w:rPrChange>
              </w:rPr>
            </w:pPr>
            <w:ins w:id="1674" w:author="ΜΗΤΣΕΑΣ ΗΛΙΑΣ" w:date="2025-12-15T10:43:00Z" w16du:dateUtc="2025-12-15T08:43:00Z">
              <w:r>
                <w:rPr>
                  <w:lang w:val="en-US"/>
                </w:rPr>
                <w:t>NLP</w:t>
              </w:r>
            </w:ins>
          </w:p>
        </w:tc>
        <w:tc>
          <w:tcPr>
            <w:tcW w:w="1655" w:type="dxa"/>
            <w:vAlign w:val="center"/>
            <w:tcPrChange w:id="1675" w:author="ΜΗΤΣΕΑΣ ΗΛΙΑΣ" w:date="2025-12-16T09:34:00Z" w16du:dateUtc="2025-12-16T07:34:00Z">
              <w:tcPr>
                <w:tcW w:w="1792" w:type="dxa"/>
              </w:tcPr>
            </w:tcPrChange>
          </w:tcPr>
          <w:p w14:paraId="5CC0CC62" w14:textId="71678575" w:rsidR="00C36828" w:rsidRPr="007D796E" w:rsidRDefault="007D796E" w:rsidP="006118A6">
            <w:pPr>
              <w:jc w:val="both"/>
              <w:rPr>
                <w:ins w:id="1676" w:author="ΜΗΤΣΕΑΣ ΗΛΙΑΣ" w:date="2025-12-15T10:32:00Z" w16du:dateUtc="2025-12-15T08:32:00Z"/>
              </w:rPr>
            </w:pPr>
            <w:ins w:id="1677" w:author="ΜΗΤΣΕΑΣ ΗΛΙΑΣ" w:date="2025-12-15T10:43:00Z" w16du:dateUtc="2025-12-15T08:43:00Z">
              <w:r>
                <w:t>Εξαγωγή λέξεων -  κλειδιών</w:t>
              </w:r>
            </w:ins>
          </w:p>
        </w:tc>
        <w:tc>
          <w:tcPr>
            <w:tcW w:w="1756" w:type="dxa"/>
            <w:vAlign w:val="center"/>
            <w:tcPrChange w:id="1678" w:author="ΜΗΤΣΕΑΣ ΗΛΙΑΣ" w:date="2025-12-16T09:34:00Z" w16du:dateUtc="2025-12-16T07:34:00Z">
              <w:tcPr>
                <w:tcW w:w="1141" w:type="dxa"/>
              </w:tcPr>
            </w:tcPrChange>
          </w:tcPr>
          <w:p w14:paraId="6B6DBC7B" w14:textId="1E52A5D8" w:rsidR="00C36828" w:rsidRPr="006501DB" w:rsidRDefault="007D796E" w:rsidP="006118A6">
            <w:pPr>
              <w:jc w:val="both"/>
              <w:rPr>
                <w:ins w:id="1679" w:author="ΜΗΤΣΕΑΣ ΗΛΙΑΣ" w:date="2025-12-15T10:32:00Z" w16du:dateUtc="2025-12-15T08:32:00Z"/>
              </w:rPr>
            </w:pPr>
            <w:ins w:id="1680" w:author="ΜΗΤΣΕΑΣ ΗΛΙΑΣ" w:date="2025-12-15T10:43:00Z" w16du:dateUtc="2025-12-15T08:43:00Z">
              <w:r>
                <w:t>Απλό</w:t>
              </w:r>
            </w:ins>
            <w:ins w:id="1681" w:author="ΜΗΤΣΕΑΣ ΗΛΙΑΣ" w:date="2025-12-15T10:44:00Z" w16du:dateUtc="2025-12-15T08:44:00Z">
              <w:r>
                <w:t>ς, γρήγορος</w:t>
              </w:r>
            </w:ins>
          </w:p>
        </w:tc>
        <w:tc>
          <w:tcPr>
            <w:tcW w:w="1660" w:type="dxa"/>
            <w:vAlign w:val="center"/>
            <w:tcPrChange w:id="1682" w:author="ΜΗΤΣΕΑΣ ΗΛΙΑΣ" w:date="2025-12-16T09:34:00Z" w16du:dateUtc="2025-12-16T07:34:00Z">
              <w:tcPr>
                <w:tcW w:w="1403" w:type="dxa"/>
              </w:tcPr>
            </w:tcPrChange>
          </w:tcPr>
          <w:p w14:paraId="6BE499FD" w14:textId="00995295" w:rsidR="00C36828" w:rsidRPr="006501DB" w:rsidRDefault="007D796E" w:rsidP="006118A6">
            <w:pPr>
              <w:jc w:val="both"/>
              <w:rPr>
                <w:ins w:id="1683" w:author="ΜΗΤΣΕΑΣ ΗΛΙΑΣ" w:date="2025-12-15T10:32:00Z" w16du:dateUtc="2025-12-15T08:32:00Z"/>
              </w:rPr>
            </w:pPr>
            <w:ins w:id="1684" w:author="ΜΗΤΣΕΑΣ ΗΛΙΑΣ" w:date="2025-12-15T10:44:00Z" w16du:dateUtc="2025-12-15T08:44:00Z">
              <w:r>
                <w:t>Δε λαμβάνει συμφραζόμενα</w:t>
              </w:r>
            </w:ins>
          </w:p>
        </w:tc>
      </w:tr>
      <w:tr w:rsidR="007D796E" w:rsidRPr="006501DB" w14:paraId="266448B1" w14:textId="77777777" w:rsidTr="00147F53">
        <w:trPr>
          <w:jc w:val="center"/>
          <w:ins w:id="1685" w:author="ΜΗΤΣΕΑΣ ΗΛΙΑΣ" w:date="2025-12-15T10:32:00Z"/>
          <w:trPrChange w:id="1686" w:author="ΜΗΤΣΕΑΣ ΗΛΙΑΣ" w:date="2025-12-16T09:34:00Z" w16du:dateUtc="2025-12-16T07:34:00Z">
            <w:trPr>
              <w:jc w:val="center"/>
            </w:trPr>
          </w:trPrChange>
        </w:trPr>
        <w:tc>
          <w:tcPr>
            <w:tcW w:w="1414" w:type="dxa"/>
            <w:vAlign w:val="center"/>
            <w:tcPrChange w:id="1687" w:author="ΜΗΤΣΕΑΣ ΗΛΙΑΣ" w:date="2025-12-16T09:34:00Z" w16du:dateUtc="2025-12-16T07:34:00Z">
              <w:tcPr>
                <w:tcW w:w="1446" w:type="dxa"/>
                <w:gridSpan w:val="2"/>
              </w:tcPr>
            </w:tcPrChange>
          </w:tcPr>
          <w:p w14:paraId="2E024A2E" w14:textId="10D28D4E" w:rsidR="00C36828" w:rsidRPr="007D796E" w:rsidRDefault="007D796E" w:rsidP="006118A6">
            <w:pPr>
              <w:jc w:val="both"/>
              <w:rPr>
                <w:ins w:id="1688" w:author="ΜΗΤΣΕΑΣ ΗΛΙΑΣ" w:date="2025-12-15T10:32:00Z" w16du:dateUtc="2025-12-15T08:32:00Z"/>
                <w:lang w:val="en-US"/>
              </w:rPr>
            </w:pPr>
            <w:ins w:id="1689" w:author="ΜΗΤΣΕΑΣ ΗΛΙΑΣ" w:date="2025-12-15T10:45:00Z" w16du:dateUtc="2025-12-15T08:45:00Z">
              <w:r w:rsidRPr="007D796E">
                <w:rPr>
                  <w:lang w:val="en-US" w:eastAsia="x-none"/>
                  <w:rPrChange w:id="1690" w:author="ΜΗΤΣΕΑΣ ΗΛΙΑΣ" w:date="2025-12-15T10:47:00Z" w16du:dateUtc="2025-12-15T08:47:00Z">
                    <w:rPr>
                      <w:b/>
                      <w:bCs/>
                      <w:lang w:val="en-US" w:eastAsia="x-none"/>
                    </w:rPr>
                  </w:rPrChange>
                </w:rPr>
                <w:t>Naive</w:t>
              </w:r>
              <w:r w:rsidRPr="007D796E">
                <w:rPr>
                  <w:lang w:eastAsia="x-none"/>
                  <w:rPrChange w:id="1691" w:author="ΜΗΤΣΕΑΣ ΗΛΙΑΣ" w:date="2025-12-15T10:47:00Z" w16du:dateUtc="2025-12-15T08:47:00Z">
                    <w:rPr>
                      <w:b/>
                      <w:bCs/>
                      <w:lang w:eastAsia="x-none"/>
                    </w:rPr>
                  </w:rPrChange>
                </w:rPr>
                <w:t xml:space="preserve"> </w:t>
              </w:r>
              <w:r w:rsidRPr="007D796E">
                <w:rPr>
                  <w:lang w:val="en-US" w:eastAsia="x-none"/>
                  <w:rPrChange w:id="1692" w:author="ΜΗΤΣΕΑΣ ΗΛΙΑΣ" w:date="2025-12-15T10:47:00Z" w16du:dateUtc="2025-12-15T08:47:00Z">
                    <w:rPr>
                      <w:b/>
                      <w:bCs/>
                      <w:lang w:val="en-US" w:eastAsia="x-none"/>
                    </w:rPr>
                  </w:rPrChange>
                </w:rPr>
                <w:t>Bayes</w:t>
              </w:r>
              <w:r w:rsidRPr="007D796E">
                <w:rPr>
                  <w:lang w:eastAsia="x-none"/>
                  <w:rPrChange w:id="1693" w:author="ΜΗΤΣΕΑΣ ΗΛΙΑΣ" w:date="2025-12-15T10:47:00Z" w16du:dateUtc="2025-12-15T08:47:00Z">
                    <w:rPr>
                      <w:b/>
                      <w:bCs/>
                      <w:lang w:eastAsia="x-none"/>
                    </w:rPr>
                  </w:rPrChange>
                </w:rPr>
                <w:t xml:space="preserve"> </w:t>
              </w:r>
              <w:r w:rsidRPr="007D796E">
                <w:rPr>
                  <w:lang w:val="en-US" w:eastAsia="x-none"/>
                  <w:rPrChange w:id="1694" w:author="ΜΗΤΣΕΑΣ ΗΛΙΑΣ" w:date="2025-12-15T10:47:00Z" w16du:dateUtc="2025-12-15T08:47:00Z">
                    <w:rPr>
                      <w:b/>
                      <w:bCs/>
                      <w:lang w:val="en-US" w:eastAsia="x-none"/>
                    </w:rPr>
                  </w:rPrChange>
                </w:rPr>
                <w:t>Classifier</w:t>
              </w:r>
            </w:ins>
          </w:p>
        </w:tc>
        <w:tc>
          <w:tcPr>
            <w:tcW w:w="2247" w:type="dxa"/>
            <w:vAlign w:val="center"/>
            <w:tcPrChange w:id="1695" w:author="ΜΗΤΣΕΑΣ ΗΛΙΑΣ" w:date="2025-12-16T09:34:00Z" w16du:dateUtc="2025-12-16T07:34:00Z">
              <w:tcPr>
                <w:tcW w:w="2787" w:type="dxa"/>
                <w:gridSpan w:val="2"/>
              </w:tcPr>
            </w:tcPrChange>
          </w:tcPr>
          <w:p w14:paraId="28E490E4" w14:textId="255190B6" w:rsidR="00C36828" w:rsidRPr="007D796E" w:rsidRDefault="007D796E" w:rsidP="006118A6">
            <w:pPr>
              <w:jc w:val="both"/>
              <w:rPr>
                <w:ins w:id="1696" w:author="ΜΗΤΣΕΑΣ ΗΛΙΑΣ" w:date="2025-12-15T10:32:00Z" w16du:dateUtc="2025-12-15T08:32:00Z"/>
                <w:lang w:val="en-US"/>
                <w:rPrChange w:id="1697" w:author="ΜΗΤΣΕΑΣ ΗΛΙΑΣ" w:date="2025-12-15T10:45:00Z" w16du:dateUtc="2025-12-15T08:45:00Z">
                  <w:rPr>
                    <w:ins w:id="1698" w:author="ΜΗΤΣΕΑΣ ΗΛΙΑΣ" w:date="2025-12-15T10:32:00Z" w16du:dateUtc="2025-12-15T08:32:00Z"/>
                  </w:rPr>
                </w:rPrChange>
              </w:rPr>
            </w:pPr>
            <w:ins w:id="1699" w:author="ΜΗΤΣΕΑΣ ΗΛΙΑΣ" w:date="2025-12-15T10:45:00Z" w16du:dateUtc="2025-12-15T08:45:00Z">
              <w:r>
                <w:rPr>
                  <w:lang w:val="en-US"/>
                </w:rPr>
                <w:t>ML</w:t>
              </w:r>
            </w:ins>
          </w:p>
        </w:tc>
        <w:tc>
          <w:tcPr>
            <w:tcW w:w="1655" w:type="dxa"/>
            <w:vAlign w:val="center"/>
            <w:tcPrChange w:id="1700" w:author="ΜΗΤΣΕΑΣ ΗΛΙΑΣ" w:date="2025-12-16T09:34:00Z" w16du:dateUtc="2025-12-16T07:34:00Z">
              <w:tcPr>
                <w:tcW w:w="1792" w:type="dxa"/>
              </w:tcPr>
            </w:tcPrChange>
          </w:tcPr>
          <w:p w14:paraId="63974DEC" w14:textId="41284219" w:rsidR="00C36828" w:rsidRPr="007D796E" w:rsidRDefault="007D796E" w:rsidP="006118A6">
            <w:pPr>
              <w:jc w:val="both"/>
              <w:rPr>
                <w:ins w:id="1701" w:author="ΜΗΤΣΕΑΣ ΗΛΙΑΣ" w:date="2025-12-15T10:32:00Z" w16du:dateUtc="2025-12-15T08:32:00Z"/>
                <w:lang w:val="en-US"/>
                <w:rPrChange w:id="1702" w:author="ΜΗΤΣΕΑΣ ΗΛΙΑΣ" w:date="2025-12-15T10:45:00Z" w16du:dateUtc="2025-12-15T08:45:00Z">
                  <w:rPr>
                    <w:ins w:id="1703" w:author="ΜΗΤΣΕΑΣ ΗΛΙΑΣ" w:date="2025-12-15T10:32:00Z" w16du:dateUtc="2025-12-15T08:32:00Z"/>
                  </w:rPr>
                </w:rPrChange>
              </w:rPr>
            </w:pPr>
            <w:ins w:id="1704" w:author="ΜΗΤΣΕΑΣ ΗΛΙΑΣ" w:date="2025-12-15T10:45:00Z" w16du:dateUtc="2025-12-15T08:45:00Z">
              <w:r>
                <w:rPr>
                  <w:lang w:val="en-US"/>
                </w:rPr>
                <w:t>Sentiment classification</w:t>
              </w:r>
            </w:ins>
          </w:p>
        </w:tc>
        <w:tc>
          <w:tcPr>
            <w:tcW w:w="1756" w:type="dxa"/>
            <w:vAlign w:val="center"/>
            <w:tcPrChange w:id="1705" w:author="ΜΗΤΣΕΑΣ ΗΛΙΑΣ" w:date="2025-12-16T09:34:00Z" w16du:dateUtc="2025-12-16T07:34:00Z">
              <w:tcPr>
                <w:tcW w:w="1141" w:type="dxa"/>
              </w:tcPr>
            </w:tcPrChange>
          </w:tcPr>
          <w:p w14:paraId="3E95416F" w14:textId="450DDE04" w:rsidR="00C36828" w:rsidRPr="007D796E" w:rsidRDefault="007D796E" w:rsidP="006118A6">
            <w:pPr>
              <w:jc w:val="both"/>
              <w:rPr>
                <w:ins w:id="1706" w:author="ΜΗΤΣΕΑΣ ΗΛΙΑΣ" w:date="2025-12-15T10:32:00Z" w16du:dateUtc="2025-12-15T08:32:00Z"/>
              </w:rPr>
            </w:pPr>
            <w:ins w:id="1707" w:author="ΜΗΤΣΕΑΣ ΗΛΙΑΣ" w:date="2025-12-15T10:45:00Z" w16du:dateUtc="2025-12-15T08:45:00Z">
              <w:r>
                <w:t>Υπολογιστικά ελαφρύς</w:t>
              </w:r>
            </w:ins>
          </w:p>
        </w:tc>
        <w:tc>
          <w:tcPr>
            <w:tcW w:w="1660" w:type="dxa"/>
            <w:vAlign w:val="center"/>
            <w:tcPrChange w:id="1708" w:author="ΜΗΤΣΕΑΣ ΗΛΙΑΣ" w:date="2025-12-16T09:34:00Z" w16du:dateUtc="2025-12-16T07:34:00Z">
              <w:tcPr>
                <w:tcW w:w="1403" w:type="dxa"/>
              </w:tcPr>
            </w:tcPrChange>
          </w:tcPr>
          <w:p w14:paraId="7EFC0BF9" w14:textId="2C4BEBE9" w:rsidR="00C36828" w:rsidRPr="006501DB" w:rsidRDefault="007D796E" w:rsidP="006118A6">
            <w:pPr>
              <w:jc w:val="both"/>
              <w:rPr>
                <w:ins w:id="1709" w:author="ΜΗΤΣΕΑΣ ΗΛΙΑΣ" w:date="2025-12-15T10:32:00Z" w16du:dateUtc="2025-12-15T08:32:00Z"/>
              </w:rPr>
            </w:pPr>
            <w:ins w:id="1710" w:author="ΜΗΤΣΕΑΣ ΗΛΙΑΣ" w:date="2025-12-15T10:45:00Z" w16du:dateUtc="2025-12-15T08:45:00Z">
              <w:r>
                <w:t>Υπό</w:t>
              </w:r>
            </w:ins>
            <w:ins w:id="1711" w:author="ΜΗΤΣΕΑΣ ΗΛΙΑΣ" w:date="2025-12-15T10:46:00Z" w16du:dateUtc="2025-12-15T08:46:00Z">
              <w:r>
                <w:t>θεση ανεξαρτησίας</w:t>
              </w:r>
            </w:ins>
          </w:p>
        </w:tc>
      </w:tr>
      <w:tr w:rsidR="007D796E" w:rsidRPr="006501DB" w14:paraId="5B7BD914" w14:textId="77777777" w:rsidTr="00147F53">
        <w:trPr>
          <w:jc w:val="center"/>
          <w:ins w:id="1712" w:author="ΜΗΤΣΕΑΣ ΗΛΙΑΣ" w:date="2025-12-15T10:46:00Z"/>
          <w:trPrChange w:id="1713" w:author="ΜΗΤΣΕΑΣ ΗΛΙΑΣ" w:date="2025-12-16T09:34:00Z" w16du:dateUtc="2025-12-16T07:34:00Z">
            <w:trPr>
              <w:jc w:val="center"/>
            </w:trPr>
          </w:trPrChange>
        </w:trPr>
        <w:tc>
          <w:tcPr>
            <w:tcW w:w="1414" w:type="dxa"/>
            <w:vAlign w:val="center"/>
            <w:tcPrChange w:id="1714" w:author="ΜΗΤΣΕΑΣ ΗΛΙΑΣ" w:date="2025-12-16T09:34:00Z" w16du:dateUtc="2025-12-16T07:34:00Z">
              <w:tcPr>
                <w:tcW w:w="1414" w:type="dxa"/>
              </w:tcPr>
            </w:tcPrChange>
          </w:tcPr>
          <w:p w14:paraId="67F9DA57" w14:textId="76A5A33B" w:rsidR="007D796E" w:rsidRPr="007D796E" w:rsidRDefault="007D796E" w:rsidP="006118A6">
            <w:pPr>
              <w:jc w:val="both"/>
              <w:rPr>
                <w:ins w:id="1715" w:author="ΜΗΤΣΕΑΣ ΗΛΙΑΣ" w:date="2025-12-15T10:46:00Z" w16du:dateUtc="2025-12-15T08:46:00Z"/>
                <w:lang w:val="en-US" w:eastAsia="x-none"/>
              </w:rPr>
            </w:pPr>
            <w:ins w:id="1716" w:author="ΜΗΤΣΕΑΣ ΗΛΙΑΣ" w:date="2025-12-15T10:46:00Z" w16du:dateUtc="2025-12-15T08:46:00Z">
              <w:r w:rsidRPr="007D796E">
                <w:rPr>
                  <w:lang w:val="en-US" w:eastAsia="x-none"/>
                  <w:rPrChange w:id="1717" w:author="ΜΗΤΣΕΑΣ ΗΛΙΑΣ" w:date="2025-12-15T10:47:00Z" w16du:dateUtc="2025-12-15T08:47:00Z">
                    <w:rPr>
                      <w:b/>
                      <w:bCs/>
                      <w:lang w:val="en-US" w:eastAsia="x-none"/>
                    </w:rPr>
                  </w:rPrChange>
                </w:rPr>
                <w:t>Support</w:t>
              </w:r>
              <w:r w:rsidRPr="007D796E">
                <w:rPr>
                  <w:lang w:eastAsia="x-none"/>
                  <w:rPrChange w:id="1718" w:author="ΜΗΤΣΕΑΣ ΗΛΙΑΣ" w:date="2025-12-15T10:47:00Z" w16du:dateUtc="2025-12-15T08:47:00Z">
                    <w:rPr>
                      <w:b/>
                      <w:bCs/>
                      <w:lang w:eastAsia="x-none"/>
                    </w:rPr>
                  </w:rPrChange>
                </w:rPr>
                <w:t xml:space="preserve"> </w:t>
              </w:r>
              <w:r w:rsidRPr="007D796E">
                <w:rPr>
                  <w:lang w:val="en-US" w:eastAsia="x-none"/>
                  <w:rPrChange w:id="1719" w:author="ΜΗΤΣΕΑΣ ΗΛΙΑΣ" w:date="2025-12-15T10:47:00Z" w16du:dateUtc="2025-12-15T08:47:00Z">
                    <w:rPr>
                      <w:b/>
                      <w:bCs/>
                      <w:lang w:val="en-US" w:eastAsia="x-none"/>
                    </w:rPr>
                  </w:rPrChange>
                </w:rPr>
                <w:t>Vector</w:t>
              </w:r>
              <w:r w:rsidRPr="007D796E">
                <w:rPr>
                  <w:lang w:eastAsia="x-none"/>
                  <w:rPrChange w:id="1720" w:author="ΜΗΤΣΕΑΣ ΗΛΙΑΣ" w:date="2025-12-15T10:47:00Z" w16du:dateUtc="2025-12-15T08:47:00Z">
                    <w:rPr>
                      <w:b/>
                      <w:bCs/>
                      <w:lang w:eastAsia="x-none"/>
                    </w:rPr>
                  </w:rPrChange>
                </w:rPr>
                <w:t xml:space="preserve"> </w:t>
              </w:r>
              <w:r w:rsidRPr="007D796E">
                <w:rPr>
                  <w:lang w:val="en-US" w:eastAsia="x-none"/>
                  <w:rPrChange w:id="1721" w:author="ΜΗΤΣΕΑΣ ΗΛΙΑΣ" w:date="2025-12-15T10:47:00Z" w16du:dateUtc="2025-12-15T08:47:00Z">
                    <w:rPr>
                      <w:b/>
                      <w:bCs/>
                      <w:lang w:val="en-US" w:eastAsia="x-none"/>
                    </w:rPr>
                  </w:rPrChange>
                </w:rPr>
                <w:t>Machines</w:t>
              </w:r>
              <w:r w:rsidRPr="007D796E">
                <w:rPr>
                  <w:lang w:eastAsia="x-none"/>
                  <w:rPrChange w:id="1722" w:author="ΜΗΤΣΕΑΣ ΗΛΙΑΣ" w:date="2025-12-15T10:47:00Z" w16du:dateUtc="2025-12-15T08:47:00Z">
                    <w:rPr>
                      <w:b/>
                      <w:bCs/>
                      <w:lang w:eastAsia="x-none"/>
                    </w:rPr>
                  </w:rPrChange>
                </w:rPr>
                <w:t xml:space="preserve"> (</w:t>
              </w:r>
              <w:r w:rsidRPr="007D796E">
                <w:rPr>
                  <w:lang w:val="en-US" w:eastAsia="x-none"/>
                  <w:rPrChange w:id="1723" w:author="ΜΗΤΣΕΑΣ ΗΛΙΑΣ" w:date="2025-12-15T10:47:00Z" w16du:dateUtc="2025-12-15T08:47:00Z">
                    <w:rPr>
                      <w:b/>
                      <w:bCs/>
                      <w:lang w:val="en-US" w:eastAsia="x-none"/>
                    </w:rPr>
                  </w:rPrChange>
                </w:rPr>
                <w:t>SVM</w:t>
              </w:r>
              <w:r w:rsidRPr="007D796E">
                <w:rPr>
                  <w:lang w:eastAsia="x-none"/>
                  <w:rPrChange w:id="1724" w:author="ΜΗΤΣΕΑΣ ΗΛΙΑΣ" w:date="2025-12-15T10:47:00Z" w16du:dateUtc="2025-12-15T08:47:00Z">
                    <w:rPr>
                      <w:b/>
                      <w:bCs/>
                      <w:lang w:eastAsia="x-none"/>
                    </w:rPr>
                  </w:rPrChange>
                </w:rPr>
                <w:t>)</w:t>
              </w:r>
            </w:ins>
          </w:p>
        </w:tc>
        <w:tc>
          <w:tcPr>
            <w:tcW w:w="2247" w:type="dxa"/>
            <w:vAlign w:val="center"/>
            <w:tcPrChange w:id="1725" w:author="ΜΗΤΣΕΑΣ ΗΛΙΑΣ" w:date="2025-12-16T09:34:00Z" w16du:dateUtc="2025-12-16T07:34:00Z">
              <w:tcPr>
                <w:tcW w:w="2247" w:type="dxa"/>
                <w:gridSpan w:val="2"/>
              </w:tcPr>
            </w:tcPrChange>
          </w:tcPr>
          <w:p w14:paraId="162B0AE5" w14:textId="4340AB0C" w:rsidR="007D796E" w:rsidRDefault="007D796E">
            <w:pPr>
              <w:jc w:val="both"/>
              <w:rPr>
                <w:ins w:id="1726" w:author="ΜΗΤΣΕΑΣ ΗΛΙΑΣ" w:date="2025-12-15T10:47:00Z" w16du:dateUtc="2025-12-15T08:47:00Z"/>
                <w:lang w:val="en-US"/>
              </w:rPr>
              <w:pPrChange w:id="1727" w:author="ΜΗΤΣΕΑΣ ΗΛΙΑΣ" w:date="2025-12-15T10:47:00Z" w16du:dateUtc="2025-12-15T08:47:00Z">
                <w:pPr/>
              </w:pPrChange>
            </w:pPr>
            <w:ins w:id="1728" w:author="ΜΗΤΣΕΑΣ ΗΛΙΑΣ" w:date="2025-12-15T10:47:00Z" w16du:dateUtc="2025-12-15T08:47:00Z">
              <w:r>
                <w:rPr>
                  <w:lang w:val="en-US"/>
                </w:rPr>
                <w:t>ML</w:t>
              </w:r>
            </w:ins>
          </w:p>
          <w:p w14:paraId="773A30F1" w14:textId="77777777" w:rsidR="007D796E" w:rsidRPr="007D796E" w:rsidRDefault="007D796E">
            <w:pPr>
              <w:jc w:val="right"/>
              <w:rPr>
                <w:ins w:id="1729" w:author="ΜΗΤΣΕΑΣ ΗΛΙΑΣ" w:date="2025-12-15T10:46:00Z" w16du:dateUtc="2025-12-15T08:46:00Z"/>
                <w:lang w:val="en-US"/>
              </w:rPr>
              <w:pPrChange w:id="1730" w:author="ΜΗΤΣΕΑΣ ΗΛΙΑΣ" w:date="2025-12-15T10:47:00Z" w16du:dateUtc="2025-12-15T08:47:00Z">
                <w:pPr>
                  <w:jc w:val="both"/>
                </w:pPr>
              </w:pPrChange>
            </w:pPr>
          </w:p>
        </w:tc>
        <w:tc>
          <w:tcPr>
            <w:tcW w:w="1655" w:type="dxa"/>
            <w:vAlign w:val="center"/>
            <w:tcPrChange w:id="1731" w:author="ΜΗΤΣΕΑΣ ΗΛΙΑΣ" w:date="2025-12-16T09:34:00Z" w16du:dateUtc="2025-12-16T07:34:00Z">
              <w:tcPr>
                <w:tcW w:w="1655" w:type="dxa"/>
                <w:gridSpan w:val="2"/>
              </w:tcPr>
            </w:tcPrChange>
          </w:tcPr>
          <w:p w14:paraId="0E7478A0" w14:textId="3D58F407" w:rsidR="007D796E" w:rsidRPr="007D796E" w:rsidRDefault="007D796E" w:rsidP="006118A6">
            <w:pPr>
              <w:jc w:val="both"/>
              <w:rPr>
                <w:ins w:id="1732" w:author="ΜΗΤΣΕΑΣ ΗΛΙΑΣ" w:date="2025-12-15T10:46:00Z" w16du:dateUtc="2025-12-15T08:46:00Z"/>
                <w:rPrChange w:id="1733" w:author="ΜΗΤΣΕΑΣ ΗΛΙΑΣ" w:date="2025-12-15T10:47:00Z" w16du:dateUtc="2025-12-15T08:47:00Z">
                  <w:rPr>
                    <w:ins w:id="1734" w:author="ΜΗΤΣΕΑΣ ΗΛΙΑΣ" w:date="2025-12-15T10:46:00Z" w16du:dateUtc="2025-12-15T08:46:00Z"/>
                    <w:lang w:val="en-US"/>
                  </w:rPr>
                </w:rPrChange>
              </w:rPr>
            </w:pPr>
            <w:ins w:id="1735" w:author="ΜΗΤΣΕΑΣ ΗΛΙΑΣ" w:date="2025-12-15T10:47:00Z" w16du:dateUtc="2025-12-15T08:47:00Z">
              <w:r>
                <w:t>Ταξι</w:t>
              </w:r>
            </w:ins>
            <w:ins w:id="1736" w:author="ΜΗΤΣΕΑΣ ΗΛΙΑΣ" w:date="2025-12-15T10:48:00Z" w16du:dateUtc="2025-12-15T08:48:00Z">
              <w:r>
                <w:t>νόμηση περιεχομένου</w:t>
              </w:r>
            </w:ins>
          </w:p>
        </w:tc>
        <w:tc>
          <w:tcPr>
            <w:tcW w:w="1756" w:type="dxa"/>
            <w:vAlign w:val="center"/>
            <w:tcPrChange w:id="1737" w:author="ΜΗΤΣΕΑΣ ΗΛΙΑΣ" w:date="2025-12-16T09:34:00Z" w16du:dateUtc="2025-12-16T07:34:00Z">
              <w:tcPr>
                <w:tcW w:w="1756" w:type="dxa"/>
              </w:tcPr>
            </w:tcPrChange>
          </w:tcPr>
          <w:p w14:paraId="25445B55" w14:textId="1158AF1C" w:rsidR="007D796E" w:rsidRDefault="007D796E" w:rsidP="006118A6">
            <w:pPr>
              <w:jc w:val="both"/>
              <w:rPr>
                <w:ins w:id="1738" w:author="ΜΗΤΣΕΑΣ ΗΛΙΑΣ" w:date="2025-12-15T10:46:00Z" w16du:dateUtc="2025-12-15T08:46:00Z"/>
              </w:rPr>
            </w:pPr>
            <w:ins w:id="1739" w:author="ΜΗΤΣΕΑΣ ΗΛΙΑΣ" w:date="2025-12-15T10:48:00Z" w16du:dateUtc="2025-12-15T08:48:00Z">
              <w:r>
                <w:t>Υψηλή ακρίβεια</w:t>
              </w:r>
            </w:ins>
          </w:p>
        </w:tc>
        <w:tc>
          <w:tcPr>
            <w:tcW w:w="1660" w:type="dxa"/>
            <w:vAlign w:val="center"/>
            <w:tcPrChange w:id="1740" w:author="ΜΗΤΣΕΑΣ ΗΛΙΑΣ" w:date="2025-12-16T09:34:00Z" w16du:dateUtc="2025-12-16T07:34:00Z">
              <w:tcPr>
                <w:tcW w:w="1660" w:type="dxa"/>
              </w:tcPr>
            </w:tcPrChange>
          </w:tcPr>
          <w:p w14:paraId="4A70911D" w14:textId="27C32FE2" w:rsidR="007D796E" w:rsidRPr="007D796E" w:rsidRDefault="007D796E" w:rsidP="006118A6">
            <w:pPr>
              <w:jc w:val="both"/>
              <w:rPr>
                <w:ins w:id="1741" w:author="ΜΗΤΣΕΑΣ ΗΛΙΑΣ" w:date="2025-12-15T10:46:00Z" w16du:dateUtc="2025-12-15T08:46:00Z"/>
                <w:lang w:val="en-US"/>
                <w:rPrChange w:id="1742" w:author="ΜΗΤΣΕΑΣ ΗΛΙΑΣ" w:date="2025-12-15T10:48:00Z" w16du:dateUtc="2025-12-15T08:48:00Z">
                  <w:rPr>
                    <w:ins w:id="1743" w:author="ΜΗΤΣΕΑΣ ΗΛΙΑΣ" w:date="2025-12-15T10:46:00Z" w16du:dateUtc="2025-12-15T08:46:00Z"/>
                  </w:rPr>
                </w:rPrChange>
              </w:rPr>
            </w:pPr>
            <w:ins w:id="1744" w:author="ΜΗΤΣΕΑΣ ΗΛΙΑΣ" w:date="2025-12-15T10:48:00Z" w16du:dateUtc="2025-12-15T08:48:00Z">
              <w:r>
                <w:t xml:space="preserve">Απαιτεί </w:t>
              </w:r>
              <w:r>
                <w:rPr>
                  <w:lang w:val="en-US"/>
                </w:rPr>
                <w:t>tuning</w:t>
              </w:r>
            </w:ins>
          </w:p>
        </w:tc>
      </w:tr>
      <w:tr w:rsidR="007D796E" w:rsidRPr="006501DB" w14:paraId="4BA7C3FF" w14:textId="77777777" w:rsidTr="00147F53">
        <w:trPr>
          <w:jc w:val="center"/>
          <w:ins w:id="1745" w:author="ΜΗΤΣΕΑΣ ΗΛΙΑΣ" w:date="2025-12-15T10:46:00Z"/>
          <w:trPrChange w:id="1746" w:author="ΜΗΤΣΕΑΣ ΗΛΙΑΣ" w:date="2025-12-16T09:34:00Z" w16du:dateUtc="2025-12-16T07:34:00Z">
            <w:trPr>
              <w:jc w:val="center"/>
            </w:trPr>
          </w:trPrChange>
        </w:trPr>
        <w:tc>
          <w:tcPr>
            <w:tcW w:w="1414" w:type="dxa"/>
            <w:vAlign w:val="center"/>
            <w:tcPrChange w:id="1747" w:author="ΜΗΤΣΕΑΣ ΗΛΙΑΣ" w:date="2025-12-16T09:34:00Z" w16du:dateUtc="2025-12-16T07:34:00Z">
              <w:tcPr>
                <w:tcW w:w="1446" w:type="dxa"/>
                <w:gridSpan w:val="2"/>
              </w:tcPr>
            </w:tcPrChange>
          </w:tcPr>
          <w:p w14:paraId="6FA203B3" w14:textId="5ACF5C79" w:rsidR="007D796E" w:rsidRPr="007D796E" w:rsidRDefault="007D796E" w:rsidP="006118A6">
            <w:pPr>
              <w:jc w:val="both"/>
              <w:rPr>
                <w:ins w:id="1748" w:author="ΜΗΤΣΕΑΣ ΗΛΙΑΣ" w:date="2025-12-15T10:46:00Z" w16du:dateUtc="2025-12-15T08:46:00Z"/>
                <w:lang w:val="en-US" w:eastAsia="x-none"/>
              </w:rPr>
            </w:pPr>
            <w:ins w:id="1749" w:author="ΜΗΤΣΕΑΣ ΗΛΙΑΣ" w:date="2025-12-15T10:46:00Z" w16du:dateUtc="2025-12-15T08:46:00Z">
              <w:r w:rsidRPr="007D796E">
                <w:rPr>
                  <w:lang w:val="en-US" w:eastAsia="x-none"/>
                  <w:rPrChange w:id="1750" w:author="ΜΗΤΣΕΑΣ ΗΛΙΑΣ" w:date="2025-12-15T10:47:00Z" w16du:dateUtc="2025-12-15T08:47:00Z">
                    <w:rPr>
                      <w:b/>
                      <w:bCs/>
                      <w:lang w:val="en-US" w:eastAsia="x-none"/>
                    </w:rPr>
                  </w:rPrChange>
                </w:rPr>
                <w:t>K</w:t>
              </w:r>
              <w:r w:rsidRPr="007D796E">
                <w:rPr>
                  <w:lang w:eastAsia="x-none"/>
                  <w:rPrChange w:id="1751" w:author="ΜΗΤΣΕΑΣ ΗΛΙΑΣ" w:date="2025-12-15T10:47:00Z" w16du:dateUtc="2025-12-15T08:47:00Z">
                    <w:rPr>
                      <w:b/>
                      <w:bCs/>
                      <w:lang w:eastAsia="x-none"/>
                    </w:rPr>
                  </w:rPrChange>
                </w:rPr>
                <w:t>-</w:t>
              </w:r>
              <w:r w:rsidRPr="007D796E">
                <w:rPr>
                  <w:lang w:val="en-US" w:eastAsia="x-none"/>
                  <w:rPrChange w:id="1752" w:author="ΜΗΤΣΕΑΣ ΗΛΙΑΣ" w:date="2025-12-15T10:47:00Z" w16du:dateUtc="2025-12-15T08:47:00Z">
                    <w:rPr>
                      <w:b/>
                      <w:bCs/>
                      <w:lang w:val="en-US" w:eastAsia="x-none"/>
                    </w:rPr>
                  </w:rPrChange>
                </w:rPr>
                <w:t>Nearest</w:t>
              </w:r>
              <w:r w:rsidRPr="007D796E">
                <w:rPr>
                  <w:lang w:eastAsia="x-none"/>
                  <w:rPrChange w:id="1753" w:author="ΜΗΤΣΕΑΣ ΗΛΙΑΣ" w:date="2025-12-15T10:47:00Z" w16du:dateUtc="2025-12-15T08:47:00Z">
                    <w:rPr>
                      <w:b/>
                      <w:bCs/>
                      <w:lang w:eastAsia="x-none"/>
                    </w:rPr>
                  </w:rPrChange>
                </w:rPr>
                <w:t xml:space="preserve"> </w:t>
              </w:r>
              <w:r w:rsidRPr="007D796E">
                <w:rPr>
                  <w:lang w:val="en-US" w:eastAsia="x-none"/>
                  <w:rPrChange w:id="1754" w:author="ΜΗΤΣΕΑΣ ΗΛΙΑΣ" w:date="2025-12-15T10:47:00Z" w16du:dateUtc="2025-12-15T08:47:00Z">
                    <w:rPr>
                      <w:b/>
                      <w:bCs/>
                      <w:lang w:val="en-US" w:eastAsia="x-none"/>
                    </w:rPr>
                  </w:rPrChange>
                </w:rPr>
                <w:t>Neighbors</w:t>
              </w:r>
              <w:r w:rsidRPr="007D796E">
                <w:rPr>
                  <w:lang w:eastAsia="x-none"/>
                  <w:rPrChange w:id="1755" w:author="ΜΗΤΣΕΑΣ ΗΛΙΑΣ" w:date="2025-12-15T10:47:00Z" w16du:dateUtc="2025-12-15T08:47:00Z">
                    <w:rPr>
                      <w:b/>
                      <w:bCs/>
                      <w:lang w:eastAsia="x-none"/>
                    </w:rPr>
                  </w:rPrChange>
                </w:rPr>
                <w:t xml:space="preserve"> (</w:t>
              </w:r>
              <w:r w:rsidRPr="007D796E">
                <w:rPr>
                  <w:lang w:val="en-US" w:eastAsia="x-none"/>
                  <w:rPrChange w:id="1756" w:author="ΜΗΤΣΕΑΣ ΗΛΙΑΣ" w:date="2025-12-15T10:47:00Z" w16du:dateUtc="2025-12-15T08:47:00Z">
                    <w:rPr>
                      <w:b/>
                      <w:bCs/>
                      <w:lang w:val="en-US" w:eastAsia="x-none"/>
                    </w:rPr>
                  </w:rPrChange>
                </w:rPr>
                <w:t>KNN</w:t>
              </w:r>
              <w:r w:rsidRPr="007D796E">
                <w:rPr>
                  <w:lang w:eastAsia="x-none"/>
                  <w:rPrChange w:id="1757" w:author="ΜΗΤΣΕΑΣ ΗΛΙΑΣ" w:date="2025-12-15T10:47:00Z" w16du:dateUtc="2025-12-15T08:47:00Z">
                    <w:rPr>
                      <w:b/>
                      <w:bCs/>
                      <w:lang w:eastAsia="x-none"/>
                    </w:rPr>
                  </w:rPrChange>
                </w:rPr>
                <w:t>)</w:t>
              </w:r>
            </w:ins>
          </w:p>
        </w:tc>
        <w:tc>
          <w:tcPr>
            <w:tcW w:w="2247" w:type="dxa"/>
            <w:vAlign w:val="center"/>
            <w:tcPrChange w:id="1758" w:author="ΜΗΤΣΕΑΣ ΗΛΙΑΣ" w:date="2025-12-16T09:34:00Z" w16du:dateUtc="2025-12-16T07:34:00Z">
              <w:tcPr>
                <w:tcW w:w="2787" w:type="dxa"/>
                <w:gridSpan w:val="2"/>
              </w:tcPr>
            </w:tcPrChange>
          </w:tcPr>
          <w:p w14:paraId="3574ED4D" w14:textId="586FEE1D" w:rsidR="007D796E" w:rsidRPr="00090EDB" w:rsidRDefault="00090EDB" w:rsidP="006118A6">
            <w:pPr>
              <w:jc w:val="both"/>
              <w:rPr>
                <w:ins w:id="1759" w:author="ΜΗΤΣΕΑΣ ΗΛΙΑΣ" w:date="2025-12-15T10:46:00Z" w16du:dateUtc="2025-12-15T08:46:00Z"/>
                <w:rPrChange w:id="1760" w:author="ΜΗΤΣΕΑΣ ΗΛΙΑΣ" w:date="2025-12-15T10:51:00Z" w16du:dateUtc="2025-12-15T08:51:00Z">
                  <w:rPr>
                    <w:ins w:id="1761" w:author="ΜΗΤΣΕΑΣ ΗΛΙΑΣ" w:date="2025-12-15T10:46:00Z" w16du:dateUtc="2025-12-15T08:46:00Z"/>
                    <w:lang w:val="en-US"/>
                  </w:rPr>
                </w:rPrChange>
              </w:rPr>
            </w:pPr>
            <w:ins w:id="1762" w:author="ΜΗΤΣΕΑΣ ΗΛΙΑΣ" w:date="2025-12-15T10:51:00Z" w16du:dateUtc="2025-12-15T08:51:00Z">
              <w:r>
                <w:t>Επιβλεπόμενη μηχανική μάθηση</w:t>
              </w:r>
            </w:ins>
          </w:p>
        </w:tc>
        <w:tc>
          <w:tcPr>
            <w:tcW w:w="1655" w:type="dxa"/>
            <w:vAlign w:val="center"/>
            <w:tcPrChange w:id="1763" w:author="ΜΗΤΣΕΑΣ ΗΛΙΑΣ" w:date="2025-12-16T09:34:00Z" w16du:dateUtc="2025-12-16T07:34:00Z">
              <w:tcPr>
                <w:tcW w:w="1792" w:type="dxa"/>
              </w:tcPr>
            </w:tcPrChange>
          </w:tcPr>
          <w:p w14:paraId="61C085CD" w14:textId="6E950E19" w:rsidR="007D796E" w:rsidRPr="00090EDB" w:rsidRDefault="00090EDB" w:rsidP="006118A6">
            <w:pPr>
              <w:jc w:val="both"/>
              <w:rPr>
                <w:ins w:id="1764" w:author="ΜΗΤΣΕΑΣ ΗΛΙΑΣ" w:date="2025-12-15T10:46:00Z" w16du:dateUtc="2025-12-15T08:46:00Z"/>
                <w:rPrChange w:id="1765" w:author="ΜΗΤΣΕΑΣ ΗΛΙΑΣ" w:date="2025-12-15T10:51:00Z" w16du:dateUtc="2025-12-15T08:51:00Z">
                  <w:rPr>
                    <w:ins w:id="1766" w:author="ΜΗΤΣΕΑΣ ΗΛΙΑΣ" w:date="2025-12-15T10:46:00Z" w16du:dateUtc="2025-12-15T08:46:00Z"/>
                    <w:lang w:val="en-US"/>
                  </w:rPr>
                </w:rPrChange>
              </w:rPr>
            </w:pPr>
            <w:ins w:id="1767" w:author="ΜΗΤΣΕΑΣ ΗΛΙΑΣ" w:date="2025-12-15T10:51:00Z" w16du:dateUtc="2025-12-15T08:51:00Z">
              <w:r>
                <w:t>Ταξινόμηση περιεχομένου</w:t>
              </w:r>
            </w:ins>
          </w:p>
        </w:tc>
        <w:tc>
          <w:tcPr>
            <w:tcW w:w="1756" w:type="dxa"/>
            <w:vAlign w:val="center"/>
            <w:tcPrChange w:id="1768" w:author="ΜΗΤΣΕΑΣ ΗΛΙΑΣ" w:date="2025-12-16T09:34:00Z" w16du:dateUtc="2025-12-16T07:34:00Z">
              <w:tcPr>
                <w:tcW w:w="1141" w:type="dxa"/>
              </w:tcPr>
            </w:tcPrChange>
          </w:tcPr>
          <w:p w14:paraId="31D9F9B7" w14:textId="19B1BBE8" w:rsidR="007D796E" w:rsidRDefault="00090EDB" w:rsidP="006118A6">
            <w:pPr>
              <w:jc w:val="both"/>
              <w:rPr>
                <w:ins w:id="1769" w:author="ΜΗΤΣΕΑΣ ΗΛΙΑΣ" w:date="2025-12-15T10:46:00Z" w16du:dateUtc="2025-12-15T08:46:00Z"/>
              </w:rPr>
            </w:pPr>
            <w:ins w:id="1770" w:author="ΜΗΤΣΕΑΣ ΗΛΙΑΣ" w:date="2025-12-15T10:52:00Z" w16du:dateUtc="2025-12-15T08:52:00Z">
              <w:r>
                <w:t>Απλός, εύκολος και κατανοητός</w:t>
              </w:r>
            </w:ins>
          </w:p>
        </w:tc>
        <w:tc>
          <w:tcPr>
            <w:tcW w:w="1660" w:type="dxa"/>
            <w:vAlign w:val="center"/>
            <w:tcPrChange w:id="1771" w:author="ΜΗΤΣΕΑΣ ΗΛΙΑΣ" w:date="2025-12-16T09:34:00Z" w16du:dateUtc="2025-12-16T07:34:00Z">
              <w:tcPr>
                <w:tcW w:w="1403" w:type="dxa"/>
              </w:tcPr>
            </w:tcPrChange>
          </w:tcPr>
          <w:p w14:paraId="124DBF12" w14:textId="3DE8F1F9" w:rsidR="007D796E" w:rsidRDefault="00090EDB" w:rsidP="006118A6">
            <w:pPr>
              <w:jc w:val="both"/>
              <w:rPr>
                <w:ins w:id="1772" w:author="ΜΗΤΣΕΑΣ ΗΛΙΑΣ" w:date="2025-12-15T10:46:00Z" w16du:dateUtc="2025-12-15T08:46:00Z"/>
              </w:rPr>
            </w:pPr>
            <w:ins w:id="1773" w:author="ΜΗΤΣΕΑΣ ΗΛΙΑΣ" w:date="2025-12-15T10:52:00Z" w16du:dateUtc="2025-12-15T08:52:00Z">
              <w:r>
                <w:t>Αργός σε μεγάλα σύνολα δεδομένων</w:t>
              </w:r>
            </w:ins>
          </w:p>
        </w:tc>
      </w:tr>
    </w:tbl>
    <w:p w14:paraId="7045843E" w14:textId="7D3EA9D0" w:rsidR="00C36828" w:rsidRPr="00C53490" w:rsidRDefault="00C53490" w:rsidP="00B71C88">
      <w:pPr>
        <w:pStyle w:val="a3"/>
        <w:keepNext/>
        <w:jc w:val="center"/>
        <w:rPr>
          <w:ins w:id="1774" w:author="ΜΗΤΣΕΑΣ ΗΛΙΑΣ" w:date="2025-12-15T10:32:00Z" w16du:dateUtc="2025-12-15T08:32:00Z"/>
        </w:rPr>
        <w:pPrChange w:id="1775" w:author="ΜΗΤΣΕΑΣ ΗΛΙΑΣ" w:date="2025-12-16T09:33:00Z" w16du:dateUtc="2025-12-16T07:33:00Z">
          <w:pPr>
            <w:spacing w:before="120" w:after="240"/>
          </w:pPr>
        </w:pPrChange>
      </w:pPr>
      <w:bookmarkStart w:id="1776" w:name="_Toc218850078"/>
      <w:ins w:id="1777" w:author="ΜΗΤΣΕΑΣ ΗΛΙΑΣ" w:date="2025-12-15T11:02:00Z" w16du:dateUtc="2025-12-15T09:02:00Z">
        <w:r>
          <w:t xml:space="preserve">Πίνακας </w:t>
        </w:r>
        <w:r>
          <w:fldChar w:fldCharType="begin"/>
        </w:r>
        <w:r>
          <w:instrText xml:space="preserve"> SEQ Πίνακας \* ARABIC </w:instrText>
        </w:r>
      </w:ins>
      <w:r>
        <w:fldChar w:fldCharType="separate"/>
      </w:r>
      <w:ins w:id="1778" w:author="ΜΗΤΣΕΑΣ ΗΛΙΑΣ" w:date="2025-12-15T11:15:00Z" w16du:dateUtc="2025-12-15T09:15:00Z">
        <w:r w:rsidR="00852831">
          <w:rPr>
            <w:noProof/>
          </w:rPr>
          <w:t>2</w:t>
        </w:r>
      </w:ins>
      <w:ins w:id="1779" w:author="ΜΗΤΣΕΑΣ ΗΛΙΑΣ" w:date="2025-12-15T11:02:00Z" w16du:dateUtc="2025-12-15T09:02:00Z">
        <w:r>
          <w:fldChar w:fldCharType="end"/>
        </w:r>
      </w:ins>
      <w:ins w:id="1780" w:author="ΜΗΤΣΕΑΣ ΗΛΙΑΣ" w:date="2025-12-15T10:32:00Z" w16du:dateUtc="2025-12-15T08:32:00Z">
        <w:r w:rsidR="00C36828" w:rsidRPr="00814093">
          <w:t xml:space="preserve"> </w:t>
        </w:r>
        <w:r w:rsidR="00C36828" w:rsidRPr="00C53490">
          <w:t>Σύγκριση Χαρακτηριστικών Αλγορίθμων</w:t>
        </w:r>
        <w:bookmarkEnd w:id="1776"/>
      </w:ins>
    </w:p>
    <w:p w14:paraId="24C97394" w14:textId="5B91F2A0" w:rsidR="00C36828" w:rsidRPr="00C144EC" w:rsidRDefault="00C36828" w:rsidP="00B71C88">
      <w:pPr>
        <w:jc w:val="center"/>
        <w:rPr>
          <w:b/>
          <w:bCs/>
          <w:sz w:val="20"/>
          <w:szCs w:val="20"/>
          <w:rPrChange w:id="1781" w:author="ΜΗΤΣΕΑΣ ΗΛΙΑΣ" w:date="2025-12-15T10:52:00Z" w16du:dateUtc="2025-12-15T08:52:00Z">
            <w:rPr>
              <w:lang w:eastAsia="x-none"/>
            </w:rPr>
          </w:rPrChange>
        </w:rPr>
        <w:pPrChange w:id="1782" w:author="ΜΗΤΣΕΑΣ ΗΛΙΑΣ" w:date="2025-12-16T09:33:00Z" w16du:dateUtc="2025-12-16T07:33:00Z">
          <w:pPr>
            <w:spacing w:before="120" w:after="120" w:line="360" w:lineRule="auto"/>
            <w:jc w:val="both"/>
          </w:pPr>
        </w:pPrChange>
      </w:pPr>
      <w:ins w:id="1783" w:author="ΜΗΤΣΕΑΣ ΗΛΙΑΣ" w:date="2025-12-15T10:32:00Z" w16du:dateUtc="2025-12-15T08:32:00Z">
        <w:r>
          <w:rPr>
            <w:b/>
            <w:bCs/>
            <w:sz w:val="20"/>
            <w:szCs w:val="20"/>
          </w:rPr>
          <w:t>Πηγή Ιδία</w:t>
        </w:r>
      </w:ins>
      <w:ins w:id="1784" w:author="ΜΗΤΣΕΑΣ ΗΛΙΑΣ" w:date="2025-12-16T09:33:00Z" w16du:dateUtc="2025-12-16T07:33:00Z">
        <w:r w:rsidR="00147F53">
          <w:rPr>
            <w:b/>
            <w:bCs/>
            <w:sz w:val="20"/>
            <w:szCs w:val="20"/>
          </w:rPr>
          <w:t>ς</w:t>
        </w:r>
      </w:ins>
      <w:ins w:id="1785" w:author="ΜΗΤΣΕΑΣ ΗΛΙΑΣ" w:date="2025-12-15T10:32:00Z" w16du:dateUtc="2025-12-15T08:32:00Z">
        <w:r>
          <w:rPr>
            <w:b/>
            <w:bCs/>
            <w:sz w:val="20"/>
            <w:szCs w:val="20"/>
          </w:rPr>
          <w:t xml:space="preserve"> δημιουργία</w:t>
        </w:r>
      </w:ins>
      <w:ins w:id="1786" w:author="ΜΗΤΣΕΑΣ ΗΛΙΑΣ" w:date="2025-12-16T09:33:00Z" w16du:dateUtc="2025-12-16T07:33:00Z">
        <w:r w:rsidR="00147F53">
          <w:rPr>
            <w:b/>
            <w:bCs/>
            <w:sz w:val="20"/>
            <w:szCs w:val="20"/>
          </w:rPr>
          <w:t>ς</w:t>
        </w:r>
      </w:ins>
    </w:p>
    <w:p w14:paraId="4FC3BC74" w14:textId="77777777" w:rsidR="002705E3" w:rsidRPr="000213A7" w:rsidRDefault="002705E3" w:rsidP="002705E3">
      <w:pPr>
        <w:pStyle w:val="20"/>
        <w:numPr>
          <w:ilvl w:val="0"/>
          <w:numId w:val="0"/>
        </w:numPr>
        <w:spacing w:before="120" w:after="120" w:line="360" w:lineRule="auto"/>
        <w:jc w:val="both"/>
        <w:rPr>
          <w:rFonts w:ascii="Times New Roman" w:hAnsi="Times New Roman"/>
          <w:i w:val="0"/>
          <w:lang w:val="el-GR"/>
        </w:rPr>
      </w:pPr>
      <w:bookmarkStart w:id="1787" w:name="_Toc218850219"/>
      <w:r>
        <w:rPr>
          <w:rFonts w:ascii="Times New Roman" w:hAnsi="Times New Roman"/>
          <w:i w:val="0"/>
          <w:lang w:val="el-GR"/>
        </w:rPr>
        <w:t>3</w:t>
      </w:r>
      <w:r w:rsidRPr="006501DB">
        <w:rPr>
          <w:rFonts w:ascii="Times New Roman" w:hAnsi="Times New Roman"/>
          <w:i w:val="0"/>
          <w:lang w:val="el-GR"/>
        </w:rPr>
        <w:t>.</w:t>
      </w:r>
      <w:r>
        <w:rPr>
          <w:rFonts w:ascii="Times New Roman" w:hAnsi="Times New Roman"/>
          <w:i w:val="0"/>
          <w:lang w:val="el-GR"/>
        </w:rPr>
        <w:t>4</w:t>
      </w:r>
      <w:r w:rsidRPr="006501DB">
        <w:rPr>
          <w:rFonts w:ascii="Times New Roman" w:hAnsi="Times New Roman"/>
          <w:i w:val="0"/>
          <w:lang w:val="el-GR"/>
        </w:rPr>
        <w:t xml:space="preserve"> </w:t>
      </w:r>
      <w:r>
        <w:rPr>
          <w:rFonts w:ascii="Times New Roman" w:hAnsi="Times New Roman"/>
          <w:i w:val="0"/>
          <w:lang w:val="el-GR"/>
        </w:rPr>
        <w:t>Σύγχρονες Μέθοδοι</w:t>
      </w:r>
      <w:bookmarkEnd w:id="1787"/>
    </w:p>
    <w:p w14:paraId="23218403" w14:textId="03635388" w:rsidR="000213A7" w:rsidRPr="006D0C9B" w:rsidRDefault="000213A7" w:rsidP="000213A7">
      <w:pPr>
        <w:spacing w:before="120" w:after="120" w:line="360" w:lineRule="auto"/>
        <w:jc w:val="both"/>
        <w:rPr>
          <w:lang w:eastAsia="x-none"/>
          <w:rPrChange w:id="1788" w:author="ΜΗΤΣΕΑΣ ΗΛΙΑΣ" w:date="2025-12-04T13:39:00Z" w16du:dateUtc="2025-12-04T11:39:00Z">
            <w:rPr>
              <w:lang w:val="en-US" w:eastAsia="x-none"/>
            </w:rPr>
          </w:rPrChange>
        </w:rPr>
      </w:pPr>
      <w:r w:rsidRPr="000213A7">
        <w:rPr>
          <w:lang w:eastAsia="x-none"/>
        </w:rPr>
        <w:t xml:space="preserve">Με την εξέλιξη των νευρωνικών δικτύων και των τεχνικών </w:t>
      </w:r>
      <w:r w:rsidR="006D0C9B">
        <w:rPr>
          <w:lang w:eastAsia="x-none"/>
        </w:rPr>
        <w:t>βαθιάς μάθησης</w:t>
      </w:r>
      <w:r w:rsidRPr="000213A7">
        <w:rPr>
          <w:lang w:eastAsia="x-none"/>
        </w:rPr>
        <w:t>, οι μέθοδοι κατηγοριοποίησης κειμένου έχουν γίνει πιο αποτελεσματικές στην κατανόηση συμφραζομένων, πολυσημίας και συναισθηματικής φόρτισης (</w:t>
      </w:r>
      <w:r w:rsidRPr="000213A7">
        <w:rPr>
          <w:lang w:val="en-US" w:eastAsia="x-none"/>
        </w:rPr>
        <w:t>Minaee</w:t>
      </w:r>
      <w:r w:rsidRPr="000213A7">
        <w:rPr>
          <w:lang w:eastAsia="x-none"/>
        </w:rPr>
        <w:t xml:space="preserve"> </w:t>
      </w:r>
      <w:r w:rsidRPr="000213A7">
        <w:rPr>
          <w:lang w:val="en-US" w:eastAsia="x-none"/>
        </w:rPr>
        <w:t>et</w:t>
      </w:r>
      <w:r w:rsidRPr="000213A7">
        <w:rPr>
          <w:lang w:eastAsia="x-none"/>
        </w:rPr>
        <w:t xml:space="preserve"> </w:t>
      </w:r>
      <w:r w:rsidRPr="000213A7">
        <w:rPr>
          <w:lang w:val="en-US" w:eastAsia="x-none"/>
        </w:rPr>
        <w:t>al</w:t>
      </w:r>
      <w:r w:rsidRPr="000213A7">
        <w:rPr>
          <w:lang w:eastAsia="x-none"/>
        </w:rPr>
        <w:t>., 2021). Οι βασικές σύγχρονες μέθοδοι περιλαμβάνουν:</w:t>
      </w:r>
    </w:p>
    <w:p w14:paraId="57D220B5" w14:textId="77777777" w:rsidR="000213A7" w:rsidRPr="00FB7D25" w:rsidRDefault="000213A7" w:rsidP="00FB7D25">
      <w:pPr>
        <w:pStyle w:val="ae"/>
        <w:numPr>
          <w:ilvl w:val="0"/>
          <w:numId w:val="39"/>
        </w:numPr>
        <w:spacing w:before="120" w:after="120" w:line="360" w:lineRule="auto"/>
        <w:jc w:val="both"/>
        <w:rPr>
          <w:sz w:val="24"/>
          <w:szCs w:val="24"/>
          <w:u w:val="single"/>
          <w:lang w:eastAsia="x-none"/>
        </w:rPr>
      </w:pPr>
      <w:r w:rsidRPr="00FB7D25">
        <w:rPr>
          <w:sz w:val="24"/>
          <w:szCs w:val="24"/>
          <w:u w:val="single"/>
          <w:lang w:val="en-US" w:eastAsia="x-none"/>
        </w:rPr>
        <w:t>Word</w:t>
      </w:r>
      <w:r w:rsidRPr="00FB7D25">
        <w:rPr>
          <w:sz w:val="24"/>
          <w:szCs w:val="24"/>
          <w:u w:val="single"/>
          <w:lang w:eastAsia="x-none"/>
        </w:rPr>
        <w:t xml:space="preserve"> </w:t>
      </w:r>
      <w:r w:rsidRPr="00FB7D25">
        <w:rPr>
          <w:sz w:val="24"/>
          <w:szCs w:val="24"/>
          <w:u w:val="single"/>
          <w:lang w:val="en-US" w:eastAsia="x-none"/>
        </w:rPr>
        <w:t>Embeddings</w:t>
      </w:r>
      <w:r w:rsidRPr="00FB7D25">
        <w:rPr>
          <w:sz w:val="24"/>
          <w:szCs w:val="24"/>
          <w:u w:val="single"/>
          <w:lang w:eastAsia="x-none"/>
        </w:rPr>
        <w:t>:</w:t>
      </w:r>
    </w:p>
    <w:p w14:paraId="333DB3BE" w14:textId="3A0D88E7" w:rsidR="000213A7" w:rsidRPr="000213A7" w:rsidRDefault="000213A7" w:rsidP="00DE4429">
      <w:pPr>
        <w:spacing w:before="120" w:after="120" w:line="360" w:lineRule="auto"/>
        <w:ind w:left="720"/>
        <w:jc w:val="both"/>
        <w:rPr>
          <w:lang w:eastAsia="x-none"/>
        </w:rPr>
      </w:pPr>
      <w:r w:rsidRPr="00FB7D25">
        <w:rPr>
          <w:lang w:eastAsia="x-none"/>
        </w:rPr>
        <w:t xml:space="preserve">Τα </w:t>
      </w:r>
      <w:r w:rsidRPr="00FB7D25">
        <w:rPr>
          <w:lang w:val="en-US" w:eastAsia="x-none"/>
        </w:rPr>
        <w:t>embeddings</w:t>
      </w:r>
      <w:r w:rsidRPr="00FB7D25">
        <w:rPr>
          <w:lang w:eastAsia="x-none"/>
        </w:rPr>
        <w:t xml:space="preserve"> μετατρέπουν τις λέξεις σε συνεχείς διανυσματικούς χώρους, διατηρώντας σημασιολογικές σχέσεις μεταξύ τους. Παραδείγματα περιλαμβάνουν </w:t>
      </w:r>
      <w:r w:rsidRPr="00FB7D25">
        <w:rPr>
          <w:lang w:val="en-US" w:eastAsia="x-none"/>
        </w:rPr>
        <w:t>Word</w:t>
      </w:r>
      <w:r w:rsidRPr="00FB7D25">
        <w:rPr>
          <w:lang w:eastAsia="x-none"/>
        </w:rPr>
        <w:t>2</w:t>
      </w:r>
      <w:r w:rsidRPr="00FB7D25">
        <w:rPr>
          <w:lang w:val="en-US" w:eastAsia="x-none"/>
        </w:rPr>
        <w:t>Vec</w:t>
      </w:r>
      <w:r w:rsidRPr="00FB7D25">
        <w:rPr>
          <w:lang w:eastAsia="x-none"/>
        </w:rPr>
        <w:t xml:space="preserve">, </w:t>
      </w:r>
      <w:r w:rsidRPr="00FB7D25">
        <w:rPr>
          <w:lang w:val="en-US" w:eastAsia="x-none"/>
        </w:rPr>
        <w:t>GloVe</w:t>
      </w:r>
      <w:r w:rsidRPr="00FB7D25">
        <w:rPr>
          <w:lang w:eastAsia="x-none"/>
        </w:rPr>
        <w:t xml:space="preserve"> και </w:t>
      </w:r>
      <w:r w:rsidRPr="00FB7D25">
        <w:rPr>
          <w:lang w:val="en-US" w:eastAsia="x-none"/>
        </w:rPr>
        <w:t>FastText</w:t>
      </w:r>
      <w:r w:rsidRPr="00FB7D25">
        <w:rPr>
          <w:lang w:eastAsia="x-none"/>
        </w:rPr>
        <w:t>, που χρησιμοποιούνται ως είσοδος σε ταξινομητές</w:t>
      </w:r>
      <w:ins w:id="1789" w:author="ΜΗΤΣΕΑΣ ΗΛΙΑΣ" w:date="2025-12-16T09:41:00Z" w16du:dateUtc="2025-12-16T07:41:00Z">
        <w:r w:rsidR="00030F88">
          <w:rPr>
            <w:lang w:eastAsia="x-none"/>
          </w:rPr>
          <w:t xml:space="preserve"> </w:t>
        </w:r>
      </w:ins>
      <w:ins w:id="1790" w:author="ΜΗΤΣΕΑΣ ΗΛΙΑΣ" w:date="2025-12-16T09:45:00Z" w16du:dateUtc="2025-12-16T07:45:00Z">
        <w:r w:rsidR="00030F88">
          <w:rPr>
            <w:lang w:eastAsia="x-none"/>
          </w:rPr>
          <w:t>(</w:t>
        </w:r>
      </w:ins>
      <w:ins w:id="1791" w:author="ΜΗΤΣΕΑΣ ΗΛΙΑΣ" w:date="2025-12-16T09:45:00Z">
        <w:r w:rsidR="00030F88" w:rsidRPr="00030F88">
          <w:rPr>
            <w:lang w:eastAsia="x-none"/>
          </w:rPr>
          <w:t>Jurafsky &amp; Martin 2023)</w:t>
        </w:r>
      </w:ins>
      <w:ins w:id="1792" w:author="ΜΗΤΣΕΑΣ ΗΛΙΑΣ" w:date="2025-12-16T09:45:00Z" w16du:dateUtc="2025-12-16T07:45:00Z">
        <w:r w:rsidR="00030F88">
          <w:rPr>
            <w:lang w:eastAsia="x-none"/>
          </w:rPr>
          <w:t>.</w:t>
        </w:r>
      </w:ins>
      <w:del w:id="1793" w:author="ΜΗΤΣΕΑΣ ΗΛΙΑΣ" w:date="2025-12-16T09:41:00Z" w16du:dateUtc="2025-12-16T07:41:00Z">
        <w:r w:rsidRPr="00FB7D25" w:rsidDel="00030F88">
          <w:rPr>
            <w:lang w:eastAsia="x-none"/>
          </w:rPr>
          <w:delText>.</w:delText>
        </w:r>
      </w:del>
    </w:p>
    <w:p w14:paraId="612560C1" w14:textId="77777777" w:rsidR="000213A7" w:rsidRPr="00FB7D25" w:rsidRDefault="000213A7" w:rsidP="00FB7D25">
      <w:pPr>
        <w:pStyle w:val="ae"/>
        <w:numPr>
          <w:ilvl w:val="0"/>
          <w:numId w:val="39"/>
        </w:numPr>
        <w:spacing w:before="120" w:after="120" w:line="360" w:lineRule="auto"/>
        <w:jc w:val="both"/>
        <w:rPr>
          <w:sz w:val="24"/>
          <w:szCs w:val="24"/>
          <w:u w:val="single"/>
          <w:lang w:val="en-US" w:eastAsia="x-none"/>
        </w:rPr>
      </w:pPr>
      <w:r w:rsidRPr="00FB7D25">
        <w:rPr>
          <w:sz w:val="24"/>
          <w:szCs w:val="24"/>
          <w:u w:val="single"/>
          <w:lang w:val="en-US" w:eastAsia="x-none"/>
        </w:rPr>
        <w:t>Recurrent Neural Networks (RNN) και LSTM:</w:t>
      </w:r>
    </w:p>
    <w:p w14:paraId="71FDB90E" w14:textId="62AF13FA" w:rsidR="000213A7" w:rsidRPr="00FB7D25" w:rsidRDefault="000213A7" w:rsidP="00DE4429">
      <w:pPr>
        <w:spacing w:before="120" w:after="120" w:line="360" w:lineRule="auto"/>
        <w:ind w:left="720"/>
        <w:jc w:val="both"/>
        <w:rPr>
          <w:lang w:eastAsia="x-none"/>
        </w:rPr>
      </w:pPr>
      <w:r w:rsidRPr="00FB7D25">
        <w:rPr>
          <w:lang w:eastAsia="x-none"/>
        </w:rPr>
        <w:t xml:space="preserve">Τα </w:t>
      </w:r>
      <w:r w:rsidRPr="00FB7D25">
        <w:rPr>
          <w:lang w:val="en-US" w:eastAsia="x-none"/>
        </w:rPr>
        <w:t>RNN</w:t>
      </w:r>
      <w:r w:rsidRPr="00FB7D25">
        <w:rPr>
          <w:lang w:eastAsia="x-none"/>
        </w:rPr>
        <w:t xml:space="preserve"> και τα </w:t>
      </w:r>
      <w:r w:rsidRPr="00FB7D25">
        <w:rPr>
          <w:lang w:val="en-US" w:eastAsia="x-none"/>
        </w:rPr>
        <w:t>LSTM</w:t>
      </w:r>
      <w:r w:rsidRPr="00FB7D25">
        <w:rPr>
          <w:lang w:eastAsia="x-none"/>
        </w:rPr>
        <w:t xml:space="preserve"> επιτρέπουν την επεξεργασία ακολουθιών κειμένου διατηρώντας πληροφορία για προηγούμενα βήματα. Είναι χρήσιμα για ταξινόμηση όπου η σειρά των λέξεων έχει σημασία, όπως ανάλυση συναισθήματος σε </w:t>
      </w:r>
      <w:r w:rsidR="006D0C9B">
        <w:rPr>
          <w:lang w:eastAsia="x-none"/>
        </w:rPr>
        <w:t>αξιολογήσεις</w:t>
      </w:r>
      <w:r w:rsidR="006D0C9B" w:rsidRPr="00FB7D25">
        <w:rPr>
          <w:lang w:eastAsia="x-none"/>
        </w:rPr>
        <w:t xml:space="preserve"> </w:t>
      </w:r>
      <w:r w:rsidRPr="00FB7D25">
        <w:rPr>
          <w:lang w:eastAsia="x-none"/>
        </w:rPr>
        <w:t xml:space="preserve">ή </w:t>
      </w:r>
      <w:r w:rsidR="006D0C9B">
        <w:rPr>
          <w:lang w:eastAsia="x-none"/>
        </w:rPr>
        <w:t>δημοσιεύσεις</w:t>
      </w:r>
      <w:ins w:id="1794" w:author="ΜΗΤΣΕΑΣ ΗΛΙΑΣ" w:date="2025-12-16T09:41:00Z" w16du:dateUtc="2025-12-16T07:41:00Z">
        <w:r w:rsidR="00030F88">
          <w:rPr>
            <w:lang w:eastAsia="x-none"/>
          </w:rPr>
          <w:t xml:space="preserve"> (</w:t>
        </w:r>
      </w:ins>
      <w:ins w:id="1795" w:author="ΜΗΤΣΕΑΣ ΗΛΙΑΣ" w:date="2025-12-16T09:41:00Z">
        <w:r w:rsidR="00030F88" w:rsidRPr="00030F88">
          <w:rPr>
            <w:lang w:eastAsia="x-none"/>
          </w:rPr>
          <w:t>Young et al. 2018)</w:t>
        </w:r>
      </w:ins>
      <w:r w:rsidRPr="00FB7D25">
        <w:rPr>
          <w:lang w:eastAsia="x-none"/>
        </w:rPr>
        <w:t>.</w:t>
      </w:r>
    </w:p>
    <w:p w14:paraId="2DB15256" w14:textId="77777777" w:rsidR="000213A7" w:rsidRPr="00FB7D25" w:rsidRDefault="000213A7" w:rsidP="00FB7D25">
      <w:pPr>
        <w:pStyle w:val="ae"/>
        <w:numPr>
          <w:ilvl w:val="0"/>
          <w:numId w:val="39"/>
        </w:numPr>
        <w:spacing w:before="120" w:after="120" w:line="360" w:lineRule="auto"/>
        <w:jc w:val="both"/>
        <w:rPr>
          <w:sz w:val="24"/>
          <w:szCs w:val="24"/>
          <w:u w:val="single"/>
          <w:lang w:val="en-US" w:eastAsia="x-none"/>
        </w:rPr>
      </w:pPr>
      <w:r w:rsidRPr="00FB7D25">
        <w:rPr>
          <w:sz w:val="24"/>
          <w:szCs w:val="24"/>
          <w:u w:val="single"/>
          <w:lang w:val="en-US" w:eastAsia="x-none"/>
        </w:rPr>
        <w:t>Convolutional Neural Networks (CNN) για κείμενο:</w:t>
      </w:r>
    </w:p>
    <w:p w14:paraId="06B077A6" w14:textId="6C49D900" w:rsidR="000213A7" w:rsidRPr="000213A7" w:rsidRDefault="000213A7" w:rsidP="00DE4429">
      <w:pPr>
        <w:spacing w:before="120" w:after="120" w:line="360" w:lineRule="auto"/>
        <w:ind w:left="720"/>
        <w:jc w:val="both"/>
        <w:rPr>
          <w:lang w:eastAsia="x-none"/>
        </w:rPr>
      </w:pPr>
      <w:r w:rsidRPr="00FB7D25">
        <w:rPr>
          <w:lang w:eastAsia="x-none"/>
        </w:rPr>
        <w:lastRenderedPageBreak/>
        <w:t xml:space="preserve">Τα </w:t>
      </w:r>
      <w:r w:rsidRPr="00FB7D25">
        <w:rPr>
          <w:lang w:val="en-US" w:eastAsia="x-none"/>
        </w:rPr>
        <w:t>CNN</w:t>
      </w:r>
      <w:r w:rsidRPr="00FB7D25">
        <w:rPr>
          <w:lang w:eastAsia="x-none"/>
        </w:rPr>
        <w:t xml:space="preserve"> εφαρμόζονται σε διανυσματικά </w:t>
      </w:r>
      <w:r w:rsidRPr="00FB7D25">
        <w:rPr>
          <w:lang w:val="en-US" w:eastAsia="x-none"/>
        </w:rPr>
        <w:t>representations</w:t>
      </w:r>
      <w:r w:rsidRPr="00FB7D25">
        <w:rPr>
          <w:lang w:eastAsia="x-none"/>
        </w:rPr>
        <w:t xml:space="preserve"> του κειμένου για ανίχνευση τοπικών μοτίβων, όπως συγκεκριμένες φράσεις ή </w:t>
      </w:r>
      <w:r w:rsidRPr="00FB7D25">
        <w:rPr>
          <w:lang w:val="en-US" w:eastAsia="x-none"/>
        </w:rPr>
        <w:t>collocations</w:t>
      </w:r>
      <w:r w:rsidRPr="00FB7D25">
        <w:rPr>
          <w:lang w:eastAsia="x-none"/>
        </w:rPr>
        <w:t>, βελτιώνοντας την απόδοση σε σύντομες προτάσεις</w:t>
      </w:r>
      <w:ins w:id="1796" w:author="ΜΗΤΣΕΑΣ ΗΛΙΑΣ" w:date="2025-12-16T09:41:00Z" w16du:dateUtc="2025-12-16T07:41:00Z">
        <w:r w:rsidR="00030F88">
          <w:rPr>
            <w:lang w:eastAsia="x-none"/>
          </w:rPr>
          <w:t xml:space="preserve"> (</w:t>
        </w:r>
      </w:ins>
      <w:ins w:id="1797" w:author="ΜΗΤΣΕΑΣ ΗΛΙΑΣ" w:date="2025-12-16T09:41:00Z">
        <w:r w:rsidR="00030F88" w:rsidRPr="00030F88">
          <w:rPr>
            <w:lang w:eastAsia="x-none"/>
          </w:rPr>
          <w:t>Minaee et al. 2021)</w:t>
        </w:r>
      </w:ins>
      <w:r w:rsidRPr="00FB7D25">
        <w:rPr>
          <w:lang w:eastAsia="x-none"/>
        </w:rPr>
        <w:t>.</w:t>
      </w:r>
    </w:p>
    <w:p w14:paraId="3AEADCF1" w14:textId="77777777" w:rsidR="000213A7" w:rsidRPr="00FB7D25" w:rsidRDefault="000213A7" w:rsidP="00FB7D25">
      <w:pPr>
        <w:pStyle w:val="ae"/>
        <w:numPr>
          <w:ilvl w:val="0"/>
          <w:numId w:val="39"/>
        </w:numPr>
        <w:spacing w:before="120" w:after="120" w:line="360" w:lineRule="auto"/>
        <w:jc w:val="both"/>
        <w:rPr>
          <w:sz w:val="24"/>
          <w:szCs w:val="24"/>
          <w:u w:val="single"/>
          <w:lang w:eastAsia="x-none"/>
        </w:rPr>
      </w:pPr>
      <w:r w:rsidRPr="00FB7D25">
        <w:rPr>
          <w:sz w:val="24"/>
          <w:szCs w:val="24"/>
          <w:u w:val="single"/>
          <w:lang w:val="en-US" w:eastAsia="x-none"/>
        </w:rPr>
        <w:t>Transformers</w:t>
      </w:r>
      <w:r w:rsidRPr="00FB7D25">
        <w:rPr>
          <w:sz w:val="24"/>
          <w:szCs w:val="24"/>
          <w:u w:val="single"/>
          <w:lang w:eastAsia="x-none"/>
        </w:rPr>
        <w:t xml:space="preserve"> και </w:t>
      </w:r>
      <w:r w:rsidRPr="00FB7D25">
        <w:rPr>
          <w:sz w:val="24"/>
          <w:szCs w:val="24"/>
          <w:u w:val="single"/>
          <w:lang w:val="en-US" w:eastAsia="x-none"/>
        </w:rPr>
        <w:t>BERT</w:t>
      </w:r>
      <w:r w:rsidRPr="00FB7D25">
        <w:rPr>
          <w:sz w:val="24"/>
          <w:szCs w:val="24"/>
          <w:u w:val="single"/>
          <w:lang w:eastAsia="x-none"/>
        </w:rPr>
        <w:t>:</w:t>
      </w:r>
    </w:p>
    <w:p w14:paraId="76B1BB50" w14:textId="707915FF" w:rsidR="00CD37C0" w:rsidRPr="000213A7" w:rsidRDefault="000213A7">
      <w:pPr>
        <w:numPr>
          <w:ilvl w:val="0"/>
          <w:numId w:val="44"/>
        </w:numPr>
        <w:spacing w:before="120" w:after="120" w:line="360" w:lineRule="auto"/>
        <w:jc w:val="both"/>
        <w:rPr>
          <w:lang w:eastAsia="x-none"/>
        </w:rPr>
        <w:pPrChange w:id="1798" w:author="ΜΗΤΣΕΑΣ ΗΛΙΑΣ" w:date="2025-12-16T09:42:00Z" w16du:dateUtc="2025-12-16T07:42:00Z">
          <w:pPr>
            <w:spacing w:before="120" w:after="120" w:line="360" w:lineRule="auto"/>
            <w:ind w:left="720"/>
            <w:jc w:val="both"/>
          </w:pPr>
        </w:pPrChange>
      </w:pPr>
      <w:r w:rsidRPr="00FB7D25">
        <w:rPr>
          <w:lang w:eastAsia="x-none"/>
        </w:rPr>
        <w:t xml:space="preserve">Η αρχιτεκτονική </w:t>
      </w:r>
      <w:r w:rsidRPr="00FB7D25">
        <w:rPr>
          <w:lang w:val="en-US" w:eastAsia="x-none"/>
        </w:rPr>
        <w:t>Transformer</w:t>
      </w:r>
      <w:r w:rsidRPr="00FB7D25">
        <w:rPr>
          <w:lang w:eastAsia="x-none"/>
        </w:rPr>
        <w:t xml:space="preserve"> και τα </w:t>
      </w:r>
      <w:del w:id="1799" w:author="ΜΗΤΣΕΑΣ ΗΛΙΑΣ" w:date="2025-12-16T10:14:00Z" w16du:dateUtc="2025-12-16T08:14:00Z">
        <w:r w:rsidRPr="00FB7D25" w:rsidDel="00FA5CCE">
          <w:rPr>
            <w:lang w:eastAsia="x-none"/>
          </w:rPr>
          <w:delText>προεκπαιδευμένα</w:delText>
        </w:r>
      </w:del>
      <w:ins w:id="1800" w:author="ΜΗΤΣΕΑΣ ΗΛΙΑΣ" w:date="2025-12-16T10:14:00Z" w16du:dateUtc="2025-12-16T08:14:00Z">
        <w:r w:rsidR="00FA5CCE" w:rsidRPr="00FB7D25">
          <w:rPr>
            <w:lang w:eastAsia="x-none"/>
          </w:rPr>
          <w:t>προ εκπαιδευμένα</w:t>
        </w:r>
      </w:ins>
      <w:r w:rsidRPr="00FB7D25">
        <w:rPr>
          <w:lang w:eastAsia="x-none"/>
        </w:rPr>
        <w:t xml:space="preserve"> μοντέλα όπως </w:t>
      </w:r>
      <w:r w:rsidRPr="00FB7D25">
        <w:rPr>
          <w:lang w:val="en-US" w:eastAsia="x-none"/>
        </w:rPr>
        <w:t>BERT</w:t>
      </w:r>
      <w:r w:rsidRPr="00FB7D25">
        <w:rPr>
          <w:lang w:eastAsia="x-none"/>
        </w:rPr>
        <w:t xml:space="preserve"> επιτρέπουν διπλής κατεύθυνσης (</w:t>
      </w:r>
      <w:r w:rsidRPr="00FB7D25">
        <w:rPr>
          <w:lang w:val="en-US" w:eastAsia="x-none"/>
        </w:rPr>
        <w:t>bidirectional</w:t>
      </w:r>
      <w:r w:rsidRPr="00FB7D25">
        <w:rPr>
          <w:lang w:eastAsia="x-none"/>
        </w:rPr>
        <w:t xml:space="preserve">) κατανόηση συμφραζομένων σε μεγάλα κείμενα, προσφέροντας </w:t>
      </w:r>
      <w:r w:rsidRPr="00FB7D25">
        <w:rPr>
          <w:lang w:val="en-US" w:eastAsia="x-none"/>
        </w:rPr>
        <w:t>state</w:t>
      </w:r>
      <w:r w:rsidRPr="00FB7D25">
        <w:rPr>
          <w:lang w:eastAsia="x-none"/>
        </w:rPr>
        <w:t>-</w:t>
      </w:r>
      <w:r w:rsidRPr="00FB7D25">
        <w:rPr>
          <w:lang w:val="en-US" w:eastAsia="x-none"/>
        </w:rPr>
        <w:t>of</w:t>
      </w:r>
      <w:r w:rsidRPr="00FB7D25">
        <w:rPr>
          <w:lang w:eastAsia="x-none"/>
        </w:rPr>
        <w:t>-</w:t>
      </w:r>
      <w:r w:rsidRPr="00FB7D25">
        <w:rPr>
          <w:lang w:val="en-US" w:eastAsia="x-none"/>
        </w:rPr>
        <w:t>the</w:t>
      </w:r>
      <w:r w:rsidRPr="00FB7D25">
        <w:rPr>
          <w:lang w:eastAsia="x-none"/>
        </w:rPr>
        <w:t>-</w:t>
      </w:r>
      <w:r w:rsidRPr="00FB7D25">
        <w:rPr>
          <w:lang w:val="en-US" w:eastAsia="x-none"/>
        </w:rPr>
        <w:t>art</w:t>
      </w:r>
      <w:r w:rsidRPr="00FB7D25">
        <w:rPr>
          <w:lang w:eastAsia="x-none"/>
        </w:rPr>
        <w:t xml:space="preserve"> αποτελέσματα σε κατηγοριοποίηση, ανάλυση συναισθήματος και </w:t>
      </w:r>
      <w:r w:rsidRPr="00FB7D25">
        <w:rPr>
          <w:lang w:val="en-US" w:eastAsia="x-none"/>
        </w:rPr>
        <w:t>named</w:t>
      </w:r>
      <w:r w:rsidRPr="00FB7D25">
        <w:rPr>
          <w:lang w:eastAsia="x-none"/>
        </w:rPr>
        <w:t xml:space="preserve"> </w:t>
      </w:r>
      <w:r w:rsidRPr="00FB7D25">
        <w:rPr>
          <w:lang w:val="en-US" w:eastAsia="x-none"/>
        </w:rPr>
        <w:t>entity</w:t>
      </w:r>
      <w:r w:rsidRPr="00FB7D25">
        <w:rPr>
          <w:lang w:eastAsia="x-none"/>
        </w:rPr>
        <w:t xml:space="preserve"> </w:t>
      </w:r>
      <w:r w:rsidRPr="00FB7D25">
        <w:rPr>
          <w:lang w:val="en-US" w:eastAsia="x-none"/>
        </w:rPr>
        <w:t>recognition</w:t>
      </w:r>
      <w:ins w:id="1801" w:author="ΜΗΤΣΕΑΣ ΗΛΙΑΣ" w:date="2025-12-16T09:41:00Z" w16du:dateUtc="2025-12-16T07:41:00Z">
        <w:r w:rsidR="00030F88">
          <w:rPr>
            <w:lang w:eastAsia="x-none"/>
          </w:rPr>
          <w:t xml:space="preserve"> </w:t>
        </w:r>
      </w:ins>
      <w:ins w:id="1802" w:author="ΜΗΤΣΕΑΣ ΗΛΙΑΣ" w:date="2025-12-16T09:42:00Z" w16du:dateUtc="2025-12-16T07:42:00Z">
        <w:r w:rsidR="00030F88">
          <w:rPr>
            <w:lang w:eastAsia="x-none"/>
          </w:rPr>
          <w:t>(</w:t>
        </w:r>
      </w:ins>
      <w:ins w:id="1803" w:author="ΜΗΤΣΕΑΣ ΗΛΙΑΣ" w:date="2025-12-16T09:41:00Z">
        <w:r w:rsidR="00030F88" w:rsidRPr="00030F88">
          <w:rPr>
            <w:lang w:val="en-US" w:eastAsia="x-none"/>
          </w:rPr>
          <w:t>Devlin</w:t>
        </w:r>
        <w:r w:rsidR="00030F88" w:rsidRPr="00030F88">
          <w:rPr>
            <w:lang w:eastAsia="x-none"/>
            <w:rPrChange w:id="1804" w:author="ΜΗΤΣΕΑΣ ΗΛΙΑΣ" w:date="2025-12-16T09:41:00Z" w16du:dateUtc="2025-12-16T07:41:00Z">
              <w:rPr>
                <w:lang w:val="en-US" w:eastAsia="x-none"/>
              </w:rPr>
            </w:rPrChange>
          </w:rPr>
          <w:t xml:space="preserve"> </w:t>
        </w:r>
        <w:r w:rsidR="00030F88" w:rsidRPr="00030F88">
          <w:rPr>
            <w:lang w:val="en-US" w:eastAsia="x-none"/>
          </w:rPr>
          <w:t>et</w:t>
        </w:r>
        <w:r w:rsidR="00030F88" w:rsidRPr="00030F88">
          <w:rPr>
            <w:lang w:eastAsia="x-none"/>
            <w:rPrChange w:id="1805" w:author="ΜΗΤΣΕΑΣ ΗΛΙΑΣ" w:date="2025-12-16T09:41:00Z" w16du:dateUtc="2025-12-16T07:41:00Z">
              <w:rPr>
                <w:lang w:val="en-US" w:eastAsia="x-none"/>
              </w:rPr>
            </w:rPrChange>
          </w:rPr>
          <w:t xml:space="preserve"> </w:t>
        </w:r>
        <w:r w:rsidR="00030F88" w:rsidRPr="00030F88">
          <w:rPr>
            <w:lang w:val="en-US" w:eastAsia="x-none"/>
          </w:rPr>
          <w:t>al</w:t>
        </w:r>
        <w:r w:rsidR="00030F88" w:rsidRPr="00030F88">
          <w:rPr>
            <w:lang w:eastAsia="x-none"/>
            <w:rPrChange w:id="1806" w:author="ΜΗΤΣΕΑΣ ΗΛΙΑΣ" w:date="2025-12-16T09:41:00Z" w16du:dateUtc="2025-12-16T07:41:00Z">
              <w:rPr>
                <w:lang w:val="en-US" w:eastAsia="x-none"/>
              </w:rPr>
            </w:rPrChange>
          </w:rPr>
          <w:t xml:space="preserve">. </w:t>
        </w:r>
        <w:r w:rsidR="00030F88" w:rsidRPr="00030F88">
          <w:rPr>
            <w:lang w:eastAsia="x-none"/>
            <w:rPrChange w:id="1807" w:author="ΜΗΤΣΕΑΣ ΗΛΙΑΣ" w:date="2025-12-16T09:42:00Z" w16du:dateUtc="2025-12-16T07:42:00Z">
              <w:rPr>
                <w:lang w:val="en-US" w:eastAsia="x-none"/>
              </w:rPr>
            </w:rPrChange>
          </w:rPr>
          <w:t>2019)</w:t>
        </w:r>
      </w:ins>
      <w:ins w:id="1808" w:author="ΜΗΤΣΕΑΣ ΗΛΙΑΣ" w:date="2025-12-16T09:42:00Z" w16du:dateUtc="2025-12-16T07:42:00Z">
        <w:r w:rsidR="00030F88">
          <w:rPr>
            <w:lang w:eastAsia="x-none"/>
          </w:rPr>
          <w:t>.</w:t>
        </w:r>
      </w:ins>
      <w:del w:id="1809" w:author="ΜΗΤΣΕΑΣ ΗΛΙΑΣ" w:date="2025-12-16T09:42:00Z" w16du:dateUtc="2025-12-16T07:42:00Z">
        <w:r w:rsidRPr="00FB7D25" w:rsidDel="00030F88">
          <w:rPr>
            <w:lang w:eastAsia="x-none"/>
          </w:rPr>
          <w:delText>.</w:delText>
        </w:r>
      </w:del>
    </w:p>
    <w:p w14:paraId="0C0EBD3E" w14:textId="2250C55A" w:rsidR="000213A7" w:rsidRPr="000213A7" w:rsidRDefault="000213A7" w:rsidP="000213A7">
      <w:pPr>
        <w:spacing w:before="120" w:after="120" w:line="360" w:lineRule="auto"/>
        <w:jc w:val="both"/>
        <w:rPr>
          <w:lang w:eastAsia="x-none"/>
        </w:rPr>
      </w:pPr>
      <w:r w:rsidRPr="000213A7">
        <w:rPr>
          <w:lang w:eastAsia="x-none"/>
        </w:rPr>
        <w:t xml:space="preserve">Σήμερα, οι εφαρμογές συχνά βασίζονται σε </w:t>
      </w:r>
      <w:r w:rsidR="006D0C9B">
        <w:rPr>
          <w:lang w:eastAsia="x-none"/>
        </w:rPr>
        <w:t xml:space="preserve">προ εκπαιδευμένα </w:t>
      </w:r>
      <w:del w:id="1810" w:author="ΜΗΤΣΕΑΣ ΗΛΙΑΣ" w:date="2025-12-16T10:14:00Z" w16du:dateUtc="2025-12-16T08:14:00Z">
        <w:r w:rsidR="006D0C9B" w:rsidDel="00FA5CCE">
          <w:rPr>
            <w:lang w:eastAsia="x-none"/>
          </w:rPr>
          <w:delText>γλωσσικα</w:delText>
        </w:r>
      </w:del>
      <w:ins w:id="1811" w:author="ΜΗΤΣΕΑΣ ΗΛΙΑΣ" w:date="2025-12-16T10:14:00Z" w16du:dateUtc="2025-12-16T08:14:00Z">
        <w:r w:rsidR="00FA5CCE">
          <w:rPr>
            <w:lang w:eastAsia="x-none"/>
          </w:rPr>
          <w:t>γλωσσικά</w:t>
        </w:r>
      </w:ins>
      <w:r w:rsidR="006D0C9B">
        <w:rPr>
          <w:lang w:eastAsia="x-none"/>
        </w:rPr>
        <w:t xml:space="preserve"> μοντέλα</w:t>
      </w:r>
      <w:r w:rsidRPr="000213A7">
        <w:rPr>
          <w:lang w:eastAsia="x-none"/>
        </w:rPr>
        <w:t xml:space="preserve"> που προσαρμόζονται σε συγκεκριμένα </w:t>
      </w:r>
      <w:r w:rsidRPr="000213A7">
        <w:rPr>
          <w:lang w:val="en-US" w:eastAsia="x-none"/>
        </w:rPr>
        <w:t>datasets</w:t>
      </w:r>
      <w:r w:rsidRPr="000213A7">
        <w:rPr>
          <w:lang w:eastAsia="x-none"/>
        </w:rPr>
        <w:t xml:space="preserve"> μέσω </w:t>
      </w:r>
      <w:r w:rsidRPr="000213A7">
        <w:rPr>
          <w:lang w:val="en-US" w:eastAsia="x-none"/>
        </w:rPr>
        <w:t>fine</w:t>
      </w:r>
      <w:r w:rsidRPr="000213A7">
        <w:rPr>
          <w:lang w:eastAsia="x-none"/>
        </w:rPr>
        <w:t>-</w:t>
      </w:r>
      <w:r w:rsidRPr="000213A7">
        <w:rPr>
          <w:lang w:val="en-US" w:eastAsia="x-none"/>
        </w:rPr>
        <w:t>tuning</w:t>
      </w:r>
      <w:r w:rsidRPr="000213A7">
        <w:rPr>
          <w:lang w:eastAsia="x-none"/>
        </w:rPr>
        <w:t>. Αυτό μειώνει την ανάγκη για μεγάλη ποσότητα δεδομένων και βελτιώνει την απόδοση σε εξειδικευμέν</w:t>
      </w:r>
      <w:r w:rsidR="006D0C9B">
        <w:rPr>
          <w:lang w:eastAsia="x-none"/>
        </w:rPr>
        <w:t>ες εργασίες</w:t>
      </w:r>
      <w:ins w:id="1812" w:author="ΜΗΤΣΕΑΣ ΗΛΙΑΣ" w:date="2025-12-05T13:50:00Z" w16du:dateUtc="2025-12-05T11:50:00Z">
        <w:r w:rsidR="00681E81">
          <w:rPr>
            <w:lang w:eastAsia="x-none"/>
          </w:rPr>
          <w:t xml:space="preserve"> </w:t>
        </w:r>
      </w:ins>
      <w:del w:id="1813" w:author="ΜΗΤΣΕΑΣ ΗΛΙΑΣ" w:date="2025-12-05T13:50:00Z" w16du:dateUtc="2025-12-05T11:50:00Z">
        <w:r w:rsidR="00D74528" w:rsidDel="00681E81">
          <w:rPr>
            <w:lang w:eastAsia="x-none"/>
          </w:rPr>
          <w:delText>.</w:delText>
        </w:r>
      </w:del>
      <w:del w:id="1814" w:author="ΜΗΤΣΕΑΣ ΗΛΙΑΣ" w:date="2025-12-04T13:42:00Z" w16du:dateUtc="2025-12-04T11:42:00Z">
        <w:r w:rsidRPr="000213A7" w:rsidDel="00D74528">
          <w:rPr>
            <w:lang w:eastAsia="x-none"/>
          </w:rPr>
          <w:delText xml:space="preserve"> </w:delText>
        </w:r>
      </w:del>
      <w:del w:id="1815" w:author="ΜΗΤΣΕΑΣ ΗΛΙΑΣ" w:date="2025-12-16T09:42:00Z" w16du:dateUtc="2025-12-16T07:42:00Z">
        <w:r w:rsidRPr="000213A7" w:rsidDel="00030F88">
          <w:rPr>
            <w:lang w:eastAsia="x-none"/>
          </w:rPr>
          <w:delText>(</w:delText>
        </w:r>
        <w:r w:rsidRPr="000213A7" w:rsidDel="00030F88">
          <w:rPr>
            <w:lang w:val="en-US" w:eastAsia="x-none"/>
          </w:rPr>
          <w:delText>Minaee</w:delText>
        </w:r>
        <w:r w:rsidRPr="000213A7" w:rsidDel="00030F88">
          <w:rPr>
            <w:lang w:eastAsia="x-none"/>
          </w:rPr>
          <w:delText xml:space="preserve"> </w:delText>
        </w:r>
        <w:r w:rsidRPr="000213A7" w:rsidDel="00030F88">
          <w:rPr>
            <w:lang w:val="en-US" w:eastAsia="x-none"/>
          </w:rPr>
          <w:delText>et</w:delText>
        </w:r>
        <w:r w:rsidRPr="000213A7" w:rsidDel="00030F88">
          <w:rPr>
            <w:lang w:eastAsia="x-none"/>
          </w:rPr>
          <w:delText xml:space="preserve"> </w:delText>
        </w:r>
        <w:r w:rsidRPr="000213A7" w:rsidDel="00030F88">
          <w:rPr>
            <w:lang w:val="en-US" w:eastAsia="x-none"/>
          </w:rPr>
          <w:delText>al</w:delText>
        </w:r>
        <w:r w:rsidRPr="000213A7" w:rsidDel="00030F88">
          <w:rPr>
            <w:lang w:eastAsia="x-none"/>
          </w:rPr>
          <w:delText xml:space="preserve">., 2021; </w:delText>
        </w:r>
        <w:r w:rsidRPr="000213A7" w:rsidDel="00030F88">
          <w:rPr>
            <w:lang w:val="en-US" w:eastAsia="x-none"/>
          </w:rPr>
          <w:delText>Devlin</w:delText>
        </w:r>
        <w:r w:rsidRPr="000213A7" w:rsidDel="00030F88">
          <w:rPr>
            <w:lang w:eastAsia="x-none"/>
          </w:rPr>
          <w:delText xml:space="preserve"> </w:delText>
        </w:r>
        <w:r w:rsidRPr="000213A7" w:rsidDel="00030F88">
          <w:rPr>
            <w:lang w:val="en-US" w:eastAsia="x-none"/>
          </w:rPr>
          <w:delText>et</w:delText>
        </w:r>
        <w:r w:rsidRPr="000213A7" w:rsidDel="00030F88">
          <w:rPr>
            <w:lang w:eastAsia="x-none"/>
          </w:rPr>
          <w:delText xml:space="preserve"> </w:delText>
        </w:r>
        <w:r w:rsidRPr="000213A7" w:rsidDel="00030F88">
          <w:rPr>
            <w:lang w:val="en-US" w:eastAsia="x-none"/>
          </w:rPr>
          <w:delText>al</w:delText>
        </w:r>
        <w:r w:rsidRPr="000213A7" w:rsidDel="00030F88">
          <w:rPr>
            <w:lang w:eastAsia="x-none"/>
          </w:rPr>
          <w:delText>., 2019).</w:delText>
        </w:r>
      </w:del>
    </w:p>
    <w:p w14:paraId="2C7EBBD5" w14:textId="77777777" w:rsidR="00287D57" w:rsidRDefault="000213A7" w:rsidP="000213A7">
      <w:pPr>
        <w:spacing w:before="120" w:after="120" w:line="360" w:lineRule="auto"/>
        <w:jc w:val="both"/>
        <w:rPr>
          <w:ins w:id="1816" w:author="ΜΗΤΣΕΑΣ ΗΛΙΑΣ" w:date="2025-12-15T11:08:00Z" w16du:dateUtc="2025-12-15T09:08:00Z"/>
          <w:lang w:eastAsia="x-none"/>
        </w:rPr>
      </w:pPr>
      <w:r w:rsidRPr="000213A7">
        <w:rPr>
          <w:lang w:eastAsia="x-none"/>
        </w:rPr>
        <w:t>Οι σύγχρονες μέθοδοι υπερτερούν των κλα</w:t>
      </w:r>
      <w:del w:id="1817" w:author="ΜΗΤΣΕΑΣ ΗΛΙΑΣ" w:date="2025-12-16T10:44:00Z" w16du:dateUtc="2025-12-16T08:44:00Z">
        <w:r w:rsidRPr="000213A7" w:rsidDel="00FE4162">
          <w:rPr>
            <w:lang w:eastAsia="x-none"/>
          </w:rPr>
          <w:delText>σ</w:delText>
        </w:r>
      </w:del>
      <w:r w:rsidRPr="000213A7">
        <w:rPr>
          <w:lang w:eastAsia="x-none"/>
        </w:rPr>
        <w:t xml:space="preserve">σικών τεχνικών, καθώς μπορούν να κατανοήσουν συμφραζόμενα, πολυσημία και συναισθηματικές αποχρώσεις του κειμένου, προσφέροντας καλύτερη ακρίβεια και γενίκευση σε διάφορα </w:t>
      </w:r>
      <w:r w:rsidRPr="000213A7">
        <w:rPr>
          <w:lang w:val="en-US" w:eastAsia="x-none"/>
        </w:rPr>
        <w:t>NLP</w:t>
      </w:r>
      <w:r w:rsidRPr="000213A7">
        <w:rPr>
          <w:lang w:eastAsia="x-none"/>
        </w:rPr>
        <w:t xml:space="preserve"> </w:t>
      </w:r>
      <w:r w:rsidRPr="000213A7">
        <w:rPr>
          <w:lang w:val="en-US" w:eastAsia="x-none"/>
        </w:rPr>
        <w:t>tasks</w:t>
      </w:r>
      <w:r w:rsidRPr="000213A7">
        <w:rPr>
          <w:lang w:eastAsia="x-none"/>
        </w:rPr>
        <w:t>.</w:t>
      </w:r>
    </w:p>
    <w:tbl>
      <w:tblPr>
        <w:tblStyle w:val="a9"/>
        <w:tblW w:w="9175" w:type="dxa"/>
        <w:jc w:val="center"/>
        <w:tblLook w:val="04A0" w:firstRow="1" w:lastRow="0" w:firstColumn="1" w:lastColumn="0" w:noHBand="0" w:noVBand="1"/>
        <w:tblPrChange w:id="1818" w:author="ΜΗΤΣΕΑΣ ΗΛΙΑΣ" w:date="2025-12-15T11:15:00Z" w16du:dateUtc="2025-12-15T09:15:00Z">
          <w:tblPr>
            <w:tblStyle w:val="a9"/>
            <w:tblW w:w="0" w:type="auto"/>
            <w:jc w:val="center"/>
            <w:tblLook w:val="04A0" w:firstRow="1" w:lastRow="0" w:firstColumn="1" w:lastColumn="0" w:noHBand="0" w:noVBand="1"/>
          </w:tblPr>
        </w:tblPrChange>
      </w:tblPr>
      <w:tblGrid>
        <w:gridCol w:w="1668"/>
        <w:gridCol w:w="1739"/>
        <w:gridCol w:w="1723"/>
        <w:gridCol w:w="1801"/>
        <w:gridCol w:w="2244"/>
        <w:tblGridChange w:id="1819">
          <w:tblGrid>
            <w:gridCol w:w="1590"/>
            <w:gridCol w:w="78"/>
            <w:gridCol w:w="1739"/>
            <w:gridCol w:w="1723"/>
            <w:gridCol w:w="1801"/>
            <w:gridCol w:w="1801"/>
            <w:gridCol w:w="443"/>
          </w:tblGrid>
        </w:tblGridChange>
      </w:tblGrid>
      <w:tr w:rsidR="00CD37C0" w:rsidRPr="006501DB" w14:paraId="3A164EC4" w14:textId="77777777" w:rsidTr="00852831">
        <w:trPr>
          <w:jc w:val="center"/>
          <w:ins w:id="1820" w:author="ΜΗΤΣΕΑΣ ΗΛΙΑΣ" w:date="2025-12-15T11:08:00Z"/>
          <w:trPrChange w:id="1821" w:author="ΜΗΤΣΕΑΣ ΗΛΙΑΣ" w:date="2025-12-15T11:15:00Z" w16du:dateUtc="2025-12-15T09:15:00Z">
            <w:trPr>
              <w:gridAfter w:val="0"/>
              <w:jc w:val="center"/>
            </w:trPr>
          </w:trPrChange>
        </w:trPr>
        <w:tc>
          <w:tcPr>
            <w:tcW w:w="1668" w:type="dxa"/>
            <w:tcPrChange w:id="1822" w:author="ΜΗΤΣΕΑΣ ΗΛΙΑΣ" w:date="2025-12-15T11:15:00Z" w16du:dateUtc="2025-12-15T09:15:00Z">
              <w:tcPr>
                <w:tcW w:w="1410" w:type="dxa"/>
              </w:tcPr>
            </w:tcPrChange>
          </w:tcPr>
          <w:p w14:paraId="4B2310EA" w14:textId="77777777" w:rsidR="00CD37C0" w:rsidRPr="007D796E" w:rsidRDefault="00CD37C0" w:rsidP="006118A6">
            <w:pPr>
              <w:jc w:val="both"/>
              <w:rPr>
                <w:ins w:id="1823" w:author="ΜΗΤΣΕΑΣ ΗΛΙΑΣ" w:date="2025-12-15T11:08:00Z" w16du:dateUtc="2025-12-15T09:08:00Z"/>
              </w:rPr>
            </w:pPr>
            <w:ins w:id="1824" w:author="ΜΗΤΣΕΑΣ ΗΛΙΑΣ" w:date="2025-12-15T11:08:00Z" w16du:dateUtc="2025-12-15T09:08:00Z">
              <w:r>
                <w:t>Αλγόριθμος</w:t>
              </w:r>
            </w:ins>
          </w:p>
        </w:tc>
        <w:tc>
          <w:tcPr>
            <w:tcW w:w="1739" w:type="dxa"/>
            <w:tcPrChange w:id="1825" w:author="ΜΗΤΣΕΑΣ ΗΛΙΑΣ" w:date="2025-12-15T11:15:00Z" w16du:dateUtc="2025-12-15T09:15:00Z">
              <w:tcPr>
                <w:tcW w:w="2183" w:type="dxa"/>
                <w:gridSpan w:val="2"/>
              </w:tcPr>
            </w:tcPrChange>
          </w:tcPr>
          <w:p w14:paraId="1B4CCD22" w14:textId="77777777" w:rsidR="00CD37C0" w:rsidRPr="006501DB" w:rsidRDefault="00CD37C0" w:rsidP="006118A6">
            <w:pPr>
              <w:jc w:val="both"/>
              <w:rPr>
                <w:ins w:id="1826" w:author="ΜΗΤΣΕΑΣ ΗΛΙΑΣ" w:date="2025-12-15T11:08:00Z" w16du:dateUtc="2025-12-15T09:08:00Z"/>
              </w:rPr>
            </w:pPr>
            <w:ins w:id="1827" w:author="ΜΗΤΣΕΑΣ ΗΛΙΑΣ" w:date="2025-12-15T11:08:00Z" w16du:dateUtc="2025-12-15T09:08:00Z">
              <w:r>
                <w:t>Κατηγορία</w:t>
              </w:r>
            </w:ins>
          </w:p>
        </w:tc>
        <w:tc>
          <w:tcPr>
            <w:tcW w:w="1723" w:type="dxa"/>
            <w:tcPrChange w:id="1828" w:author="ΜΗΤΣΕΑΣ ΗΛΙΑΣ" w:date="2025-12-15T11:15:00Z" w16du:dateUtc="2025-12-15T09:15:00Z">
              <w:tcPr>
                <w:tcW w:w="1723" w:type="dxa"/>
              </w:tcPr>
            </w:tcPrChange>
          </w:tcPr>
          <w:p w14:paraId="6C6648F2" w14:textId="77777777" w:rsidR="00CD37C0" w:rsidRPr="006118A6" w:rsidRDefault="00CD37C0" w:rsidP="006118A6">
            <w:pPr>
              <w:jc w:val="both"/>
              <w:rPr>
                <w:ins w:id="1829" w:author="ΜΗΤΣΕΑΣ ΗΛΙΑΣ" w:date="2025-12-15T11:08:00Z" w16du:dateUtc="2025-12-15T09:08:00Z"/>
              </w:rPr>
            </w:pPr>
            <w:ins w:id="1830" w:author="ΜΗΤΣΕΑΣ ΗΛΙΑΣ" w:date="2025-12-15T11:08:00Z" w16du:dateUtc="2025-12-15T09:08:00Z">
              <w:r>
                <w:t>Χρήση</w:t>
              </w:r>
            </w:ins>
          </w:p>
        </w:tc>
        <w:tc>
          <w:tcPr>
            <w:tcW w:w="1801" w:type="dxa"/>
            <w:tcPrChange w:id="1831" w:author="ΜΗΤΣΕΑΣ ΗΛΙΑΣ" w:date="2025-12-15T11:15:00Z" w16du:dateUtc="2025-12-15T09:15:00Z">
              <w:tcPr>
                <w:tcW w:w="1756" w:type="dxa"/>
              </w:tcPr>
            </w:tcPrChange>
          </w:tcPr>
          <w:p w14:paraId="2B096393" w14:textId="77777777" w:rsidR="00CD37C0" w:rsidRPr="006501DB" w:rsidRDefault="00CD37C0" w:rsidP="006118A6">
            <w:pPr>
              <w:jc w:val="both"/>
              <w:rPr>
                <w:ins w:id="1832" w:author="ΜΗΤΣΕΑΣ ΗΛΙΑΣ" w:date="2025-12-15T11:08:00Z" w16du:dateUtc="2025-12-15T09:08:00Z"/>
              </w:rPr>
            </w:pPr>
            <w:ins w:id="1833" w:author="ΜΗΤΣΕΑΣ ΗΛΙΑΣ" w:date="2025-12-15T11:08:00Z" w16du:dateUtc="2025-12-15T09:08:00Z">
              <w:r>
                <w:t>Πλεονεκτήματα</w:t>
              </w:r>
            </w:ins>
          </w:p>
        </w:tc>
        <w:tc>
          <w:tcPr>
            <w:tcW w:w="2244" w:type="dxa"/>
            <w:tcPrChange w:id="1834" w:author="ΜΗΤΣΕΑΣ ΗΛΙΑΣ" w:date="2025-12-15T11:15:00Z" w16du:dateUtc="2025-12-15T09:15:00Z">
              <w:tcPr>
                <w:tcW w:w="1660" w:type="dxa"/>
              </w:tcPr>
            </w:tcPrChange>
          </w:tcPr>
          <w:p w14:paraId="223DDB64" w14:textId="77777777" w:rsidR="00CD37C0" w:rsidRPr="006501DB" w:rsidRDefault="00CD37C0" w:rsidP="006118A6">
            <w:pPr>
              <w:jc w:val="both"/>
              <w:rPr>
                <w:ins w:id="1835" w:author="ΜΗΤΣΕΑΣ ΗΛΙΑΣ" w:date="2025-12-15T11:08:00Z" w16du:dateUtc="2025-12-15T09:08:00Z"/>
              </w:rPr>
            </w:pPr>
            <w:ins w:id="1836" w:author="ΜΗΤΣΕΑΣ ΗΛΙΑΣ" w:date="2025-12-15T11:08:00Z" w16du:dateUtc="2025-12-15T09:08:00Z">
              <w:r>
                <w:t>Περιορισμοί</w:t>
              </w:r>
            </w:ins>
          </w:p>
        </w:tc>
      </w:tr>
      <w:tr w:rsidR="00CD37C0" w:rsidRPr="006501DB" w14:paraId="0A96D528" w14:textId="77777777" w:rsidTr="00852831">
        <w:trPr>
          <w:jc w:val="center"/>
          <w:ins w:id="1837" w:author="ΜΗΤΣΕΑΣ ΗΛΙΑΣ" w:date="2025-12-15T11:08:00Z"/>
          <w:trPrChange w:id="1838" w:author="ΜΗΤΣΕΑΣ ΗΛΙΑΣ" w:date="2025-12-15T11:15:00Z" w16du:dateUtc="2025-12-15T09:15:00Z">
            <w:trPr>
              <w:gridAfter w:val="0"/>
              <w:jc w:val="center"/>
            </w:trPr>
          </w:trPrChange>
        </w:trPr>
        <w:tc>
          <w:tcPr>
            <w:tcW w:w="1668" w:type="dxa"/>
            <w:tcPrChange w:id="1839" w:author="ΜΗΤΣΕΑΣ ΗΛΙΑΣ" w:date="2025-12-15T11:15:00Z" w16du:dateUtc="2025-12-15T09:15:00Z">
              <w:tcPr>
                <w:tcW w:w="1410" w:type="dxa"/>
              </w:tcPr>
            </w:tcPrChange>
          </w:tcPr>
          <w:p w14:paraId="04D87AF7" w14:textId="5868B826" w:rsidR="00CD37C0" w:rsidRPr="00CD37C0" w:rsidRDefault="00CD37C0" w:rsidP="006118A6">
            <w:pPr>
              <w:jc w:val="both"/>
              <w:rPr>
                <w:ins w:id="1840" w:author="ΜΗΤΣΕΑΣ ΗΛΙΑΣ" w:date="2025-12-15T11:08:00Z" w16du:dateUtc="2025-12-15T09:08:00Z"/>
                <w:lang w:val="en-US"/>
                <w:rPrChange w:id="1841" w:author="ΜΗΤΣΕΑΣ ΗΛΙΑΣ" w:date="2025-12-15T11:09:00Z" w16du:dateUtc="2025-12-15T09:09:00Z">
                  <w:rPr>
                    <w:ins w:id="1842" w:author="ΜΗΤΣΕΑΣ ΗΛΙΑΣ" w:date="2025-12-15T11:08:00Z" w16du:dateUtc="2025-12-15T09:08:00Z"/>
                  </w:rPr>
                </w:rPrChange>
              </w:rPr>
            </w:pPr>
            <w:ins w:id="1843" w:author="ΜΗΤΣΕΑΣ ΗΛΙΑΣ" w:date="2025-12-15T11:09:00Z" w16du:dateUtc="2025-12-15T09:09:00Z">
              <w:r>
                <w:rPr>
                  <w:lang w:val="en-US"/>
                </w:rPr>
                <w:t>Word embeddings</w:t>
              </w:r>
            </w:ins>
          </w:p>
        </w:tc>
        <w:tc>
          <w:tcPr>
            <w:tcW w:w="1739" w:type="dxa"/>
            <w:tcPrChange w:id="1844" w:author="ΜΗΤΣΕΑΣ ΗΛΙΑΣ" w:date="2025-12-15T11:15:00Z" w16du:dateUtc="2025-12-15T09:15:00Z">
              <w:tcPr>
                <w:tcW w:w="2183" w:type="dxa"/>
                <w:gridSpan w:val="2"/>
              </w:tcPr>
            </w:tcPrChange>
          </w:tcPr>
          <w:p w14:paraId="7FF20D53" w14:textId="4D3353EE" w:rsidR="00CD37C0" w:rsidRPr="00CD37C0" w:rsidRDefault="00CD37C0" w:rsidP="006118A6">
            <w:pPr>
              <w:jc w:val="both"/>
              <w:rPr>
                <w:ins w:id="1845" w:author="ΜΗΤΣΕΑΣ ΗΛΙΑΣ" w:date="2025-12-15T11:08:00Z" w16du:dateUtc="2025-12-15T09:08:00Z"/>
                <w:rPrChange w:id="1846" w:author="ΜΗΤΣΕΑΣ ΗΛΙΑΣ" w:date="2025-12-15T11:09:00Z" w16du:dateUtc="2025-12-15T09:09:00Z">
                  <w:rPr>
                    <w:ins w:id="1847" w:author="ΜΗΤΣΕΑΣ ΗΛΙΑΣ" w:date="2025-12-15T11:08:00Z" w16du:dateUtc="2025-12-15T09:08:00Z"/>
                    <w:lang w:val="en-US"/>
                  </w:rPr>
                </w:rPrChange>
              </w:rPr>
            </w:pPr>
            <w:ins w:id="1848" w:author="ΜΗΤΣΕΑΣ ΗΛΙΑΣ" w:date="2025-12-15T11:09:00Z" w16du:dateUtc="2025-12-15T09:09:00Z">
              <w:r>
                <w:t>Αναπαράσταση κειμένου</w:t>
              </w:r>
            </w:ins>
          </w:p>
        </w:tc>
        <w:tc>
          <w:tcPr>
            <w:tcW w:w="1723" w:type="dxa"/>
            <w:tcPrChange w:id="1849" w:author="ΜΗΤΣΕΑΣ ΗΛΙΑΣ" w:date="2025-12-15T11:15:00Z" w16du:dateUtc="2025-12-15T09:15:00Z">
              <w:tcPr>
                <w:tcW w:w="1723" w:type="dxa"/>
              </w:tcPr>
            </w:tcPrChange>
          </w:tcPr>
          <w:p w14:paraId="03F620D1" w14:textId="77777777" w:rsidR="00CD37C0" w:rsidRPr="00090EDB" w:rsidRDefault="00CD37C0" w:rsidP="006118A6">
            <w:pPr>
              <w:jc w:val="both"/>
              <w:rPr>
                <w:ins w:id="1850" w:author="ΜΗΤΣΕΑΣ ΗΛΙΑΣ" w:date="2025-12-15T11:08:00Z" w16du:dateUtc="2025-12-15T09:08:00Z"/>
              </w:rPr>
            </w:pPr>
            <w:ins w:id="1851" w:author="ΜΗΤΣΕΑΣ ΗΛΙΑΣ" w:date="2025-12-15T11:08:00Z" w16du:dateUtc="2025-12-15T09:08:00Z">
              <w:r>
                <w:t>Αναπαράσταση κειμένου</w:t>
              </w:r>
            </w:ins>
          </w:p>
        </w:tc>
        <w:tc>
          <w:tcPr>
            <w:tcW w:w="1801" w:type="dxa"/>
            <w:tcPrChange w:id="1852" w:author="ΜΗΤΣΕΑΣ ΗΛΙΑΣ" w:date="2025-12-15T11:15:00Z" w16du:dateUtc="2025-12-15T09:15:00Z">
              <w:tcPr>
                <w:tcW w:w="1756" w:type="dxa"/>
              </w:tcPr>
            </w:tcPrChange>
          </w:tcPr>
          <w:p w14:paraId="1455A88D" w14:textId="5434B21F" w:rsidR="00CD37C0" w:rsidRPr="00090EDB" w:rsidRDefault="00852831" w:rsidP="006118A6">
            <w:pPr>
              <w:jc w:val="both"/>
              <w:rPr>
                <w:ins w:id="1853" w:author="ΜΗΤΣΕΑΣ ΗΛΙΑΣ" w:date="2025-12-15T11:08:00Z" w16du:dateUtc="2025-12-15T09:08:00Z"/>
              </w:rPr>
            </w:pPr>
            <w:ins w:id="1854" w:author="ΜΗΤΣΕΑΣ ΗΛΙΑΣ" w:date="2025-12-15T11:10:00Z">
              <w:r w:rsidRPr="00852831">
                <w:t>Διατήρηση σημασιολογικής ομοιότητας</w:t>
              </w:r>
            </w:ins>
          </w:p>
        </w:tc>
        <w:tc>
          <w:tcPr>
            <w:tcW w:w="2244" w:type="dxa"/>
            <w:tcPrChange w:id="1855" w:author="ΜΗΤΣΕΑΣ ΗΛΙΑΣ" w:date="2025-12-15T11:15:00Z" w16du:dateUtc="2025-12-15T09:15:00Z">
              <w:tcPr>
                <w:tcW w:w="1660" w:type="dxa"/>
              </w:tcPr>
            </w:tcPrChange>
          </w:tcPr>
          <w:p w14:paraId="352FECA9" w14:textId="6FD3CAEC" w:rsidR="00CD37C0" w:rsidRPr="00090EDB" w:rsidRDefault="00852831" w:rsidP="006118A6">
            <w:pPr>
              <w:jc w:val="both"/>
              <w:rPr>
                <w:ins w:id="1856" w:author="ΜΗΤΣΕΑΣ ΗΛΙΑΣ" w:date="2025-12-15T11:08:00Z" w16du:dateUtc="2025-12-15T09:08:00Z"/>
              </w:rPr>
            </w:pPr>
            <w:ins w:id="1857" w:author="ΜΗΤΣΕΑΣ ΗΛΙΑΣ" w:date="2025-12-15T11:11:00Z">
              <w:r w:rsidRPr="00852831">
                <w:t>Στατικά embeddings, αδυναμία κατανόησης συμφραζομένων</w:t>
              </w:r>
            </w:ins>
          </w:p>
        </w:tc>
      </w:tr>
      <w:tr w:rsidR="00CD37C0" w:rsidRPr="006501DB" w14:paraId="748365DB" w14:textId="77777777" w:rsidTr="00852831">
        <w:trPr>
          <w:jc w:val="center"/>
          <w:ins w:id="1858" w:author="ΜΗΤΣΕΑΣ ΗΛΙΑΣ" w:date="2025-12-15T11:08:00Z"/>
          <w:trPrChange w:id="1859" w:author="ΜΗΤΣΕΑΣ ΗΛΙΑΣ" w:date="2025-12-15T11:15:00Z" w16du:dateUtc="2025-12-15T09:15:00Z">
            <w:trPr>
              <w:gridAfter w:val="0"/>
              <w:jc w:val="center"/>
            </w:trPr>
          </w:trPrChange>
        </w:trPr>
        <w:tc>
          <w:tcPr>
            <w:tcW w:w="1668" w:type="dxa"/>
            <w:tcPrChange w:id="1860" w:author="ΜΗΤΣΕΑΣ ΗΛΙΑΣ" w:date="2025-12-15T11:15:00Z" w16du:dateUtc="2025-12-15T09:15:00Z">
              <w:tcPr>
                <w:tcW w:w="1410" w:type="dxa"/>
              </w:tcPr>
            </w:tcPrChange>
          </w:tcPr>
          <w:p w14:paraId="577C1720" w14:textId="697232C1" w:rsidR="00CD37C0" w:rsidRPr="007D796E" w:rsidRDefault="00852831" w:rsidP="006118A6">
            <w:pPr>
              <w:jc w:val="both"/>
              <w:rPr>
                <w:ins w:id="1861" w:author="ΜΗΤΣΕΑΣ ΗΛΙΑΣ" w:date="2025-12-15T11:08:00Z" w16du:dateUtc="2025-12-15T09:08:00Z"/>
                <w:lang w:val="en-US"/>
              </w:rPr>
            </w:pPr>
            <w:ins w:id="1862" w:author="ΜΗΤΣΕΑΣ ΗΛΙΑΣ" w:date="2025-12-15T11:11:00Z">
              <w:r w:rsidRPr="00852831">
                <w:t>Recurrent Neural Networks</w:t>
              </w:r>
            </w:ins>
          </w:p>
        </w:tc>
        <w:tc>
          <w:tcPr>
            <w:tcW w:w="1739" w:type="dxa"/>
            <w:tcPrChange w:id="1863" w:author="ΜΗΤΣΕΑΣ ΗΛΙΑΣ" w:date="2025-12-15T11:15:00Z" w16du:dateUtc="2025-12-15T09:15:00Z">
              <w:tcPr>
                <w:tcW w:w="2183" w:type="dxa"/>
                <w:gridSpan w:val="2"/>
              </w:tcPr>
            </w:tcPrChange>
          </w:tcPr>
          <w:p w14:paraId="4E901E49" w14:textId="02BFD8FC" w:rsidR="00CD37C0" w:rsidRPr="006118A6" w:rsidRDefault="00852831" w:rsidP="006118A6">
            <w:pPr>
              <w:jc w:val="both"/>
              <w:rPr>
                <w:ins w:id="1864" w:author="ΜΗΤΣΕΑΣ ΗΛΙΑΣ" w:date="2025-12-15T11:08:00Z" w16du:dateUtc="2025-12-15T09:08:00Z"/>
                <w:lang w:val="en-US"/>
              </w:rPr>
            </w:pPr>
            <w:ins w:id="1865" w:author="ΜΗΤΣΕΑΣ ΗΛΙΑΣ" w:date="2025-12-15T11:11:00Z">
              <w:r w:rsidRPr="00852831">
                <w:t>Βαθιά Μάθηση (Deep Learning)</w:t>
              </w:r>
            </w:ins>
          </w:p>
        </w:tc>
        <w:tc>
          <w:tcPr>
            <w:tcW w:w="1723" w:type="dxa"/>
            <w:tcPrChange w:id="1866" w:author="ΜΗΤΣΕΑΣ ΗΛΙΑΣ" w:date="2025-12-15T11:15:00Z" w16du:dateUtc="2025-12-15T09:15:00Z">
              <w:tcPr>
                <w:tcW w:w="1723" w:type="dxa"/>
              </w:tcPr>
            </w:tcPrChange>
          </w:tcPr>
          <w:p w14:paraId="09E6B36F" w14:textId="70DB7E38" w:rsidR="00CD37C0" w:rsidRPr="007D796E" w:rsidRDefault="00852831" w:rsidP="006118A6">
            <w:pPr>
              <w:jc w:val="both"/>
              <w:rPr>
                <w:ins w:id="1867" w:author="ΜΗΤΣΕΑΣ ΗΛΙΑΣ" w:date="2025-12-15T11:08:00Z" w16du:dateUtc="2025-12-15T09:08:00Z"/>
              </w:rPr>
            </w:pPr>
            <w:ins w:id="1868" w:author="ΜΗΤΣΕΑΣ ΗΛΙΑΣ" w:date="2025-12-15T11:12:00Z">
              <w:r w:rsidRPr="00852831">
                <w:t>Επεξεργασία ακολουθιών</w:t>
              </w:r>
            </w:ins>
          </w:p>
        </w:tc>
        <w:tc>
          <w:tcPr>
            <w:tcW w:w="1801" w:type="dxa"/>
            <w:tcPrChange w:id="1869" w:author="ΜΗΤΣΕΑΣ ΗΛΙΑΣ" w:date="2025-12-15T11:15:00Z" w16du:dateUtc="2025-12-15T09:15:00Z">
              <w:tcPr>
                <w:tcW w:w="1756" w:type="dxa"/>
              </w:tcPr>
            </w:tcPrChange>
          </w:tcPr>
          <w:p w14:paraId="727E65CA" w14:textId="244546F4" w:rsidR="00CD37C0" w:rsidRPr="006501DB" w:rsidRDefault="00852831" w:rsidP="006118A6">
            <w:pPr>
              <w:jc w:val="both"/>
              <w:rPr>
                <w:ins w:id="1870" w:author="ΜΗΤΣΕΑΣ ΗΛΙΑΣ" w:date="2025-12-15T11:08:00Z" w16du:dateUtc="2025-12-15T09:08:00Z"/>
              </w:rPr>
            </w:pPr>
            <w:ins w:id="1871" w:author="ΜΗΤΣΕΑΣ ΗΛΙΑΣ" w:date="2025-12-15T11:12:00Z">
              <w:r w:rsidRPr="00852831">
                <w:t>Διαχείριση σειράς λέξεων, κατανόηση συμφραζομένων</w:t>
              </w:r>
            </w:ins>
          </w:p>
        </w:tc>
        <w:tc>
          <w:tcPr>
            <w:tcW w:w="2244" w:type="dxa"/>
            <w:tcPrChange w:id="1872" w:author="ΜΗΤΣΕΑΣ ΗΛΙΑΣ" w:date="2025-12-15T11:15:00Z" w16du:dateUtc="2025-12-15T09:15:00Z">
              <w:tcPr>
                <w:tcW w:w="1660" w:type="dxa"/>
              </w:tcPr>
            </w:tcPrChange>
          </w:tcPr>
          <w:p w14:paraId="7613E69F" w14:textId="752F2DD2" w:rsidR="00CD37C0" w:rsidRPr="006501DB" w:rsidRDefault="00852831" w:rsidP="006118A6">
            <w:pPr>
              <w:jc w:val="both"/>
              <w:rPr>
                <w:ins w:id="1873" w:author="ΜΗΤΣΕΑΣ ΗΛΙΑΣ" w:date="2025-12-15T11:08:00Z" w16du:dateUtc="2025-12-15T09:08:00Z"/>
              </w:rPr>
            </w:pPr>
            <w:ins w:id="1874" w:author="ΜΗΤΣΕΑΣ ΗΛΙΑΣ" w:date="2025-12-15T11:12:00Z">
              <w:r w:rsidRPr="00852831">
                <w:t>Υπολογιστικό κόστος, δυσκολία εκπαίδευσης</w:t>
              </w:r>
            </w:ins>
          </w:p>
        </w:tc>
      </w:tr>
      <w:tr w:rsidR="00CD37C0" w:rsidRPr="006501DB" w14:paraId="581DBBE0" w14:textId="77777777" w:rsidTr="00852831">
        <w:trPr>
          <w:jc w:val="center"/>
          <w:ins w:id="1875" w:author="ΜΗΤΣΕΑΣ ΗΛΙΑΣ" w:date="2025-12-15T11:08:00Z"/>
          <w:trPrChange w:id="1876" w:author="ΜΗΤΣΕΑΣ ΗΛΙΑΣ" w:date="2025-12-15T11:15:00Z" w16du:dateUtc="2025-12-15T09:15:00Z">
            <w:trPr>
              <w:gridAfter w:val="0"/>
              <w:jc w:val="center"/>
            </w:trPr>
          </w:trPrChange>
        </w:trPr>
        <w:tc>
          <w:tcPr>
            <w:tcW w:w="1668" w:type="dxa"/>
            <w:tcPrChange w:id="1877" w:author="ΜΗΤΣΕΑΣ ΗΛΙΑΣ" w:date="2025-12-15T11:15:00Z" w16du:dateUtc="2025-12-15T09:15:00Z">
              <w:tcPr>
                <w:tcW w:w="1410" w:type="dxa"/>
              </w:tcPr>
            </w:tcPrChange>
          </w:tcPr>
          <w:p w14:paraId="6FE78BC0" w14:textId="286DB0AB" w:rsidR="00CD37C0" w:rsidRPr="007D796E" w:rsidRDefault="00852831" w:rsidP="006118A6">
            <w:pPr>
              <w:jc w:val="both"/>
              <w:rPr>
                <w:ins w:id="1878" w:author="ΜΗΤΣΕΑΣ ΗΛΙΑΣ" w:date="2025-12-15T11:08:00Z" w16du:dateUtc="2025-12-15T09:08:00Z"/>
                <w:lang w:val="en-US"/>
              </w:rPr>
            </w:pPr>
            <w:ins w:id="1879" w:author="ΜΗΤΣΕΑΣ ΗΛΙΑΣ" w:date="2025-12-15T11:12:00Z">
              <w:r w:rsidRPr="00852831">
                <w:rPr>
                  <w:lang w:eastAsia="x-none"/>
                </w:rPr>
                <w:t>Convolutional Neural Networks</w:t>
              </w:r>
            </w:ins>
          </w:p>
        </w:tc>
        <w:tc>
          <w:tcPr>
            <w:tcW w:w="1739" w:type="dxa"/>
            <w:tcPrChange w:id="1880" w:author="ΜΗΤΣΕΑΣ ΗΛΙΑΣ" w:date="2025-12-15T11:15:00Z" w16du:dateUtc="2025-12-15T09:15:00Z">
              <w:tcPr>
                <w:tcW w:w="2183" w:type="dxa"/>
                <w:gridSpan w:val="2"/>
              </w:tcPr>
            </w:tcPrChange>
          </w:tcPr>
          <w:p w14:paraId="20E93512" w14:textId="0741D49F" w:rsidR="00CD37C0" w:rsidRPr="006118A6" w:rsidRDefault="00852831" w:rsidP="006118A6">
            <w:pPr>
              <w:jc w:val="both"/>
              <w:rPr>
                <w:ins w:id="1881" w:author="ΜΗΤΣΕΑΣ ΗΛΙΑΣ" w:date="2025-12-15T11:08:00Z" w16du:dateUtc="2025-12-15T09:08:00Z"/>
                <w:lang w:val="en-US"/>
              </w:rPr>
            </w:pPr>
            <w:ins w:id="1882" w:author="ΜΗΤΣΕΑΣ ΗΛΙΑΣ" w:date="2025-12-15T11:12:00Z" w16du:dateUtc="2025-12-15T09:12:00Z">
              <w:r w:rsidRPr="00852831">
                <w:t>Βαθιά Μάθηση</w:t>
              </w:r>
            </w:ins>
          </w:p>
        </w:tc>
        <w:tc>
          <w:tcPr>
            <w:tcW w:w="1723" w:type="dxa"/>
            <w:tcPrChange w:id="1883" w:author="ΜΗΤΣΕΑΣ ΗΛΙΑΣ" w:date="2025-12-15T11:15:00Z" w16du:dateUtc="2025-12-15T09:15:00Z">
              <w:tcPr>
                <w:tcW w:w="1723" w:type="dxa"/>
              </w:tcPr>
            </w:tcPrChange>
          </w:tcPr>
          <w:p w14:paraId="2DA5B1CE" w14:textId="48743B8D" w:rsidR="00CD37C0" w:rsidRPr="00852831" w:rsidRDefault="00852831" w:rsidP="006118A6">
            <w:pPr>
              <w:jc w:val="both"/>
              <w:rPr>
                <w:ins w:id="1884" w:author="ΜΗΤΣΕΑΣ ΗΛΙΑΣ" w:date="2025-12-15T11:08:00Z" w16du:dateUtc="2025-12-15T09:08:00Z"/>
                <w:rPrChange w:id="1885" w:author="ΜΗΤΣΕΑΣ ΗΛΙΑΣ" w:date="2025-12-15T11:13:00Z" w16du:dateUtc="2025-12-15T09:13:00Z">
                  <w:rPr>
                    <w:ins w:id="1886" w:author="ΜΗΤΣΕΑΣ ΗΛΙΑΣ" w:date="2025-12-15T11:08:00Z" w16du:dateUtc="2025-12-15T09:08:00Z"/>
                    <w:lang w:val="en-US"/>
                  </w:rPr>
                </w:rPrChange>
              </w:rPr>
            </w:pPr>
            <w:ins w:id="1887" w:author="ΜΗΤΣΕΑΣ ΗΛΙΑΣ" w:date="2025-12-15T11:13:00Z">
              <w:r w:rsidRPr="00852831">
                <w:t>Ανίχνευση τοπικών μοτίβων μέσω φίλτρων</w:t>
              </w:r>
            </w:ins>
          </w:p>
        </w:tc>
        <w:tc>
          <w:tcPr>
            <w:tcW w:w="1801" w:type="dxa"/>
            <w:tcPrChange w:id="1888" w:author="ΜΗΤΣΕΑΣ ΗΛΙΑΣ" w:date="2025-12-15T11:15:00Z" w16du:dateUtc="2025-12-15T09:15:00Z">
              <w:tcPr>
                <w:tcW w:w="1756" w:type="dxa"/>
              </w:tcPr>
            </w:tcPrChange>
          </w:tcPr>
          <w:p w14:paraId="48A30380" w14:textId="1AF21054" w:rsidR="00CD37C0" w:rsidRPr="007D796E" w:rsidRDefault="00852831" w:rsidP="006118A6">
            <w:pPr>
              <w:jc w:val="both"/>
              <w:rPr>
                <w:ins w:id="1889" w:author="ΜΗΤΣΕΑΣ ΗΛΙΑΣ" w:date="2025-12-15T11:08:00Z" w16du:dateUtc="2025-12-15T09:08:00Z"/>
              </w:rPr>
            </w:pPr>
            <w:ins w:id="1890" w:author="ΜΗΤΣΕΑΣ ΗΛΙΑΣ" w:date="2025-12-15T11:13:00Z">
              <w:r w:rsidRPr="00852831">
                <w:t>Ταχύτητα, καλή απόδοση σε σύντομο κείμενο</w:t>
              </w:r>
            </w:ins>
          </w:p>
        </w:tc>
        <w:tc>
          <w:tcPr>
            <w:tcW w:w="2244" w:type="dxa"/>
            <w:tcPrChange w:id="1891" w:author="ΜΗΤΣΕΑΣ ΗΛΙΑΣ" w:date="2025-12-15T11:15:00Z" w16du:dateUtc="2025-12-15T09:15:00Z">
              <w:tcPr>
                <w:tcW w:w="1660" w:type="dxa"/>
              </w:tcPr>
            </w:tcPrChange>
          </w:tcPr>
          <w:p w14:paraId="30CA3345" w14:textId="2D980011" w:rsidR="00CD37C0" w:rsidRPr="006501DB" w:rsidRDefault="00852831" w:rsidP="006118A6">
            <w:pPr>
              <w:jc w:val="both"/>
              <w:rPr>
                <w:ins w:id="1892" w:author="ΜΗΤΣΕΑΣ ΗΛΙΑΣ" w:date="2025-12-15T11:08:00Z" w16du:dateUtc="2025-12-15T09:08:00Z"/>
              </w:rPr>
            </w:pPr>
            <w:ins w:id="1893" w:author="ΜΗΤΣΕΑΣ ΗΛΙΑΣ" w:date="2025-12-15T11:13:00Z">
              <w:r w:rsidRPr="00852831">
                <w:t>Περιορισμένη κατανόηση μακροχρόνιων εξαρτήσεων</w:t>
              </w:r>
            </w:ins>
          </w:p>
        </w:tc>
      </w:tr>
      <w:tr w:rsidR="00852831" w:rsidRPr="006501DB" w14:paraId="665FA85C" w14:textId="77777777" w:rsidTr="00852831">
        <w:trPr>
          <w:jc w:val="center"/>
          <w:ins w:id="1894" w:author="ΜΗΤΣΕΑΣ ΗΛΙΑΣ" w:date="2025-12-15T11:08:00Z"/>
          <w:trPrChange w:id="1895" w:author="ΜΗΤΣΕΑΣ ΗΛΙΑΣ" w:date="2025-12-15T11:15:00Z" w16du:dateUtc="2025-12-15T09:15:00Z">
            <w:trPr>
              <w:gridAfter w:val="0"/>
              <w:jc w:val="center"/>
            </w:trPr>
          </w:trPrChange>
        </w:trPr>
        <w:tc>
          <w:tcPr>
            <w:tcW w:w="1668" w:type="dxa"/>
            <w:tcPrChange w:id="1896" w:author="ΜΗΤΣΕΑΣ ΗΛΙΑΣ" w:date="2025-12-15T11:15:00Z" w16du:dateUtc="2025-12-15T09:15:00Z">
              <w:tcPr>
                <w:tcW w:w="2045" w:type="dxa"/>
                <w:gridSpan w:val="2"/>
              </w:tcPr>
            </w:tcPrChange>
          </w:tcPr>
          <w:p w14:paraId="07BD6A1A" w14:textId="74AA42BE" w:rsidR="00CD37C0" w:rsidRPr="007D796E" w:rsidRDefault="00852831" w:rsidP="006118A6">
            <w:pPr>
              <w:jc w:val="both"/>
              <w:rPr>
                <w:ins w:id="1897" w:author="ΜΗΤΣΕΑΣ ΗΛΙΑΣ" w:date="2025-12-15T11:08:00Z" w16du:dateUtc="2025-12-15T09:08:00Z"/>
                <w:lang w:val="en-US" w:eastAsia="x-none"/>
              </w:rPr>
            </w:pPr>
            <w:ins w:id="1898" w:author="ΜΗΤΣΕΑΣ ΗΛΙΑΣ" w:date="2025-12-15T11:13:00Z">
              <w:r w:rsidRPr="00852831">
                <w:rPr>
                  <w:lang w:eastAsia="x-none"/>
                </w:rPr>
                <w:t>Transformers &amp; BERT</w:t>
              </w:r>
            </w:ins>
          </w:p>
        </w:tc>
        <w:tc>
          <w:tcPr>
            <w:tcW w:w="1739" w:type="dxa"/>
            <w:tcPrChange w:id="1899" w:author="ΜΗΤΣΕΑΣ ΗΛΙΑΣ" w:date="2025-12-15T11:15:00Z" w16du:dateUtc="2025-12-15T09:15:00Z">
              <w:tcPr>
                <w:tcW w:w="1817" w:type="dxa"/>
              </w:tcPr>
            </w:tcPrChange>
          </w:tcPr>
          <w:p w14:paraId="6973ADE0" w14:textId="3D1974CE" w:rsidR="00CD37C0" w:rsidRPr="00852831" w:rsidRDefault="00852831">
            <w:pPr>
              <w:rPr>
                <w:ins w:id="1900" w:author="ΜΗΤΣΕΑΣ ΗΛΙΑΣ" w:date="2025-12-15T11:08:00Z" w16du:dateUtc="2025-12-15T09:08:00Z"/>
                <w:rPrChange w:id="1901" w:author="ΜΗΤΣΕΑΣ ΗΛΙΑΣ" w:date="2025-12-15T11:14:00Z" w16du:dateUtc="2025-12-15T09:14:00Z">
                  <w:rPr>
                    <w:ins w:id="1902" w:author="ΜΗΤΣΕΑΣ ΗΛΙΑΣ" w:date="2025-12-15T11:08:00Z" w16du:dateUtc="2025-12-15T09:08:00Z"/>
                    <w:lang w:val="en-US"/>
                  </w:rPr>
                </w:rPrChange>
              </w:rPr>
              <w:pPrChange w:id="1903" w:author="ΜΗΤΣΕΑΣ ΗΛΙΑΣ" w:date="2025-12-15T11:14:00Z" w16du:dateUtc="2025-12-15T09:14:00Z">
                <w:pPr>
                  <w:jc w:val="right"/>
                </w:pPr>
              </w:pPrChange>
            </w:pPr>
            <w:ins w:id="1904" w:author="ΜΗΤΣΕΑΣ ΗΛΙΑΣ" w:date="2025-12-15T11:14:00Z">
              <w:r w:rsidRPr="00852831">
                <w:t>Βαθιά Μάθηση – NLP</w:t>
              </w:r>
            </w:ins>
          </w:p>
        </w:tc>
        <w:tc>
          <w:tcPr>
            <w:tcW w:w="1723" w:type="dxa"/>
            <w:tcPrChange w:id="1905" w:author="ΜΗΤΣΕΑΣ ΗΛΙΑΣ" w:date="2025-12-15T11:15:00Z" w16du:dateUtc="2025-12-15T09:15:00Z">
              <w:tcPr>
                <w:tcW w:w="1723" w:type="dxa"/>
              </w:tcPr>
            </w:tcPrChange>
          </w:tcPr>
          <w:p w14:paraId="15E261AA" w14:textId="60751081" w:rsidR="00CD37C0" w:rsidRPr="006118A6" w:rsidRDefault="00852831" w:rsidP="006118A6">
            <w:pPr>
              <w:jc w:val="both"/>
              <w:rPr>
                <w:ins w:id="1906" w:author="ΜΗΤΣΕΑΣ ΗΛΙΑΣ" w:date="2025-12-15T11:08:00Z" w16du:dateUtc="2025-12-15T09:08:00Z"/>
              </w:rPr>
            </w:pPr>
            <w:ins w:id="1907" w:author="ΜΗΤΣΕΑΣ ΗΛΙΑΣ" w:date="2025-12-15T11:14:00Z">
              <w:r w:rsidRPr="00852831">
                <w:t>Αυτοπροσοχή (self-attention) και διπλής κατεύθυνσης συμφραζόμενα</w:t>
              </w:r>
            </w:ins>
          </w:p>
        </w:tc>
        <w:tc>
          <w:tcPr>
            <w:tcW w:w="1801" w:type="dxa"/>
            <w:tcPrChange w:id="1908" w:author="ΜΗΤΣΕΑΣ ΗΛΙΑΣ" w:date="2025-12-15T11:15:00Z" w16du:dateUtc="2025-12-15T09:15:00Z">
              <w:tcPr>
                <w:tcW w:w="1801" w:type="dxa"/>
              </w:tcPr>
            </w:tcPrChange>
          </w:tcPr>
          <w:p w14:paraId="28C970D4" w14:textId="20BC7D76" w:rsidR="00CD37C0" w:rsidRDefault="00852831" w:rsidP="006118A6">
            <w:pPr>
              <w:jc w:val="both"/>
              <w:rPr>
                <w:ins w:id="1909" w:author="ΜΗΤΣΕΑΣ ΗΛΙΑΣ" w:date="2025-12-15T11:08:00Z" w16du:dateUtc="2025-12-15T09:08:00Z"/>
              </w:rPr>
            </w:pPr>
            <w:ins w:id="1910" w:author="ΜΗΤΣΕΑΣ ΗΛΙΑΣ" w:date="2025-12-15T11:14:00Z">
              <w:r w:rsidRPr="00852831">
                <w:t>Υψηλή ακρίβεια, κατανόηση συμφραζομένων</w:t>
              </w:r>
            </w:ins>
          </w:p>
        </w:tc>
        <w:tc>
          <w:tcPr>
            <w:tcW w:w="2244" w:type="dxa"/>
            <w:tcPrChange w:id="1911" w:author="ΜΗΤΣΕΑΣ ΗΛΙΑΣ" w:date="2025-12-15T11:15:00Z" w16du:dateUtc="2025-12-15T09:15:00Z">
              <w:tcPr>
                <w:tcW w:w="1801" w:type="dxa"/>
              </w:tcPr>
            </w:tcPrChange>
          </w:tcPr>
          <w:p w14:paraId="52FA4616" w14:textId="59963629" w:rsidR="00CD37C0" w:rsidRPr="006118A6" w:rsidRDefault="00852831" w:rsidP="006118A6">
            <w:pPr>
              <w:jc w:val="both"/>
              <w:rPr>
                <w:ins w:id="1912" w:author="ΜΗΤΣΕΑΣ ΗΛΙΑΣ" w:date="2025-12-15T11:08:00Z" w16du:dateUtc="2025-12-15T09:08:00Z"/>
                <w:lang w:val="en-US"/>
              </w:rPr>
            </w:pPr>
            <w:ins w:id="1913" w:author="ΜΗΤΣΕΑΣ ΗΛΙΑΣ" w:date="2025-12-15T11:15:00Z">
              <w:r w:rsidRPr="00852831">
                <w:t>Πολύ υψηλό υπολογιστικό κόστος</w:t>
              </w:r>
            </w:ins>
          </w:p>
        </w:tc>
      </w:tr>
    </w:tbl>
    <w:p w14:paraId="49AFD57A" w14:textId="6FA854CC" w:rsidR="00CD37C0" w:rsidRDefault="00852831">
      <w:pPr>
        <w:pStyle w:val="a3"/>
        <w:jc w:val="center"/>
        <w:rPr>
          <w:ins w:id="1914" w:author="ΜΗΤΣΕΑΣ ΗΛΙΑΣ" w:date="2025-12-15T11:16:00Z" w16du:dateUtc="2025-12-15T09:16:00Z"/>
        </w:rPr>
        <w:pPrChange w:id="1915" w:author="ΜΗΤΣΕΑΣ ΗΛΙΑΣ" w:date="2025-12-16T09:35:00Z" w16du:dateUtc="2025-12-16T07:35:00Z">
          <w:pPr>
            <w:pStyle w:val="a3"/>
          </w:pPr>
        </w:pPrChange>
      </w:pPr>
      <w:bookmarkStart w:id="1916" w:name="_Toc218850079"/>
      <w:ins w:id="1917" w:author="ΜΗΤΣΕΑΣ ΗΛΙΑΣ" w:date="2025-12-15T11:15:00Z" w16du:dateUtc="2025-12-15T09:15:00Z">
        <w:r>
          <w:t xml:space="preserve">Πίνακας </w:t>
        </w:r>
        <w:r>
          <w:fldChar w:fldCharType="begin"/>
        </w:r>
        <w:r>
          <w:instrText xml:space="preserve"> SEQ Πίνακας \* ARABIC </w:instrText>
        </w:r>
      </w:ins>
      <w:r>
        <w:fldChar w:fldCharType="separate"/>
      </w:r>
      <w:ins w:id="1918" w:author="ΜΗΤΣΕΑΣ ΗΛΙΑΣ" w:date="2025-12-15T11:15:00Z" w16du:dateUtc="2025-12-15T09:15:00Z">
        <w:r>
          <w:rPr>
            <w:noProof/>
          </w:rPr>
          <w:t>3</w:t>
        </w:r>
        <w:r>
          <w:fldChar w:fldCharType="end"/>
        </w:r>
        <w:r>
          <w:t xml:space="preserve"> Πίνακας χαρακτηριστικών μεθόδω</w:t>
        </w:r>
      </w:ins>
      <w:ins w:id="1919" w:author="ΜΗΤΣΕΑΣ ΗΛΙΑΣ" w:date="2025-12-15T11:16:00Z" w16du:dateUtc="2025-12-15T09:16:00Z">
        <w:r>
          <w:t>ν κατηγοριοποίησης</w:t>
        </w:r>
        <w:bookmarkEnd w:id="1916"/>
      </w:ins>
    </w:p>
    <w:p w14:paraId="77E63B3D" w14:textId="1BDD325C" w:rsidR="00852831" w:rsidRPr="00147F53" w:rsidRDefault="00852831">
      <w:pPr>
        <w:jc w:val="center"/>
        <w:rPr>
          <w:ins w:id="1920" w:author="ΜΗΤΣΕΑΣ ΗΛΙΑΣ" w:date="2025-12-15T11:07:00Z" w16du:dateUtc="2025-12-15T09:07:00Z"/>
          <w:b/>
          <w:bCs/>
          <w:sz w:val="20"/>
          <w:szCs w:val="20"/>
          <w:rPrChange w:id="1921" w:author="ΜΗΤΣΕΑΣ ΗΛΙΑΣ" w:date="2025-12-16T09:35:00Z" w16du:dateUtc="2025-12-16T07:35:00Z">
            <w:rPr>
              <w:ins w:id="1922" w:author="ΜΗΤΣΕΑΣ ΗΛΙΑΣ" w:date="2025-12-15T11:07:00Z" w16du:dateUtc="2025-12-15T09:07:00Z"/>
              <w:lang w:eastAsia="x-none"/>
            </w:rPr>
          </w:rPrChange>
        </w:rPr>
        <w:pPrChange w:id="1923" w:author="ΜΗΤΣΕΑΣ ΗΛΙΑΣ" w:date="2025-12-16T09:35:00Z" w16du:dateUtc="2025-12-16T07:35:00Z">
          <w:pPr>
            <w:spacing w:before="120" w:after="120" w:line="360" w:lineRule="auto"/>
            <w:jc w:val="both"/>
          </w:pPr>
        </w:pPrChange>
      </w:pPr>
      <w:ins w:id="1924" w:author="ΜΗΤΣΕΑΣ ΗΛΙΑΣ" w:date="2025-12-15T11:16:00Z" w16du:dateUtc="2025-12-15T09:16:00Z">
        <w:r w:rsidRPr="00147F53">
          <w:rPr>
            <w:b/>
            <w:bCs/>
            <w:sz w:val="20"/>
            <w:szCs w:val="20"/>
            <w:rPrChange w:id="1925" w:author="ΜΗΤΣΕΑΣ ΗΛΙΑΣ" w:date="2025-12-16T09:35:00Z" w16du:dateUtc="2025-12-16T07:35:00Z">
              <w:rPr/>
            </w:rPrChange>
          </w:rPr>
          <w:t>Πηγή Ιδία</w:t>
        </w:r>
      </w:ins>
      <w:ins w:id="1926" w:author="ΜΗΤΣΕΑΣ ΗΛΙΑΣ" w:date="2025-12-16T09:35:00Z" w16du:dateUtc="2025-12-16T07:35:00Z">
        <w:r w:rsidR="00147F53">
          <w:rPr>
            <w:b/>
            <w:bCs/>
            <w:sz w:val="20"/>
            <w:szCs w:val="20"/>
          </w:rPr>
          <w:t>ς</w:t>
        </w:r>
      </w:ins>
      <w:ins w:id="1927" w:author="ΜΗΤΣΕΑΣ ΗΛΙΑΣ" w:date="2025-12-15T11:16:00Z" w16du:dateUtc="2025-12-15T09:16:00Z">
        <w:r w:rsidRPr="00147F53">
          <w:rPr>
            <w:b/>
            <w:bCs/>
            <w:sz w:val="20"/>
            <w:szCs w:val="20"/>
            <w:rPrChange w:id="1928" w:author="ΜΗΤΣΕΑΣ ΗΛΙΑΣ" w:date="2025-12-16T09:35:00Z" w16du:dateUtc="2025-12-16T07:35:00Z">
              <w:rPr/>
            </w:rPrChange>
          </w:rPr>
          <w:t xml:space="preserve"> δημιουργία</w:t>
        </w:r>
      </w:ins>
      <w:ins w:id="1929" w:author="ΜΗΤΣΕΑΣ ΗΛΙΑΣ" w:date="2025-12-16T09:35:00Z" w16du:dateUtc="2025-12-16T07:35:00Z">
        <w:r w:rsidR="00147F53">
          <w:rPr>
            <w:b/>
            <w:bCs/>
            <w:sz w:val="20"/>
            <w:szCs w:val="20"/>
          </w:rPr>
          <w:t>ς</w:t>
        </w:r>
      </w:ins>
    </w:p>
    <w:p w14:paraId="765B2282" w14:textId="77777777" w:rsidR="00CD37C0" w:rsidRPr="00E924AC" w:rsidRDefault="00CD37C0" w:rsidP="000213A7">
      <w:pPr>
        <w:spacing w:before="120" w:after="120" w:line="360" w:lineRule="auto"/>
        <w:jc w:val="both"/>
        <w:rPr>
          <w:lang w:eastAsia="x-none"/>
        </w:rPr>
      </w:pPr>
    </w:p>
    <w:p w14:paraId="14F898B9" w14:textId="77777777" w:rsidR="002705E3" w:rsidRPr="00287D57" w:rsidRDefault="002705E3" w:rsidP="002705E3">
      <w:pPr>
        <w:pStyle w:val="20"/>
        <w:numPr>
          <w:ilvl w:val="0"/>
          <w:numId w:val="0"/>
        </w:numPr>
        <w:spacing w:before="120" w:after="120" w:line="360" w:lineRule="auto"/>
        <w:jc w:val="both"/>
        <w:rPr>
          <w:rFonts w:ascii="Times New Roman" w:hAnsi="Times New Roman"/>
          <w:i w:val="0"/>
          <w:lang w:val="el-GR"/>
        </w:rPr>
      </w:pPr>
      <w:bookmarkStart w:id="1930" w:name="_Toc218850220"/>
      <w:r>
        <w:rPr>
          <w:rFonts w:ascii="Times New Roman" w:hAnsi="Times New Roman"/>
          <w:i w:val="0"/>
          <w:lang w:val="el-GR"/>
        </w:rPr>
        <w:lastRenderedPageBreak/>
        <w:t>3</w:t>
      </w:r>
      <w:r w:rsidRPr="006501DB">
        <w:rPr>
          <w:rFonts w:ascii="Times New Roman" w:hAnsi="Times New Roman"/>
          <w:i w:val="0"/>
          <w:lang w:val="el-GR"/>
        </w:rPr>
        <w:t>.</w:t>
      </w:r>
      <w:r>
        <w:rPr>
          <w:rFonts w:ascii="Times New Roman" w:hAnsi="Times New Roman"/>
          <w:i w:val="0"/>
          <w:lang w:val="el-GR"/>
        </w:rPr>
        <w:t>5</w:t>
      </w:r>
      <w:r w:rsidRPr="006501DB">
        <w:rPr>
          <w:rFonts w:ascii="Times New Roman" w:hAnsi="Times New Roman"/>
          <w:i w:val="0"/>
          <w:lang w:val="el-GR"/>
        </w:rPr>
        <w:t xml:space="preserve"> </w:t>
      </w:r>
      <w:r w:rsidR="007110E4">
        <w:rPr>
          <w:rFonts w:ascii="Times New Roman" w:hAnsi="Times New Roman"/>
          <w:i w:val="0"/>
          <w:lang w:val="el-GR"/>
        </w:rPr>
        <w:t xml:space="preserve">Μετρικές - </w:t>
      </w:r>
      <w:r>
        <w:rPr>
          <w:rFonts w:ascii="Times New Roman" w:hAnsi="Times New Roman"/>
          <w:i w:val="0"/>
          <w:lang w:val="el-GR"/>
        </w:rPr>
        <w:t>Α</w:t>
      </w:r>
      <w:r w:rsidR="007110E4">
        <w:rPr>
          <w:rFonts w:ascii="Times New Roman" w:hAnsi="Times New Roman"/>
          <w:i w:val="0"/>
          <w:lang w:val="el-GR"/>
        </w:rPr>
        <w:t>ξ</w:t>
      </w:r>
      <w:r>
        <w:rPr>
          <w:rFonts w:ascii="Times New Roman" w:hAnsi="Times New Roman"/>
          <w:i w:val="0"/>
          <w:lang w:val="el-GR"/>
        </w:rPr>
        <w:t>ιολόγηση Αποτελεσμάτων</w:t>
      </w:r>
      <w:bookmarkEnd w:id="1930"/>
    </w:p>
    <w:p w14:paraId="2007A97B" w14:textId="32CDCAB9" w:rsidR="00287D57" w:rsidRPr="00287D57" w:rsidRDefault="00287D57" w:rsidP="00287D57">
      <w:pPr>
        <w:spacing w:before="120" w:after="120" w:line="360" w:lineRule="auto"/>
        <w:jc w:val="both"/>
        <w:rPr>
          <w:lang w:eastAsia="x-none"/>
        </w:rPr>
      </w:pPr>
      <w:r w:rsidRPr="00287D57">
        <w:rPr>
          <w:lang w:eastAsia="x-none"/>
        </w:rPr>
        <w:t>Η αξιολόγηση των μοντέλων κατηγοριοποίησης κειμένου αποτελεί κρίσιμο στάδιο για να διασφαλιστεί ότι τα αποτελέσματα είναι αξιόπιστα και γενικεύσιμα σε νέα δεδομένα. Η διαδικασία περιλαμβάνει διάφορ</w:t>
      </w:r>
      <w:r w:rsidR="00D74528">
        <w:rPr>
          <w:lang w:eastAsia="x-none"/>
        </w:rPr>
        <w:t>ές</w:t>
      </w:r>
      <w:r w:rsidRPr="00287D57">
        <w:rPr>
          <w:lang w:eastAsia="x-none"/>
        </w:rPr>
        <w:t xml:space="preserve"> </w:t>
      </w:r>
      <w:r w:rsidR="00D74528">
        <w:rPr>
          <w:lang w:eastAsia="x-none"/>
        </w:rPr>
        <w:t>μετρικές</w:t>
      </w:r>
      <w:r w:rsidRPr="00287D57">
        <w:rPr>
          <w:lang w:eastAsia="x-none"/>
        </w:rPr>
        <w:t xml:space="preserve">, τεχνικές </w:t>
      </w:r>
      <w:r w:rsidR="00D74528">
        <w:rPr>
          <w:lang w:eastAsia="x-none"/>
        </w:rPr>
        <w:t>επικοιροποίησης</w:t>
      </w:r>
      <w:r w:rsidRPr="00287D57">
        <w:rPr>
          <w:lang w:eastAsia="x-none"/>
        </w:rPr>
        <w:t xml:space="preserve"> και στρατηγικές βελτιστοποίησης.</w:t>
      </w:r>
    </w:p>
    <w:p w14:paraId="60FD96F8" w14:textId="6D896634" w:rsidR="00287D57" w:rsidRPr="00FB7D25" w:rsidRDefault="00681E81" w:rsidP="00FB7D25">
      <w:pPr>
        <w:pStyle w:val="ae"/>
        <w:numPr>
          <w:ilvl w:val="0"/>
          <w:numId w:val="40"/>
        </w:numPr>
        <w:tabs>
          <w:tab w:val="left" w:pos="360"/>
        </w:tabs>
        <w:spacing w:before="120" w:after="120" w:line="360" w:lineRule="auto"/>
        <w:ind w:hanging="1080"/>
        <w:jc w:val="both"/>
        <w:rPr>
          <w:sz w:val="24"/>
          <w:szCs w:val="24"/>
          <w:lang w:eastAsia="x-none"/>
        </w:rPr>
      </w:pPr>
      <w:ins w:id="1931" w:author="ΜΗΤΣΕΑΣ ΗΛΙΑΣ" w:date="2025-12-05T13:51:00Z" w16du:dateUtc="2025-12-05T11:51:00Z">
        <w:r>
          <w:rPr>
            <w:sz w:val="24"/>
            <w:szCs w:val="24"/>
            <w:u w:val="single"/>
            <w:lang w:eastAsia="x-none"/>
          </w:rPr>
          <w:t>Μετρικές</w:t>
        </w:r>
      </w:ins>
      <w:del w:id="1932" w:author="ΜΗΤΣΕΑΣ ΗΛΙΑΣ" w:date="2025-12-05T13:51:00Z" w16du:dateUtc="2025-12-05T11:51:00Z">
        <w:r w:rsidR="00287D57" w:rsidRPr="00FB7D25" w:rsidDel="00681E81">
          <w:rPr>
            <w:sz w:val="24"/>
            <w:szCs w:val="24"/>
            <w:u w:val="single"/>
            <w:lang w:val="en-US" w:eastAsia="x-none"/>
          </w:rPr>
          <w:delText>Metrics</w:delText>
        </w:r>
      </w:del>
      <w:r w:rsidR="00287D57" w:rsidRPr="00FB7D25">
        <w:rPr>
          <w:sz w:val="24"/>
          <w:szCs w:val="24"/>
          <w:u w:val="single"/>
          <w:lang w:eastAsia="x-none"/>
        </w:rPr>
        <w:t xml:space="preserve"> </w:t>
      </w:r>
      <w:ins w:id="1933" w:author="ΜΗΤΣΕΑΣ ΗΛΙΑΣ" w:date="2025-12-05T13:51:00Z" w16du:dateUtc="2025-12-05T11:51:00Z">
        <w:r>
          <w:rPr>
            <w:sz w:val="24"/>
            <w:szCs w:val="24"/>
            <w:u w:val="single"/>
            <w:lang w:eastAsia="x-none"/>
          </w:rPr>
          <w:t>α</w:t>
        </w:r>
      </w:ins>
      <w:del w:id="1934" w:author="ΜΗΤΣΕΑΣ ΗΛΙΑΣ" w:date="2025-12-05T13:51:00Z" w16du:dateUtc="2025-12-05T11:51:00Z">
        <w:r w:rsidR="00287D57" w:rsidRPr="00FB7D25" w:rsidDel="00681E81">
          <w:rPr>
            <w:sz w:val="24"/>
            <w:szCs w:val="24"/>
            <w:u w:val="single"/>
            <w:lang w:eastAsia="x-none"/>
          </w:rPr>
          <w:delText>Α</w:delText>
        </w:r>
      </w:del>
      <w:r w:rsidR="00287D57" w:rsidRPr="00FB7D25">
        <w:rPr>
          <w:sz w:val="24"/>
          <w:szCs w:val="24"/>
          <w:u w:val="single"/>
          <w:lang w:eastAsia="x-none"/>
        </w:rPr>
        <w:t>κρίβειας</w:t>
      </w:r>
      <w:r w:rsidR="00287D57" w:rsidRPr="00FB7D25">
        <w:rPr>
          <w:sz w:val="24"/>
          <w:szCs w:val="24"/>
          <w:lang w:eastAsia="x-none"/>
        </w:rPr>
        <w:t>:</w:t>
      </w:r>
    </w:p>
    <w:p w14:paraId="7B958646" w14:textId="77777777" w:rsidR="00287D57" w:rsidRPr="00287D57" w:rsidRDefault="00287D57" w:rsidP="00FB7D25">
      <w:pPr>
        <w:numPr>
          <w:ilvl w:val="0"/>
          <w:numId w:val="38"/>
        </w:numPr>
        <w:spacing w:before="120" w:after="120" w:line="360" w:lineRule="auto"/>
        <w:jc w:val="both"/>
        <w:rPr>
          <w:lang w:eastAsia="x-none"/>
        </w:rPr>
      </w:pPr>
      <w:r w:rsidRPr="00287D57">
        <w:rPr>
          <w:lang w:val="en-US" w:eastAsia="x-none"/>
        </w:rPr>
        <w:t>Accuracy</w:t>
      </w:r>
      <w:r w:rsidRPr="00287D57">
        <w:rPr>
          <w:lang w:eastAsia="x-none"/>
        </w:rPr>
        <w:t xml:space="preserve">: Το ποσοστό σωστά ταξινομημένων παραδειγμάτων σε σχέση με το σύνολο. Απλό αλλά μπορεί να είναι παραπλανητικό σε </w:t>
      </w:r>
      <w:r w:rsidRPr="00287D57">
        <w:rPr>
          <w:lang w:val="en-US" w:eastAsia="x-none"/>
        </w:rPr>
        <w:t>datasets</w:t>
      </w:r>
      <w:r w:rsidRPr="00287D57">
        <w:rPr>
          <w:lang w:eastAsia="x-none"/>
        </w:rPr>
        <w:t xml:space="preserve"> με ανισορροπία κατηγοριών (</w:t>
      </w:r>
      <w:r w:rsidRPr="00287D57">
        <w:rPr>
          <w:lang w:val="en-US" w:eastAsia="x-none"/>
        </w:rPr>
        <w:t>Manning</w:t>
      </w:r>
      <w:r w:rsidRPr="00287D57">
        <w:rPr>
          <w:lang w:eastAsia="x-none"/>
        </w:rPr>
        <w:t xml:space="preserve"> </w:t>
      </w:r>
      <w:r w:rsidRPr="00287D57">
        <w:rPr>
          <w:lang w:val="en-US" w:eastAsia="x-none"/>
        </w:rPr>
        <w:t>et</w:t>
      </w:r>
      <w:r w:rsidRPr="00287D57">
        <w:rPr>
          <w:lang w:eastAsia="x-none"/>
        </w:rPr>
        <w:t xml:space="preserve"> </w:t>
      </w:r>
      <w:r w:rsidRPr="00287D57">
        <w:rPr>
          <w:lang w:val="en-US" w:eastAsia="x-none"/>
        </w:rPr>
        <w:t>al</w:t>
      </w:r>
      <w:r w:rsidRPr="00287D57">
        <w:rPr>
          <w:lang w:eastAsia="x-none"/>
        </w:rPr>
        <w:t>., 2020).</w:t>
      </w:r>
    </w:p>
    <w:p w14:paraId="324D37FF" w14:textId="77777777" w:rsidR="00287D57" w:rsidRPr="00287D57" w:rsidRDefault="00287D57" w:rsidP="00FB7D25">
      <w:pPr>
        <w:numPr>
          <w:ilvl w:val="0"/>
          <w:numId w:val="38"/>
        </w:numPr>
        <w:spacing w:before="120" w:after="120" w:line="360" w:lineRule="auto"/>
        <w:jc w:val="both"/>
        <w:rPr>
          <w:lang w:val="en-US" w:eastAsia="x-none"/>
        </w:rPr>
      </w:pPr>
      <w:r w:rsidRPr="00287D57">
        <w:rPr>
          <w:lang w:val="en-US" w:eastAsia="x-none"/>
        </w:rPr>
        <w:t>Precision και Recall:</w:t>
      </w:r>
    </w:p>
    <w:p w14:paraId="576A022F" w14:textId="77777777" w:rsidR="00287D57" w:rsidRPr="00287D57" w:rsidRDefault="00287D57" w:rsidP="00FB7D25">
      <w:pPr>
        <w:numPr>
          <w:ilvl w:val="1"/>
          <w:numId w:val="38"/>
        </w:numPr>
        <w:spacing w:before="120" w:after="120" w:line="360" w:lineRule="auto"/>
        <w:jc w:val="both"/>
        <w:rPr>
          <w:lang w:eastAsia="x-none"/>
        </w:rPr>
      </w:pPr>
      <w:r w:rsidRPr="00287D57">
        <w:rPr>
          <w:lang w:val="en-US" w:eastAsia="x-none"/>
        </w:rPr>
        <w:t>Precision</w:t>
      </w:r>
      <w:r w:rsidRPr="00287D57">
        <w:rPr>
          <w:lang w:eastAsia="x-none"/>
        </w:rPr>
        <w:t>: Το ποσοστό των σωστών θετικών προβλέψεων σε σχέση με όλες τις θετικές προβλέψεις.</w:t>
      </w:r>
    </w:p>
    <w:p w14:paraId="18E2A908" w14:textId="77777777" w:rsidR="00287D57" w:rsidRPr="00287D57" w:rsidRDefault="00287D57" w:rsidP="00FB7D25">
      <w:pPr>
        <w:numPr>
          <w:ilvl w:val="1"/>
          <w:numId w:val="38"/>
        </w:numPr>
        <w:spacing w:before="120" w:after="120" w:line="360" w:lineRule="auto"/>
        <w:jc w:val="both"/>
        <w:rPr>
          <w:lang w:eastAsia="x-none"/>
        </w:rPr>
      </w:pPr>
      <w:r w:rsidRPr="00287D57">
        <w:rPr>
          <w:lang w:val="en-US" w:eastAsia="x-none"/>
        </w:rPr>
        <w:t>Recall</w:t>
      </w:r>
      <w:r w:rsidRPr="00287D57">
        <w:rPr>
          <w:lang w:eastAsia="x-none"/>
        </w:rPr>
        <w:t>: Το ποσοστό των σωστών θετικών προβλέψεων σε σχέση με όλα τα πραγματικά θετικά.</w:t>
      </w:r>
    </w:p>
    <w:p w14:paraId="4A7B5738" w14:textId="7AB08FA8" w:rsidR="00350E6B" w:rsidRPr="00350E6B" w:rsidRDefault="00287D57" w:rsidP="00DE4429">
      <w:pPr>
        <w:numPr>
          <w:ilvl w:val="0"/>
          <w:numId w:val="38"/>
        </w:numPr>
        <w:spacing w:before="120" w:after="120" w:line="360" w:lineRule="auto"/>
        <w:jc w:val="both"/>
        <w:rPr>
          <w:lang w:eastAsia="x-none"/>
        </w:rPr>
      </w:pPr>
      <w:r w:rsidRPr="00287D57">
        <w:rPr>
          <w:lang w:val="en-US" w:eastAsia="x-none"/>
        </w:rPr>
        <w:t>F</w:t>
      </w:r>
      <w:r w:rsidRPr="00287D57">
        <w:rPr>
          <w:lang w:eastAsia="x-none"/>
        </w:rPr>
        <w:t>1-</w:t>
      </w:r>
      <w:r w:rsidRPr="00287D57">
        <w:rPr>
          <w:lang w:val="en-US" w:eastAsia="x-none"/>
        </w:rPr>
        <w:t>Score</w:t>
      </w:r>
      <w:r w:rsidRPr="00287D57">
        <w:rPr>
          <w:lang w:eastAsia="x-none"/>
        </w:rPr>
        <w:t xml:space="preserve">: Ο αρμονικός μέσος μεταξύ </w:t>
      </w:r>
      <w:r w:rsidR="00D74528">
        <w:rPr>
          <w:lang w:val="en-US" w:eastAsia="x-none"/>
        </w:rPr>
        <w:t>p</w:t>
      </w:r>
      <w:r w:rsidRPr="00287D57">
        <w:rPr>
          <w:lang w:val="en-US" w:eastAsia="x-none"/>
        </w:rPr>
        <w:t>recision</w:t>
      </w:r>
      <w:r w:rsidRPr="00287D57">
        <w:rPr>
          <w:lang w:eastAsia="x-none"/>
        </w:rPr>
        <w:t xml:space="preserve"> και </w:t>
      </w:r>
      <w:r w:rsidR="00D74528">
        <w:rPr>
          <w:lang w:val="en-US" w:eastAsia="x-none"/>
        </w:rPr>
        <w:t>r</w:t>
      </w:r>
      <w:r w:rsidRPr="00287D57">
        <w:rPr>
          <w:lang w:val="en-US" w:eastAsia="x-none"/>
        </w:rPr>
        <w:t>ecall</w:t>
      </w:r>
      <w:r w:rsidRPr="00287D57">
        <w:rPr>
          <w:lang w:eastAsia="x-none"/>
        </w:rPr>
        <w:t>, κατάλληλος όταν υπάρχει ανισορροπία κατηγοριών (</w:t>
      </w:r>
      <w:r w:rsidRPr="00287D57">
        <w:rPr>
          <w:lang w:val="en-US" w:eastAsia="x-none"/>
        </w:rPr>
        <w:t>Jurafsky</w:t>
      </w:r>
      <w:r w:rsidRPr="00287D57">
        <w:rPr>
          <w:lang w:eastAsia="x-none"/>
        </w:rPr>
        <w:t xml:space="preserve"> &amp; </w:t>
      </w:r>
      <w:r w:rsidRPr="00287D57">
        <w:rPr>
          <w:lang w:val="en-US" w:eastAsia="x-none"/>
        </w:rPr>
        <w:t>Martin</w:t>
      </w:r>
      <w:r w:rsidRPr="00287D57">
        <w:rPr>
          <w:lang w:eastAsia="x-none"/>
        </w:rPr>
        <w:t>, 2023).</w:t>
      </w:r>
    </w:p>
    <w:p w14:paraId="78CDEBD6" w14:textId="77777777" w:rsidR="00287D57" w:rsidRPr="00287D57" w:rsidRDefault="00287D57" w:rsidP="00FB7D25">
      <w:pPr>
        <w:numPr>
          <w:ilvl w:val="0"/>
          <w:numId w:val="3"/>
        </w:numPr>
        <w:spacing w:before="120" w:after="120" w:line="360" w:lineRule="auto"/>
        <w:jc w:val="both"/>
        <w:rPr>
          <w:u w:val="single"/>
          <w:lang w:val="en-US" w:eastAsia="x-none"/>
        </w:rPr>
      </w:pPr>
      <w:r w:rsidRPr="00287D57">
        <w:rPr>
          <w:u w:val="single"/>
          <w:lang w:val="en-US" w:eastAsia="x-none"/>
        </w:rPr>
        <w:t>Confusion Matrix</w:t>
      </w:r>
      <w:r>
        <w:rPr>
          <w:u w:val="single"/>
          <w:lang w:val="en-US" w:eastAsia="x-none"/>
        </w:rPr>
        <w:t>:</w:t>
      </w:r>
    </w:p>
    <w:p w14:paraId="0EDD718C" w14:textId="77777777" w:rsidR="00350E6B" w:rsidRPr="00B10853" w:rsidRDefault="00287D57" w:rsidP="00DE4429">
      <w:pPr>
        <w:spacing w:before="120" w:after="120" w:line="360" w:lineRule="auto"/>
        <w:ind w:left="432"/>
        <w:jc w:val="both"/>
        <w:rPr>
          <w:lang w:eastAsia="x-none"/>
        </w:rPr>
      </w:pPr>
      <w:r w:rsidRPr="00287D57">
        <w:rPr>
          <w:lang w:eastAsia="x-none"/>
        </w:rPr>
        <w:t>Ο πίνακας σύγχυσης εμφανίζει τις προβλέψεις ανά κατηγορία και διευκολύνει τον εντοπισμό λαθών σε συγκεκριμένες κλάσεις.</w:t>
      </w:r>
    </w:p>
    <w:p w14:paraId="6059C4A0" w14:textId="77777777" w:rsidR="00287D57" w:rsidRPr="00287D57" w:rsidRDefault="00287D57" w:rsidP="00287D57">
      <w:pPr>
        <w:numPr>
          <w:ilvl w:val="0"/>
          <w:numId w:val="3"/>
        </w:numPr>
        <w:tabs>
          <w:tab w:val="num" w:pos="360"/>
        </w:tabs>
        <w:spacing w:before="120" w:after="120" w:line="360" w:lineRule="auto"/>
        <w:jc w:val="both"/>
        <w:rPr>
          <w:u w:val="single"/>
          <w:lang w:val="en-US" w:eastAsia="x-none"/>
        </w:rPr>
      </w:pPr>
      <w:r w:rsidRPr="00287D57">
        <w:rPr>
          <w:u w:val="single"/>
          <w:lang w:val="en-US" w:eastAsia="x-none"/>
        </w:rPr>
        <w:t>Cross-Validation</w:t>
      </w:r>
      <w:r>
        <w:rPr>
          <w:u w:val="single"/>
          <w:lang w:val="en-US" w:eastAsia="x-none"/>
        </w:rPr>
        <w:t>:</w:t>
      </w:r>
    </w:p>
    <w:p w14:paraId="6ED913E0" w14:textId="77777777" w:rsidR="00350E6B" w:rsidRPr="00B10853" w:rsidRDefault="00287D57" w:rsidP="00DE4429">
      <w:pPr>
        <w:spacing w:before="120" w:after="120" w:line="360" w:lineRule="auto"/>
        <w:ind w:left="432"/>
        <w:jc w:val="both"/>
        <w:rPr>
          <w:lang w:eastAsia="x-none"/>
        </w:rPr>
      </w:pPr>
      <w:r w:rsidRPr="00287D57">
        <w:rPr>
          <w:lang w:eastAsia="x-none"/>
        </w:rPr>
        <w:t xml:space="preserve">Το </w:t>
      </w:r>
      <w:r w:rsidRPr="00287D57">
        <w:rPr>
          <w:lang w:val="en-US" w:eastAsia="x-none"/>
        </w:rPr>
        <w:t>dataset</w:t>
      </w:r>
      <w:r w:rsidRPr="00287D57">
        <w:rPr>
          <w:lang w:eastAsia="x-none"/>
        </w:rPr>
        <w:t xml:space="preserve"> χωρίζεται σε </w:t>
      </w:r>
      <w:r w:rsidRPr="00287D57">
        <w:rPr>
          <w:lang w:val="en-US" w:eastAsia="x-none"/>
        </w:rPr>
        <w:t>K</w:t>
      </w:r>
      <w:r w:rsidRPr="00287D57">
        <w:rPr>
          <w:lang w:eastAsia="x-none"/>
        </w:rPr>
        <w:t xml:space="preserve"> </w:t>
      </w:r>
      <w:r w:rsidRPr="00287D57">
        <w:rPr>
          <w:lang w:val="en-US" w:eastAsia="x-none"/>
        </w:rPr>
        <w:t>folds</w:t>
      </w:r>
      <w:r w:rsidRPr="00287D57">
        <w:rPr>
          <w:lang w:eastAsia="x-none"/>
        </w:rPr>
        <w:t xml:space="preserve"> και το μοντέλο εκπαιδεύεται </w:t>
      </w:r>
      <w:r w:rsidRPr="00287D57">
        <w:rPr>
          <w:lang w:val="en-US" w:eastAsia="x-none"/>
        </w:rPr>
        <w:t>K</w:t>
      </w:r>
      <w:r w:rsidRPr="00287D57">
        <w:rPr>
          <w:lang w:eastAsia="x-none"/>
        </w:rPr>
        <w:t xml:space="preserve"> φορές, κάθε φορά με διαφορετικό </w:t>
      </w:r>
      <w:r w:rsidRPr="00287D57">
        <w:rPr>
          <w:lang w:val="en-US" w:eastAsia="x-none"/>
        </w:rPr>
        <w:t>validation</w:t>
      </w:r>
      <w:r w:rsidRPr="00287D57">
        <w:rPr>
          <w:lang w:eastAsia="x-none"/>
        </w:rPr>
        <w:t xml:space="preserve"> </w:t>
      </w:r>
      <w:r w:rsidRPr="00287D57">
        <w:rPr>
          <w:lang w:val="en-US" w:eastAsia="x-none"/>
        </w:rPr>
        <w:t>set</w:t>
      </w:r>
      <w:r w:rsidRPr="00287D57">
        <w:rPr>
          <w:lang w:eastAsia="x-none"/>
        </w:rPr>
        <w:t xml:space="preserve">. Αυτή η τεχνική μειώνει την πιθανότητα </w:t>
      </w:r>
      <w:r w:rsidRPr="00287D57">
        <w:rPr>
          <w:lang w:val="en-US" w:eastAsia="x-none"/>
        </w:rPr>
        <w:t>overfitting</w:t>
      </w:r>
      <w:r w:rsidRPr="00287D57">
        <w:rPr>
          <w:lang w:eastAsia="x-none"/>
        </w:rPr>
        <w:t xml:space="preserve"> και παρέχει πιο αξιόπιστη εκτίμηση της απόδοσης (</w:t>
      </w:r>
      <w:r w:rsidRPr="00287D57">
        <w:rPr>
          <w:lang w:val="en-US" w:eastAsia="x-none"/>
        </w:rPr>
        <w:t>Manning</w:t>
      </w:r>
      <w:r w:rsidRPr="00287D57">
        <w:rPr>
          <w:lang w:eastAsia="x-none"/>
        </w:rPr>
        <w:t xml:space="preserve"> </w:t>
      </w:r>
      <w:r w:rsidRPr="00287D57">
        <w:rPr>
          <w:lang w:val="en-US" w:eastAsia="x-none"/>
        </w:rPr>
        <w:t>et</w:t>
      </w:r>
      <w:r w:rsidRPr="00287D57">
        <w:rPr>
          <w:lang w:eastAsia="x-none"/>
        </w:rPr>
        <w:t xml:space="preserve"> </w:t>
      </w:r>
      <w:r w:rsidRPr="00287D57">
        <w:rPr>
          <w:lang w:val="en-US" w:eastAsia="x-none"/>
        </w:rPr>
        <w:t>al</w:t>
      </w:r>
      <w:r w:rsidRPr="00287D57">
        <w:rPr>
          <w:lang w:eastAsia="x-none"/>
        </w:rPr>
        <w:t>., 2020).</w:t>
      </w:r>
    </w:p>
    <w:p w14:paraId="18DC6BD8" w14:textId="77777777" w:rsidR="00287D57" w:rsidRPr="00287D57" w:rsidRDefault="00287D57" w:rsidP="00287D57">
      <w:pPr>
        <w:numPr>
          <w:ilvl w:val="0"/>
          <w:numId w:val="3"/>
        </w:numPr>
        <w:tabs>
          <w:tab w:val="num" w:pos="360"/>
        </w:tabs>
        <w:spacing w:before="120" w:after="120" w:line="360" w:lineRule="auto"/>
        <w:jc w:val="both"/>
        <w:rPr>
          <w:u w:val="single"/>
          <w:lang w:val="en-US" w:eastAsia="x-none"/>
        </w:rPr>
      </w:pPr>
      <w:r w:rsidRPr="00287D57">
        <w:rPr>
          <w:u w:val="single"/>
          <w:lang w:val="en-US" w:eastAsia="x-none"/>
        </w:rPr>
        <w:t>ROC-AUC</w:t>
      </w:r>
      <w:r>
        <w:rPr>
          <w:u w:val="single"/>
          <w:lang w:val="en-US" w:eastAsia="x-none"/>
        </w:rPr>
        <w:t>:</w:t>
      </w:r>
    </w:p>
    <w:p w14:paraId="5B21ED7F" w14:textId="77777777" w:rsidR="00350E6B" w:rsidRPr="00B10853" w:rsidRDefault="00287D57" w:rsidP="00DE4429">
      <w:pPr>
        <w:spacing w:before="120" w:after="120" w:line="360" w:lineRule="auto"/>
        <w:ind w:left="432"/>
        <w:jc w:val="both"/>
        <w:rPr>
          <w:lang w:eastAsia="x-none"/>
        </w:rPr>
      </w:pPr>
      <w:r w:rsidRPr="00287D57">
        <w:rPr>
          <w:lang w:eastAsia="x-none"/>
        </w:rPr>
        <w:t xml:space="preserve">Η καμπύλη </w:t>
      </w:r>
      <w:r w:rsidRPr="00287D57">
        <w:rPr>
          <w:lang w:val="en-US" w:eastAsia="x-none"/>
        </w:rPr>
        <w:t>ROC</w:t>
      </w:r>
      <w:r w:rsidRPr="00287D57">
        <w:rPr>
          <w:lang w:eastAsia="x-none"/>
        </w:rPr>
        <w:t xml:space="preserve"> και το αντίστοιχο </w:t>
      </w:r>
      <w:r w:rsidRPr="00287D57">
        <w:rPr>
          <w:lang w:val="en-US" w:eastAsia="x-none"/>
        </w:rPr>
        <w:t>Area</w:t>
      </w:r>
      <w:r w:rsidRPr="00287D57">
        <w:rPr>
          <w:lang w:eastAsia="x-none"/>
        </w:rPr>
        <w:t xml:space="preserve"> </w:t>
      </w:r>
      <w:r w:rsidRPr="00287D57">
        <w:rPr>
          <w:lang w:val="en-US" w:eastAsia="x-none"/>
        </w:rPr>
        <w:t>Under</w:t>
      </w:r>
      <w:r w:rsidRPr="00287D57">
        <w:rPr>
          <w:lang w:eastAsia="x-none"/>
        </w:rPr>
        <w:t xml:space="preserve"> </w:t>
      </w:r>
      <w:r w:rsidRPr="00287D57">
        <w:rPr>
          <w:lang w:val="en-US" w:eastAsia="x-none"/>
        </w:rPr>
        <w:t>Curve</w:t>
      </w:r>
      <w:r w:rsidRPr="00287D57">
        <w:rPr>
          <w:lang w:eastAsia="x-none"/>
        </w:rPr>
        <w:t xml:space="preserve"> (</w:t>
      </w:r>
      <w:r w:rsidRPr="00287D57">
        <w:rPr>
          <w:lang w:val="en-US" w:eastAsia="x-none"/>
        </w:rPr>
        <w:t>AUC</w:t>
      </w:r>
      <w:r w:rsidRPr="00287D57">
        <w:rPr>
          <w:lang w:eastAsia="x-none"/>
        </w:rPr>
        <w:t xml:space="preserve">) χρησιμοποιούνται για </w:t>
      </w:r>
      <w:r w:rsidRPr="00287D57">
        <w:rPr>
          <w:lang w:val="en-US" w:eastAsia="x-none"/>
        </w:rPr>
        <w:t>binary</w:t>
      </w:r>
      <w:r w:rsidRPr="00287D57">
        <w:rPr>
          <w:lang w:eastAsia="x-none"/>
        </w:rPr>
        <w:t xml:space="preserve"> </w:t>
      </w:r>
      <w:r w:rsidRPr="00287D57">
        <w:rPr>
          <w:lang w:val="en-US" w:eastAsia="x-none"/>
        </w:rPr>
        <w:t>classification</w:t>
      </w:r>
      <w:r w:rsidRPr="00287D57">
        <w:rPr>
          <w:lang w:eastAsia="x-none"/>
        </w:rPr>
        <w:t xml:space="preserve"> </w:t>
      </w:r>
      <w:r w:rsidRPr="00287D57">
        <w:rPr>
          <w:lang w:val="en-US" w:eastAsia="x-none"/>
        </w:rPr>
        <w:t>tasks</w:t>
      </w:r>
      <w:r w:rsidRPr="00287D57">
        <w:rPr>
          <w:lang w:eastAsia="x-none"/>
        </w:rPr>
        <w:t xml:space="preserve">, μετράνε την ικανότητα του μοντέλου να διαχωρίζει τις κλάσεις ανεξάρτητα από το </w:t>
      </w:r>
      <w:r w:rsidRPr="00287D57">
        <w:rPr>
          <w:lang w:val="en-US" w:eastAsia="x-none"/>
        </w:rPr>
        <w:t>threshold</w:t>
      </w:r>
      <w:r w:rsidRPr="00287D57">
        <w:rPr>
          <w:lang w:eastAsia="x-none"/>
        </w:rPr>
        <w:t>.</w:t>
      </w:r>
    </w:p>
    <w:p w14:paraId="3FA10B89" w14:textId="77777777" w:rsidR="00287D57" w:rsidRPr="00287D57" w:rsidRDefault="00287D57" w:rsidP="00287D57">
      <w:pPr>
        <w:numPr>
          <w:ilvl w:val="0"/>
          <w:numId w:val="3"/>
        </w:numPr>
        <w:tabs>
          <w:tab w:val="num" w:pos="360"/>
        </w:tabs>
        <w:spacing w:before="120" w:after="120" w:line="360" w:lineRule="auto"/>
        <w:jc w:val="both"/>
        <w:rPr>
          <w:u w:val="single"/>
          <w:lang w:val="en-US" w:eastAsia="x-none"/>
        </w:rPr>
      </w:pPr>
      <w:r w:rsidRPr="00287D57">
        <w:rPr>
          <w:u w:val="single"/>
          <w:lang w:val="en-US" w:eastAsia="x-none"/>
        </w:rPr>
        <w:t>Βελτιστοποίηση και Fine-Tuning</w:t>
      </w:r>
      <w:r>
        <w:rPr>
          <w:u w:val="single"/>
          <w:lang w:val="en-US" w:eastAsia="x-none"/>
        </w:rPr>
        <w:t>:</w:t>
      </w:r>
    </w:p>
    <w:p w14:paraId="20445DEA" w14:textId="77777777" w:rsidR="00287D57" w:rsidRPr="00614078" w:rsidRDefault="00287D57" w:rsidP="00DE4429">
      <w:pPr>
        <w:spacing w:before="120" w:after="120" w:line="360" w:lineRule="auto"/>
        <w:ind w:left="432"/>
        <w:jc w:val="both"/>
        <w:rPr>
          <w:lang w:val="en-US" w:eastAsia="x-none"/>
        </w:rPr>
      </w:pPr>
      <w:r w:rsidRPr="00287D57">
        <w:rPr>
          <w:lang w:val="en-US" w:eastAsia="x-none"/>
        </w:rPr>
        <w:lastRenderedPageBreak/>
        <w:t>Η επιλογή hyperparameters, feature selection, regularization και tuning μοντέλων συμβάλλει στη βελτίωση της απόδοσης. Σε σύγχρονα μοντέλα, όπως BERT ή LSTM, το fine-tuning σε domain-specific δεδομένα είναι κρίσιμο για υψηλή ακρίβεια (Devlin et al., 2019; Minaee et al., 2021).</w:t>
      </w:r>
    </w:p>
    <w:p w14:paraId="79D396FF" w14:textId="77777777" w:rsidR="00287D57" w:rsidRPr="00287D57" w:rsidRDefault="00287D57" w:rsidP="00287D57">
      <w:pPr>
        <w:spacing w:before="120" w:after="120" w:line="360" w:lineRule="auto"/>
        <w:jc w:val="both"/>
        <w:rPr>
          <w:lang w:eastAsia="x-none"/>
        </w:rPr>
      </w:pPr>
      <w:r w:rsidRPr="00287D57">
        <w:rPr>
          <w:lang w:eastAsia="x-none"/>
        </w:rPr>
        <w:t xml:space="preserve">Η σωστή αξιολόγηση εξασφαλίζει ότι τα αποτελέσματα των </w:t>
      </w:r>
      <w:r w:rsidRPr="00287D57">
        <w:rPr>
          <w:lang w:val="en-US" w:eastAsia="x-none"/>
        </w:rPr>
        <w:t>NLP</w:t>
      </w:r>
      <w:r w:rsidRPr="00287D57">
        <w:rPr>
          <w:lang w:eastAsia="x-none"/>
        </w:rPr>
        <w:t xml:space="preserve"> </w:t>
      </w:r>
      <w:r w:rsidRPr="00287D57">
        <w:rPr>
          <w:lang w:val="en-US" w:eastAsia="x-none"/>
        </w:rPr>
        <w:t>pipelines</w:t>
      </w:r>
      <w:r w:rsidRPr="00287D57">
        <w:rPr>
          <w:lang w:eastAsia="x-none"/>
        </w:rPr>
        <w:t xml:space="preserve"> είναι αξιόπιστα, επαναλήψιμα και χρήσιμα για την ανάλυση κειμένου σε πραγματικές εφαρμογές, όπως το </w:t>
      </w:r>
      <w:r w:rsidRPr="00287D57">
        <w:rPr>
          <w:lang w:val="en-US" w:eastAsia="x-none"/>
        </w:rPr>
        <w:t>influencer</w:t>
      </w:r>
      <w:r w:rsidRPr="00287D57">
        <w:rPr>
          <w:lang w:eastAsia="x-none"/>
        </w:rPr>
        <w:t xml:space="preserve"> </w:t>
      </w:r>
      <w:r w:rsidRPr="00287D57">
        <w:rPr>
          <w:lang w:val="en-US" w:eastAsia="x-none"/>
        </w:rPr>
        <w:t>marketing</w:t>
      </w:r>
      <w:r w:rsidRPr="00287D57">
        <w:rPr>
          <w:lang w:eastAsia="x-none"/>
        </w:rPr>
        <w:t xml:space="preserve"> και τα </w:t>
      </w:r>
      <w:r w:rsidRPr="00287D57">
        <w:rPr>
          <w:lang w:val="en-US" w:eastAsia="x-none"/>
        </w:rPr>
        <w:t>social</w:t>
      </w:r>
      <w:r w:rsidRPr="00287D57">
        <w:rPr>
          <w:lang w:eastAsia="x-none"/>
        </w:rPr>
        <w:t xml:space="preserve"> </w:t>
      </w:r>
      <w:r w:rsidRPr="00287D57">
        <w:rPr>
          <w:lang w:val="en-US" w:eastAsia="x-none"/>
        </w:rPr>
        <w:t>media</w:t>
      </w:r>
      <w:r w:rsidRPr="00287D57">
        <w:rPr>
          <w:lang w:eastAsia="x-none"/>
        </w:rPr>
        <w:t xml:space="preserve"> </w:t>
      </w:r>
      <w:r w:rsidRPr="00287D57">
        <w:rPr>
          <w:lang w:val="en-US" w:eastAsia="x-none"/>
        </w:rPr>
        <w:t>analytics</w:t>
      </w:r>
      <w:r w:rsidRPr="00287D57">
        <w:rPr>
          <w:lang w:eastAsia="x-none"/>
        </w:rPr>
        <w:t>.</w:t>
      </w:r>
    </w:p>
    <w:p w14:paraId="4554AF4B" w14:textId="399FD005" w:rsidR="002705E3" w:rsidRPr="00287D57" w:rsidRDefault="002705E3" w:rsidP="002705E3">
      <w:pPr>
        <w:pStyle w:val="20"/>
        <w:numPr>
          <w:ilvl w:val="0"/>
          <w:numId w:val="0"/>
        </w:numPr>
        <w:spacing w:before="120" w:after="120" w:line="360" w:lineRule="auto"/>
        <w:jc w:val="both"/>
        <w:rPr>
          <w:rFonts w:ascii="Times New Roman" w:hAnsi="Times New Roman"/>
          <w:i w:val="0"/>
          <w:lang w:val="el-GR"/>
        </w:rPr>
      </w:pPr>
      <w:bookmarkStart w:id="1935" w:name="_Toc218850221"/>
      <w:r w:rsidRPr="00287D57">
        <w:rPr>
          <w:rFonts w:ascii="Times New Roman" w:hAnsi="Times New Roman"/>
          <w:i w:val="0"/>
          <w:lang w:val="el-GR"/>
        </w:rPr>
        <w:t xml:space="preserve">3.6 </w:t>
      </w:r>
      <w:r>
        <w:rPr>
          <w:rFonts w:ascii="Times New Roman" w:hAnsi="Times New Roman"/>
          <w:i w:val="0"/>
          <w:lang w:val="el-GR"/>
        </w:rPr>
        <w:t>Εφαρμογές</w:t>
      </w:r>
      <w:r w:rsidRPr="00287D57">
        <w:rPr>
          <w:rFonts w:ascii="Times New Roman" w:hAnsi="Times New Roman"/>
          <w:i w:val="0"/>
          <w:lang w:val="el-GR"/>
        </w:rPr>
        <w:t xml:space="preserve"> </w:t>
      </w:r>
      <w:r>
        <w:rPr>
          <w:rFonts w:ascii="Times New Roman" w:hAnsi="Times New Roman"/>
          <w:i w:val="0"/>
          <w:lang w:val="el-GR"/>
        </w:rPr>
        <w:t>σε</w:t>
      </w:r>
      <w:r w:rsidRPr="00287D57">
        <w:rPr>
          <w:rFonts w:ascii="Times New Roman" w:hAnsi="Times New Roman"/>
          <w:i w:val="0"/>
          <w:lang w:val="el-GR"/>
        </w:rPr>
        <w:t xml:space="preserve"> </w:t>
      </w:r>
      <w:r>
        <w:rPr>
          <w:rFonts w:ascii="Times New Roman" w:hAnsi="Times New Roman"/>
          <w:i w:val="0"/>
          <w:lang w:val="en-US"/>
        </w:rPr>
        <w:t>Social</w:t>
      </w:r>
      <w:r w:rsidRPr="00287D57">
        <w:rPr>
          <w:rFonts w:ascii="Times New Roman" w:hAnsi="Times New Roman"/>
          <w:i w:val="0"/>
          <w:lang w:val="el-GR"/>
        </w:rPr>
        <w:t xml:space="preserve"> </w:t>
      </w:r>
      <w:r>
        <w:rPr>
          <w:rFonts w:ascii="Times New Roman" w:hAnsi="Times New Roman"/>
          <w:i w:val="0"/>
          <w:lang w:val="en-US"/>
        </w:rPr>
        <w:t>Media</w:t>
      </w:r>
      <w:r w:rsidRPr="00287D57">
        <w:rPr>
          <w:rFonts w:ascii="Times New Roman" w:hAnsi="Times New Roman"/>
          <w:i w:val="0"/>
          <w:lang w:val="el-GR"/>
        </w:rPr>
        <w:t xml:space="preserve"> </w:t>
      </w:r>
      <w:r>
        <w:rPr>
          <w:rFonts w:ascii="Times New Roman" w:hAnsi="Times New Roman"/>
          <w:i w:val="0"/>
          <w:lang w:val="en-US"/>
        </w:rPr>
        <w:t>Analytics</w:t>
      </w:r>
      <w:bookmarkEnd w:id="1935"/>
    </w:p>
    <w:p w14:paraId="5CD5B76C" w14:textId="0707414D" w:rsidR="00287D57" w:rsidRPr="00287D57" w:rsidRDefault="00287D57" w:rsidP="00287D57">
      <w:pPr>
        <w:spacing w:before="120" w:after="120" w:line="360" w:lineRule="auto"/>
        <w:jc w:val="both"/>
        <w:rPr>
          <w:lang w:eastAsia="x-none"/>
        </w:rPr>
      </w:pPr>
      <w:r w:rsidRPr="00287D57">
        <w:rPr>
          <w:lang w:eastAsia="x-none"/>
        </w:rPr>
        <w:t xml:space="preserve">Η ανάλυση κειμένου μέσω NLP έχει ευρεία εφαρμογή στο social media analytics, επιτρέποντας την εξαγωγή πληροφοριών από </w:t>
      </w:r>
      <w:r w:rsidR="00D74528">
        <w:rPr>
          <w:lang w:eastAsia="x-none"/>
        </w:rPr>
        <w:t>δημοσιεύσεις</w:t>
      </w:r>
      <w:r w:rsidRPr="00287D57">
        <w:rPr>
          <w:lang w:eastAsia="x-none"/>
        </w:rPr>
        <w:t xml:space="preserve">, σχόλια, hashtags και metadata που παράγονται από χρήστες και </w:t>
      </w:r>
      <w:r w:rsidR="00DF3150">
        <w:rPr>
          <w:lang w:eastAsia="x-none"/>
        </w:rPr>
        <w:t>influencers</w:t>
      </w:r>
      <w:r w:rsidRPr="00287D57">
        <w:rPr>
          <w:lang w:eastAsia="x-none"/>
        </w:rPr>
        <w:t>. Οι κύριες εφαρμογές περιλαμβάνουν:</w:t>
      </w:r>
    </w:p>
    <w:p w14:paraId="0DEA88A6" w14:textId="3D83DF04" w:rsidR="00287D57" w:rsidRPr="00287D57" w:rsidRDefault="00287D57" w:rsidP="00287D57">
      <w:pPr>
        <w:spacing w:before="120" w:after="120" w:line="360" w:lineRule="auto"/>
        <w:jc w:val="both"/>
        <w:rPr>
          <w:lang w:eastAsia="x-none"/>
        </w:rPr>
      </w:pPr>
      <w:r w:rsidRPr="00DE4429">
        <w:rPr>
          <w:lang w:eastAsia="x-none"/>
        </w:rPr>
        <w:t>Ανάλυση Συναισθήματος</w:t>
      </w:r>
      <w:del w:id="1936" w:author="ΜΗΤΣΕΑΣ ΗΛΙΑΣ" w:date="2025-12-05T14:24:00Z" w16du:dateUtc="2025-12-05T12:24:00Z">
        <w:r w:rsidRPr="00DE4429" w:rsidDel="0042799D">
          <w:rPr>
            <w:lang w:eastAsia="x-none"/>
          </w:rPr>
          <w:delText xml:space="preserve"> (Senti</w:delText>
        </w:r>
      </w:del>
      <w:del w:id="1937" w:author="ΜΗΤΣΕΑΣ ΗΛΙΑΣ" w:date="2025-12-05T14:23:00Z" w16du:dateUtc="2025-12-05T12:23:00Z">
        <w:r w:rsidRPr="00DE4429" w:rsidDel="0042799D">
          <w:rPr>
            <w:lang w:eastAsia="x-none"/>
          </w:rPr>
          <w:delText>ment Analysis)</w:delText>
        </w:r>
      </w:del>
      <w:r w:rsidR="00DE4429">
        <w:rPr>
          <w:lang w:eastAsia="x-none"/>
        </w:rPr>
        <w:t xml:space="preserve">, </w:t>
      </w:r>
      <w:r w:rsidR="00D74528">
        <w:rPr>
          <w:lang w:eastAsia="x-none"/>
        </w:rPr>
        <w:t>κ</w:t>
      </w:r>
      <w:r w:rsidRPr="00DE4429">
        <w:rPr>
          <w:lang w:eastAsia="x-none"/>
        </w:rPr>
        <w:t xml:space="preserve">ατηγοριοποίηση </w:t>
      </w:r>
      <w:r w:rsidR="00D74528">
        <w:rPr>
          <w:lang w:eastAsia="x-none"/>
        </w:rPr>
        <w:t>π</w:t>
      </w:r>
      <w:r w:rsidRPr="00DE4429">
        <w:rPr>
          <w:lang w:eastAsia="x-none"/>
        </w:rPr>
        <w:t>εριεχομένου (</w:t>
      </w:r>
      <w:ins w:id="1938" w:author="ΜΗΤΣΕΑΣ ΗΛΙΑΣ" w:date="2025-12-05T14:24:00Z" w16du:dateUtc="2025-12-05T12:24:00Z">
        <w:r w:rsidR="0042799D">
          <w:rPr>
            <w:lang w:val="en-US" w:eastAsia="x-none"/>
          </w:rPr>
          <w:t>t</w:t>
        </w:r>
      </w:ins>
      <w:del w:id="1939" w:author="ΜΗΤΣΕΑΣ ΗΛΙΑΣ" w:date="2025-12-05T14:24:00Z" w16du:dateUtc="2025-12-05T12:24:00Z">
        <w:r w:rsidRPr="00DE4429" w:rsidDel="0042799D">
          <w:rPr>
            <w:lang w:eastAsia="x-none"/>
          </w:rPr>
          <w:delText>T</w:delText>
        </w:r>
      </w:del>
      <w:r w:rsidRPr="00DE4429">
        <w:rPr>
          <w:lang w:eastAsia="x-none"/>
        </w:rPr>
        <w:t xml:space="preserve">opic </w:t>
      </w:r>
      <w:ins w:id="1940" w:author="ΜΗΤΣΕΑΣ ΗΛΙΑΣ" w:date="2025-12-05T14:24:00Z" w16du:dateUtc="2025-12-05T12:24:00Z">
        <w:r w:rsidR="0042799D">
          <w:rPr>
            <w:lang w:val="en-US" w:eastAsia="x-none"/>
          </w:rPr>
          <w:t>c</w:t>
        </w:r>
      </w:ins>
      <w:del w:id="1941" w:author="ΜΗΤΣΕΑΣ ΗΛΙΑΣ" w:date="2025-12-05T14:24:00Z" w16du:dateUtc="2025-12-05T12:24:00Z">
        <w:r w:rsidRPr="00DE4429" w:rsidDel="0042799D">
          <w:rPr>
            <w:lang w:eastAsia="x-none"/>
          </w:rPr>
          <w:delText>C</w:delText>
        </w:r>
      </w:del>
      <w:r w:rsidRPr="00DE4429">
        <w:rPr>
          <w:lang w:eastAsia="x-none"/>
        </w:rPr>
        <w:t>lassification)</w:t>
      </w:r>
      <w:r w:rsidR="00DE4429">
        <w:rPr>
          <w:lang w:eastAsia="x-none"/>
        </w:rPr>
        <w:t xml:space="preserve">, </w:t>
      </w:r>
      <w:r w:rsidR="00D74528">
        <w:rPr>
          <w:lang w:eastAsia="x-none"/>
        </w:rPr>
        <w:t>α</w:t>
      </w:r>
      <w:r w:rsidRPr="00DE4429">
        <w:rPr>
          <w:lang w:eastAsia="x-none"/>
        </w:rPr>
        <w:t xml:space="preserve">ναγνώριση </w:t>
      </w:r>
      <w:r w:rsidR="00D74528">
        <w:rPr>
          <w:lang w:eastAsia="x-none"/>
        </w:rPr>
        <w:t>ο</w:t>
      </w:r>
      <w:r w:rsidRPr="00DE4429">
        <w:rPr>
          <w:lang w:eastAsia="x-none"/>
        </w:rPr>
        <w:t>ντοτήτων (</w:t>
      </w:r>
      <w:ins w:id="1942" w:author="ΜΗΤΣΕΑΣ ΗΛΙΑΣ" w:date="2025-12-05T14:24:00Z" w16du:dateUtc="2025-12-05T12:24:00Z">
        <w:r w:rsidR="0042799D">
          <w:rPr>
            <w:lang w:val="en-US" w:eastAsia="x-none"/>
          </w:rPr>
          <w:t>n</w:t>
        </w:r>
      </w:ins>
      <w:del w:id="1943" w:author="ΜΗΤΣΕΑΣ ΗΛΙΑΣ" w:date="2025-12-05T14:24:00Z" w16du:dateUtc="2025-12-05T12:24:00Z">
        <w:r w:rsidRPr="00DE4429" w:rsidDel="0042799D">
          <w:rPr>
            <w:lang w:val="en-US" w:eastAsia="x-none"/>
          </w:rPr>
          <w:delText>N</w:delText>
        </w:r>
      </w:del>
      <w:r w:rsidRPr="00DE4429">
        <w:rPr>
          <w:lang w:val="en-US" w:eastAsia="x-none"/>
        </w:rPr>
        <w:t>amed</w:t>
      </w:r>
      <w:r w:rsidRPr="00DE4429">
        <w:rPr>
          <w:lang w:eastAsia="x-none"/>
        </w:rPr>
        <w:t xml:space="preserve"> </w:t>
      </w:r>
      <w:ins w:id="1944" w:author="ΜΗΤΣΕΑΣ ΗΛΙΑΣ" w:date="2025-12-05T14:24:00Z" w16du:dateUtc="2025-12-05T12:24:00Z">
        <w:r w:rsidR="0042799D">
          <w:rPr>
            <w:lang w:val="en-US" w:eastAsia="x-none"/>
          </w:rPr>
          <w:t>e</w:t>
        </w:r>
      </w:ins>
      <w:del w:id="1945" w:author="ΜΗΤΣΕΑΣ ΗΛΙΑΣ" w:date="2025-12-05T14:24:00Z" w16du:dateUtc="2025-12-05T12:24:00Z">
        <w:r w:rsidRPr="00DE4429" w:rsidDel="0042799D">
          <w:rPr>
            <w:lang w:val="en-US" w:eastAsia="x-none"/>
          </w:rPr>
          <w:delText>E</w:delText>
        </w:r>
      </w:del>
      <w:r w:rsidRPr="00DE4429">
        <w:rPr>
          <w:lang w:val="en-US" w:eastAsia="x-none"/>
        </w:rPr>
        <w:t>ntity</w:t>
      </w:r>
      <w:r w:rsidRPr="00DE4429">
        <w:rPr>
          <w:lang w:eastAsia="x-none"/>
        </w:rPr>
        <w:t xml:space="preserve"> </w:t>
      </w:r>
      <w:ins w:id="1946" w:author="ΜΗΤΣΕΑΣ ΗΛΙΑΣ" w:date="2025-12-05T14:24:00Z" w16du:dateUtc="2025-12-05T12:24:00Z">
        <w:r w:rsidR="0042799D">
          <w:rPr>
            <w:lang w:val="en-US" w:eastAsia="x-none"/>
          </w:rPr>
          <w:t>r</w:t>
        </w:r>
      </w:ins>
      <w:del w:id="1947" w:author="ΜΗΤΣΕΑΣ ΗΛΙΑΣ" w:date="2025-12-05T14:24:00Z" w16du:dateUtc="2025-12-05T12:24:00Z">
        <w:r w:rsidRPr="00DE4429" w:rsidDel="0042799D">
          <w:rPr>
            <w:lang w:val="en-US" w:eastAsia="x-none"/>
          </w:rPr>
          <w:delText>R</w:delText>
        </w:r>
      </w:del>
      <w:r w:rsidRPr="00DE4429">
        <w:rPr>
          <w:lang w:val="en-US" w:eastAsia="x-none"/>
        </w:rPr>
        <w:t>ecognition</w:t>
      </w:r>
      <w:r w:rsidRPr="00DE4429">
        <w:rPr>
          <w:lang w:eastAsia="x-none"/>
        </w:rPr>
        <w:t xml:space="preserve">, </w:t>
      </w:r>
      <w:r w:rsidRPr="00DE4429">
        <w:rPr>
          <w:lang w:val="en-US" w:eastAsia="x-none"/>
        </w:rPr>
        <w:t>NER</w:t>
      </w:r>
      <w:r w:rsidRPr="00DE4429">
        <w:rPr>
          <w:lang w:eastAsia="x-none"/>
        </w:rPr>
        <w:t>)</w:t>
      </w:r>
      <w:r w:rsidR="00DE4429">
        <w:rPr>
          <w:lang w:eastAsia="x-none"/>
        </w:rPr>
        <w:t xml:space="preserve">, </w:t>
      </w:r>
      <w:r w:rsidR="00D74528">
        <w:rPr>
          <w:lang w:eastAsia="x-none"/>
        </w:rPr>
        <w:t>α</w:t>
      </w:r>
      <w:r w:rsidRPr="00DE4429">
        <w:rPr>
          <w:lang w:eastAsia="x-none"/>
        </w:rPr>
        <w:t xml:space="preserve">νίχνευση </w:t>
      </w:r>
      <w:r w:rsidR="00D74528">
        <w:rPr>
          <w:lang w:eastAsia="x-none"/>
        </w:rPr>
        <w:t>τ</w:t>
      </w:r>
      <w:r w:rsidRPr="00DE4429">
        <w:rPr>
          <w:lang w:eastAsia="x-none"/>
        </w:rPr>
        <w:t>άσεων (</w:t>
      </w:r>
      <w:ins w:id="1948" w:author="ΜΗΤΣΕΑΣ ΗΛΙΑΣ" w:date="2025-12-05T14:24:00Z" w16du:dateUtc="2025-12-05T12:24:00Z">
        <w:r w:rsidR="0042799D">
          <w:rPr>
            <w:lang w:val="en-US" w:eastAsia="x-none"/>
          </w:rPr>
          <w:t>t</w:t>
        </w:r>
      </w:ins>
      <w:del w:id="1949" w:author="ΜΗΤΣΕΑΣ ΗΛΙΑΣ" w:date="2025-12-05T14:24:00Z" w16du:dateUtc="2025-12-05T12:24:00Z">
        <w:r w:rsidRPr="00DE4429" w:rsidDel="0042799D">
          <w:rPr>
            <w:lang w:val="en-US" w:eastAsia="x-none"/>
          </w:rPr>
          <w:delText>T</w:delText>
        </w:r>
      </w:del>
      <w:r w:rsidRPr="00DE4429">
        <w:rPr>
          <w:lang w:val="en-US" w:eastAsia="x-none"/>
        </w:rPr>
        <w:t>rend</w:t>
      </w:r>
      <w:r w:rsidRPr="00DE4429">
        <w:rPr>
          <w:lang w:eastAsia="x-none"/>
        </w:rPr>
        <w:t xml:space="preserve"> </w:t>
      </w:r>
      <w:ins w:id="1950" w:author="ΜΗΤΣΕΑΣ ΗΛΙΑΣ" w:date="2025-12-05T14:24:00Z" w16du:dateUtc="2025-12-05T12:24:00Z">
        <w:r w:rsidR="0042799D">
          <w:rPr>
            <w:lang w:val="en-US" w:eastAsia="x-none"/>
          </w:rPr>
          <w:t>d</w:t>
        </w:r>
      </w:ins>
      <w:del w:id="1951" w:author="ΜΗΤΣΕΑΣ ΗΛΙΑΣ" w:date="2025-12-05T14:24:00Z" w16du:dateUtc="2025-12-05T12:24:00Z">
        <w:r w:rsidRPr="00DE4429" w:rsidDel="0042799D">
          <w:rPr>
            <w:lang w:val="en-US" w:eastAsia="x-none"/>
          </w:rPr>
          <w:delText>D</w:delText>
        </w:r>
      </w:del>
      <w:r w:rsidRPr="00DE4429">
        <w:rPr>
          <w:lang w:val="en-US" w:eastAsia="x-none"/>
        </w:rPr>
        <w:t>etection</w:t>
      </w:r>
      <w:r w:rsidRPr="00DE4429">
        <w:rPr>
          <w:lang w:eastAsia="x-none"/>
        </w:rPr>
        <w:t xml:space="preserve">) και </w:t>
      </w:r>
      <w:del w:id="1952" w:author="ΜΗΤΣΕΑΣ ΗΛΙΑΣ" w:date="2025-12-16T10:26:00Z" w16du:dateUtc="2025-12-16T08:26:00Z">
        <w:r w:rsidR="00D74528" w:rsidDel="00A51A91">
          <w:rPr>
            <w:lang w:eastAsia="x-none"/>
          </w:rPr>
          <w:delText>βαθολόγηση</w:delText>
        </w:r>
      </w:del>
      <w:ins w:id="1953" w:author="ΜΗΤΣΕΑΣ ΗΛΙΑΣ" w:date="2025-12-16T10:26:00Z" w16du:dateUtc="2025-12-16T08:26:00Z">
        <w:r w:rsidR="00A51A91">
          <w:rPr>
            <w:lang w:eastAsia="x-none"/>
          </w:rPr>
          <w:t>βαθμολόγηση</w:t>
        </w:r>
      </w:ins>
      <w:r w:rsidR="00D74528">
        <w:rPr>
          <w:lang w:eastAsia="x-none"/>
        </w:rPr>
        <w:t xml:space="preserve"> (</w:t>
      </w:r>
      <w:ins w:id="1954" w:author="ΜΗΤΣΕΑΣ ΗΛΙΑΣ" w:date="2025-12-05T14:24:00Z" w16du:dateUtc="2025-12-05T12:24:00Z">
        <w:r w:rsidR="0042799D">
          <w:rPr>
            <w:lang w:val="en-US" w:eastAsia="x-none"/>
          </w:rPr>
          <w:t>i</w:t>
        </w:r>
      </w:ins>
      <w:del w:id="1955" w:author="ΜΗΤΣΕΑΣ ΗΛΙΑΣ" w:date="2025-12-05T14:24:00Z" w16du:dateUtc="2025-12-05T12:24:00Z">
        <w:r w:rsidRPr="00DE4429" w:rsidDel="0042799D">
          <w:rPr>
            <w:lang w:val="en-US" w:eastAsia="x-none"/>
          </w:rPr>
          <w:delText>I</w:delText>
        </w:r>
      </w:del>
      <w:r w:rsidRPr="00DE4429">
        <w:rPr>
          <w:lang w:val="en-US" w:eastAsia="x-none"/>
        </w:rPr>
        <w:t>nfluence</w:t>
      </w:r>
      <w:r w:rsidRPr="00DE4429">
        <w:rPr>
          <w:lang w:eastAsia="x-none"/>
        </w:rPr>
        <w:t xml:space="preserve"> </w:t>
      </w:r>
      <w:ins w:id="1956" w:author="ΜΗΤΣΕΑΣ ΗΛΙΑΣ" w:date="2025-12-05T14:24:00Z" w16du:dateUtc="2025-12-05T12:24:00Z">
        <w:r w:rsidR="0042799D">
          <w:rPr>
            <w:lang w:val="en-US" w:eastAsia="x-none"/>
          </w:rPr>
          <w:t>s</w:t>
        </w:r>
      </w:ins>
      <w:del w:id="1957" w:author="ΜΗΤΣΕΑΣ ΗΛΙΑΣ" w:date="2025-12-05T14:24:00Z" w16du:dateUtc="2025-12-05T12:24:00Z">
        <w:r w:rsidRPr="00DE4429" w:rsidDel="0042799D">
          <w:rPr>
            <w:lang w:val="en-US" w:eastAsia="x-none"/>
          </w:rPr>
          <w:delText>S</w:delText>
        </w:r>
      </w:del>
      <w:r w:rsidRPr="00DE4429">
        <w:rPr>
          <w:lang w:val="en-US" w:eastAsia="x-none"/>
        </w:rPr>
        <w:t>coring</w:t>
      </w:r>
      <w:r w:rsidR="00D74528">
        <w:rPr>
          <w:lang w:eastAsia="x-none"/>
        </w:rPr>
        <w:t>)</w:t>
      </w:r>
      <w:r w:rsidR="00DE4429">
        <w:rPr>
          <w:lang w:eastAsia="x-none"/>
        </w:rPr>
        <w:t>. Για παράδειγμα η</w:t>
      </w:r>
      <w:r w:rsidR="007110E4" w:rsidRPr="00287D57">
        <w:rPr>
          <w:lang w:eastAsia="x-none"/>
        </w:rPr>
        <w:t xml:space="preserve"> κατηγοριοποίηση των </w:t>
      </w:r>
      <w:r w:rsidR="00013460">
        <w:rPr>
          <w:lang w:eastAsia="x-none"/>
        </w:rPr>
        <w:t>δημοσιεύσεων</w:t>
      </w:r>
      <w:r w:rsidR="007110E4" w:rsidRPr="00287D57">
        <w:rPr>
          <w:lang w:eastAsia="x-none"/>
        </w:rPr>
        <w:t xml:space="preserve"> ή σχολίων ως θετικά, αρνητικά ή ουδέτερα βοηθά τις επιχειρήσεις να κατανοήσουν τη δημόσια αντίληψη για προϊόντα ή καμπάνιες. Τα σύγχρονα μοντέλα, όπως BERT και RoBERTa, επιτυγχάνουν υψηλή ακρίβεια ακόμα και σε σύνθετα συμφραζόμενα (Devlin et al., 2019; Liu et al., 2019).</w:t>
      </w:r>
    </w:p>
    <w:p w14:paraId="7988F6AF" w14:textId="2264F9DF" w:rsidR="00287D57" w:rsidRPr="004068D8" w:rsidRDefault="00287D57" w:rsidP="00287D57">
      <w:pPr>
        <w:spacing w:before="120" w:after="120" w:line="360" w:lineRule="auto"/>
        <w:jc w:val="both"/>
        <w:rPr>
          <w:lang w:eastAsia="x-none"/>
        </w:rPr>
      </w:pPr>
      <w:r w:rsidRPr="00287D57">
        <w:rPr>
          <w:lang w:eastAsia="x-none"/>
        </w:rPr>
        <w:t xml:space="preserve">Η εφαρμογή NLP σε social media analytics επιτρέπει την αυτοματοποιημένη επεξεργασία μεγάλου όγκου δεδομένων, την εξαγωγή χρήσιμων </w:t>
      </w:r>
      <w:ins w:id="1958" w:author="ΜΗΤΣΕΑΣ ΗΛΙΑΣ" w:date="2025-12-05T14:25:00Z" w16du:dateUtc="2025-12-05T12:25:00Z">
        <w:r w:rsidR="0042799D">
          <w:rPr>
            <w:lang w:eastAsia="x-none"/>
          </w:rPr>
          <w:t>πληροφοριών</w:t>
        </w:r>
      </w:ins>
      <w:del w:id="1959" w:author="ΜΗΤΣΕΑΣ ΗΛΙΑΣ" w:date="2025-12-05T14:25:00Z" w16du:dateUtc="2025-12-05T12:25:00Z">
        <w:r w:rsidRPr="00287D57" w:rsidDel="0042799D">
          <w:rPr>
            <w:lang w:eastAsia="x-none"/>
          </w:rPr>
          <w:delText>insights</w:delText>
        </w:r>
      </w:del>
      <w:r w:rsidRPr="00287D57">
        <w:rPr>
          <w:lang w:eastAsia="x-none"/>
        </w:rPr>
        <w:t xml:space="preserve"> και την υποστήριξη στρατηγικών marketing βασισμένων σε δεδομένα.</w:t>
      </w:r>
    </w:p>
    <w:p w14:paraId="166C8220" w14:textId="77777777" w:rsidR="002705E3" w:rsidRPr="00F87D32" w:rsidRDefault="002705E3" w:rsidP="002705E3">
      <w:pPr>
        <w:pStyle w:val="20"/>
        <w:numPr>
          <w:ilvl w:val="0"/>
          <w:numId w:val="0"/>
        </w:numPr>
        <w:spacing w:before="120" w:after="120" w:line="360" w:lineRule="auto"/>
        <w:jc w:val="both"/>
        <w:rPr>
          <w:rFonts w:ascii="Times New Roman" w:hAnsi="Times New Roman"/>
          <w:i w:val="0"/>
          <w:lang w:val="el-GR"/>
        </w:rPr>
      </w:pPr>
      <w:bookmarkStart w:id="1960" w:name="_Toc218850222"/>
      <w:r>
        <w:rPr>
          <w:rFonts w:ascii="Times New Roman" w:hAnsi="Times New Roman"/>
          <w:i w:val="0"/>
          <w:lang w:val="el-GR"/>
        </w:rPr>
        <w:t>3</w:t>
      </w:r>
      <w:r w:rsidRPr="006501DB">
        <w:rPr>
          <w:rFonts w:ascii="Times New Roman" w:hAnsi="Times New Roman"/>
          <w:i w:val="0"/>
          <w:lang w:val="el-GR"/>
        </w:rPr>
        <w:t>.</w:t>
      </w:r>
      <w:r w:rsidRPr="00287D57">
        <w:rPr>
          <w:rFonts w:ascii="Times New Roman" w:hAnsi="Times New Roman"/>
          <w:i w:val="0"/>
          <w:lang w:val="el-GR"/>
        </w:rPr>
        <w:t>7</w:t>
      </w:r>
      <w:r w:rsidRPr="006501DB">
        <w:rPr>
          <w:rFonts w:ascii="Times New Roman" w:hAnsi="Times New Roman"/>
          <w:i w:val="0"/>
          <w:lang w:val="el-GR"/>
        </w:rPr>
        <w:t xml:space="preserve"> </w:t>
      </w:r>
      <w:r>
        <w:rPr>
          <w:rFonts w:ascii="Times New Roman" w:hAnsi="Times New Roman"/>
          <w:i w:val="0"/>
          <w:lang w:val="el-GR"/>
        </w:rPr>
        <w:t>Σύνοψη Κεφαλαίου</w:t>
      </w:r>
      <w:bookmarkEnd w:id="1960"/>
    </w:p>
    <w:p w14:paraId="5BC8C47D" w14:textId="77777777" w:rsidR="00F87D32" w:rsidRPr="00F87D32" w:rsidRDefault="00F87D32" w:rsidP="00350E6B">
      <w:pPr>
        <w:spacing w:before="120" w:after="120" w:line="360" w:lineRule="auto"/>
        <w:jc w:val="both"/>
        <w:rPr>
          <w:lang w:eastAsia="x-none"/>
        </w:rPr>
      </w:pPr>
      <w:r w:rsidRPr="00F87D32">
        <w:rPr>
          <w:lang w:eastAsia="x-none"/>
        </w:rPr>
        <w:t xml:space="preserve">Το κεφάλαιο 3 παρουσίασε το τεχνικό υπόβαθρο της κατηγοριοποίησης κειμένου και τις εφαρμογές του </w:t>
      </w:r>
      <w:r w:rsidRPr="00F87D32">
        <w:rPr>
          <w:lang w:val="en-US" w:eastAsia="x-none"/>
        </w:rPr>
        <w:t>NLP</w:t>
      </w:r>
      <w:r w:rsidRPr="00F87D32">
        <w:rPr>
          <w:lang w:eastAsia="x-none"/>
        </w:rPr>
        <w:t xml:space="preserve"> σε πλαίσια </w:t>
      </w:r>
      <w:r w:rsidRPr="00F87D32">
        <w:rPr>
          <w:lang w:val="en-US" w:eastAsia="x-none"/>
        </w:rPr>
        <w:t>social</w:t>
      </w:r>
      <w:r w:rsidRPr="00F87D32">
        <w:rPr>
          <w:lang w:eastAsia="x-none"/>
        </w:rPr>
        <w:t xml:space="preserve"> </w:t>
      </w:r>
      <w:r w:rsidRPr="00F87D32">
        <w:rPr>
          <w:lang w:val="en-US" w:eastAsia="x-none"/>
        </w:rPr>
        <w:t>media</w:t>
      </w:r>
      <w:r w:rsidRPr="00F87D32">
        <w:rPr>
          <w:lang w:eastAsia="x-none"/>
        </w:rPr>
        <w:t xml:space="preserve"> </w:t>
      </w:r>
      <w:r w:rsidRPr="00F87D32">
        <w:rPr>
          <w:lang w:val="en-US" w:eastAsia="x-none"/>
        </w:rPr>
        <w:t>analytics</w:t>
      </w:r>
      <w:r w:rsidRPr="00F87D32">
        <w:rPr>
          <w:lang w:eastAsia="x-none"/>
        </w:rPr>
        <w:t>. Συνοπτικά:</w:t>
      </w:r>
    </w:p>
    <w:p w14:paraId="4026D876" w14:textId="610DDAC1" w:rsidR="00F87D32" w:rsidRPr="00F87D32" w:rsidRDefault="00F87D32" w:rsidP="00350E6B">
      <w:pPr>
        <w:spacing w:before="120" w:after="120" w:line="360" w:lineRule="auto"/>
        <w:jc w:val="both"/>
        <w:rPr>
          <w:lang w:eastAsia="x-none"/>
        </w:rPr>
      </w:pPr>
      <w:del w:id="1961" w:author="ΜΗΤΣΕΑΣ ΗΛΙΑΣ" w:date="2025-12-05T14:25:00Z" w16du:dateUtc="2025-12-05T12:25:00Z">
        <w:r w:rsidRPr="00F87D32" w:rsidDel="0042799D">
          <w:rPr>
            <w:lang w:eastAsia="x-none"/>
          </w:rPr>
          <w:delText>Στ</w:delText>
        </w:r>
      </w:del>
      <w:ins w:id="1962" w:author="ΜΗΤΣΕΑΣ ΗΛΙΑΣ" w:date="2025-12-05T14:25:00Z" w16du:dateUtc="2025-12-05T12:25:00Z">
        <w:r w:rsidR="0042799D">
          <w:rPr>
            <w:lang w:eastAsia="x-none"/>
          </w:rPr>
          <w:t>Στις ενό</w:t>
        </w:r>
      </w:ins>
      <w:ins w:id="1963" w:author="ΜΗΤΣΕΑΣ ΗΛΙΑΣ" w:date="2025-12-05T14:26:00Z" w16du:dateUtc="2025-12-05T12:26:00Z">
        <w:r w:rsidR="0042799D">
          <w:rPr>
            <w:lang w:eastAsia="x-none"/>
          </w:rPr>
          <w:t xml:space="preserve">τητες </w:t>
        </w:r>
      </w:ins>
      <w:del w:id="1964" w:author="ΜΗΤΣΕΑΣ ΗΛΙΑΣ" w:date="2025-12-05T14:25:00Z" w16du:dateUtc="2025-12-05T12:25:00Z">
        <w:r w:rsidRPr="00F87D32" w:rsidDel="0042799D">
          <w:rPr>
            <w:lang w:eastAsia="x-none"/>
          </w:rPr>
          <w:delText xml:space="preserve">ην </w:delText>
        </w:r>
      </w:del>
      <w:r w:rsidRPr="00F87D32">
        <w:rPr>
          <w:lang w:eastAsia="x-none"/>
        </w:rPr>
        <w:t>3.1</w:t>
      </w:r>
      <w:ins w:id="1965" w:author="ΜΗΤΣΕΑΣ ΗΛΙΑΣ" w:date="2025-12-05T14:26:00Z" w16du:dateUtc="2025-12-05T12:26:00Z">
        <w:r w:rsidR="0042799D">
          <w:rPr>
            <w:lang w:eastAsia="x-none"/>
          </w:rPr>
          <w:t xml:space="preserve"> και </w:t>
        </w:r>
      </w:ins>
      <w:del w:id="1966" w:author="ΜΗΤΣΕΑΣ ΗΛΙΑΣ" w:date="2025-12-05T14:26:00Z" w16du:dateUtc="2025-12-05T12:26:00Z">
        <w:r w:rsidRPr="00F87D32" w:rsidDel="0042799D">
          <w:rPr>
            <w:lang w:eastAsia="x-none"/>
          </w:rPr>
          <w:delText>–</w:delText>
        </w:r>
      </w:del>
      <w:r w:rsidRPr="00F87D32">
        <w:rPr>
          <w:lang w:eastAsia="x-none"/>
        </w:rPr>
        <w:t xml:space="preserve">3.2 </w:t>
      </w:r>
      <w:ins w:id="1967" w:author="ΜΗΤΣΕΑΣ ΗΛΙΑΣ" w:date="2025-12-05T14:26:00Z" w16du:dateUtc="2025-12-05T12:26:00Z">
        <w:r w:rsidR="0042799D">
          <w:rPr>
            <w:lang w:eastAsia="x-none"/>
          </w:rPr>
          <w:t>παρουσιάστηκε η</w:t>
        </w:r>
      </w:ins>
      <w:del w:id="1968" w:author="ΜΗΤΣΕΑΣ ΗΛΙΑΣ" w:date="2025-12-05T14:26:00Z" w16du:dateUtc="2025-12-05T12:26:00Z">
        <w:r w:rsidRPr="00F87D32" w:rsidDel="0042799D">
          <w:rPr>
            <w:lang w:eastAsia="x-none"/>
          </w:rPr>
          <w:delText>εισαγάγαμε την</w:delText>
        </w:r>
      </w:del>
      <w:r w:rsidRPr="00F87D32">
        <w:rPr>
          <w:lang w:eastAsia="x-none"/>
        </w:rPr>
        <w:t xml:space="preserve"> έννοια της </w:t>
      </w:r>
      <w:ins w:id="1969" w:author="ΜΗΤΣΕΑΣ ΗΛΙΑΣ" w:date="2025-12-05T14:26:00Z" w16du:dateUtc="2025-12-05T12:26:00Z">
        <w:r w:rsidR="0042799D">
          <w:rPr>
            <w:lang w:eastAsia="x-none"/>
          </w:rPr>
          <w:t>ε</w:t>
        </w:r>
      </w:ins>
      <w:del w:id="1970" w:author="ΜΗΤΣΕΑΣ ΗΛΙΑΣ" w:date="2025-12-05T14:26:00Z" w16du:dateUtc="2025-12-05T12:26:00Z">
        <w:r w:rsidRPr="00F87D32" w:rsidDel="0042799D">
          <w:rPr>
            <w:lang w:eastAsia="x-none"/>
          </w:rPr>
          <w:delText>Ε</w:delText>
        </w:r>
      </w:del>
      <w:r w:rsidRPr="00F87D32">
        <w:rPr>
          <w:lang w:eastAsia="x-none"/>
        </w:rPr>
        <w:t xml:space="preserve">πεξεργασίας </w:t>
      </w:r>
      <w:ins w:id="1971" w:author="ΜΗΤΣΕΑΣ ΗΛΙΑΣ" w:date="2025-12-05T14:26:00Z" w16du:dateUtc="2025-12-05T12:26:00Z">
        <w:r w:rsidR="0042799D">
          <w:rPr>
            <w:lang w:eastAsia="x-none"/>
          </w:rPr>
          <w:t>φ</w:t>
        </w:r>
      </w:ins>
      <w:del w:id="1972" w:author="ΜΗΤΣΕΑΣ ΗΛΙΑΣ" w:date="2025-12-05T14:26:00Z" w16du:dateUtc="2025-12-05T12:26:00Z">
        <w:r w:rsidRPr="00F87D32" w:rsidDel="0042799D">
          <w:rPr>
            <w:lang w:eastAsia="x-none"/>
          </w:rPr>
          <w:delText>Φ</w:delText>
        </w:r>
      </w:del>
      <w:r w:rsidRPr="00F87D32">
        <w:rPr>
          <w:lang w:eastAsia="x-none"/>
        </w:rPr>
        <w:t xml:space="preserve">υσικής </w:t>
      </w:r>
      <w:ins w:id="1973" w:author="ΜΗΤΣΕΑΣ ΗΛΙΑΣ" w:date="2025-12-05T14:26:00Z" w16du:dateUtc="2025-12-05T12:26:00Z">
        <w:r w:rsidR="0042799D">
          <w:rPr>
            <w:lang w:eastAsia="x-none"/>
          </w:rPr>
          <w:t>γ</w:t>
        </w:r>
      </w:ins>
      <w:del w:id="1974" w:author="ΜΗΤΣΕΑΣ ΗΛΙΑΣ" w:date="2025-12-05T14:26:00Z" w16du:dateUtc="2025-12-05T12:26:00Z">
        <w:r w:rsidRPr="00F87D32" w:rsidDel="0042799D">
          <w:rPr>
            <w:lang w:eastAsia="x-none"/>
          </w:rPr>
          <w:delText>Γ</w:delText>
        </w:r>
      </w:del>
      <w:r w:rsidRPr="00F87D32">
        <w:rPr>
          <w:lang w:eastAsia="x-none"/>
        </w:rPr>
        <w:t>λώσσας (</w:t>
      </w:r>
      <w:r w:rsidRPr="00F87D32">
        <w:rPr>
          <w:lang w:val="en-US" w:eastAsia="x-none"/>
        </w:rPr>
        <w:t>NLP</w:t>
      </w:r>
      <w:r w:rsidRPr="00F87D32">
        <w:rPr>
          <w:lang w:eastAsia="x-none"/>
        </w:rPr>
        <w:t>) και</w:t>
      </w:r>
      <w:del w:id="1975" w:author="ΜΗΤΣΕΑΣ ΗΛΙΑΣ" w:date="2025-12-05T14:26:00Z" w16du:dateUtc="2025-12-05T12:26:00Z">
        <w:r w:rsidRPr="00F87D32" w:rsidDel="0042799D">
          <w:rPr>
            <w:lang w:eastAsia="x-none"/>
          </w:rPr>
          <w:delText xml:space="preserve"> περιγράψαμε</w:delText>
        </w:r>
      </w:del>
      <w:r w:rsidRPr="00F87D32">
        <w:rPr>
          <w:lang w:eastAsia="x-none"/>
        </w:rPr>
        <w:t xml:space="preserve"> το </w:t>
      </w:r>
      <w:r w:rsidRPr="00F87D32">
        <w:rPr>
          <w:lang w:val="en-US" w:eastAsia="x-none"/>
        </w:rPr>
        <w:t>NLP</w:t>
      </w:r>
      <w:r w:rsidRPr="00F87D32">
        <w:rPr>
          <w:lang w:eastAsia="x-none"/>
        </w:rPr>
        <w:t xml:space="preserve"> </w:t>
      </w:r>
      <w:r w:rsidRPr="00F87D32">
        <w:rPr>
          <w:lang w:val="en-US" w:eastAsia="x-none"/>
        </w:rPr>
        <w:t>pipeline</w:t>
      </w:r>
      <w:r w:rsidRPr="00F87D32">
        <w:rPr>
          <w:lang w:eastAsia="x-none"/>
        </w:rPr>
        <w:t xml:space="preserve">, το οποίο περιλαμβάνει: συλλογή δεδομένων, καθαρισμό και </w:t>
      </w:r>
      <w:del w:id="1976" w:author="ΜΗΤΣΕΑΣ ΗΛΙΑΣ" w:date="2025-12-16T10:26:00Z" w16du:dateUtc="2025-12-16T08:26:00Z">
        <w:r w:rsidRPr="00F87D32" w:rsidDel="00A51A91">
          <w:rPr>
            <w:lang w:eastAsia="x-none"/>
          </w:rPr>
          <w:delText>προεπεξεργασία</w:delText>
        </w:r>
      </w:del>
      <w:ins w:id="1977" w:author="ΜΗΤΣΕΑΣ ΗΛΙΑΣ" w:date="2025-12-16T10:26:00Z" w16du:dateUtc="2025-12-16T08:26:00Z">
        <w:r w:rsidR="00A51A91" w:rsidRPr="00F87D32">
          <w:rPr>
            <w:lang w:eastAsia="x-none"/>
          </w:rPr>
          <w:t>προ επεξεργασία</w:t>
        </w:r>
      </w:ins>
      <w:r w:rsidRPr="00F87D32">
        <w:rPr>
          <w:lang w:eastAsia="x-none"/>
        </w:rPr>
        <w:t xml:space="preserve"> κειμένου, ανάλυση και μετασχηματισμό, μοντελοποίηση, αξιολόγηση και παραγωγή αποτελεσμάτων (</w:t>
      </w:r>
      <w:r w:rsidRPr="00F87D32">
        <w:rPr>
          <w:lang w:val="en-US" w:eastAsia="x-none"/>
        </w:rPr>
        <w:t>IBM</w:t>
      </w:r>
      <w:r w:rsidRPr="00F87D32">
        <w:rPr>
          <w:lang w:eastAsia="x-none"/>
        </w:rPr>
        <w:t xml:space="preserve">, 2023; </w:t>
      </w:r>
      <w:r w:rsidRPr="00F87D32">
        <w:rPr>
          <w:lang w:val="en-US" w:eastAsia="x-none"/>
        </w:rPr>
        <w:t>GeeksforGeeks</w:t>
      </w:r>
      <w:r w:rsidRPr="00F87D32">
        <w:rPr>
          <w:lang w:eastAsia="x-none"/>
        </w:rPr>
        <w:t xml:space="preserve">, 2023; </w:t>
      </w:r>
      <w:r w:rsidRPr="00F87D32">
        <w:rPr>
          <w:lang w:val="en-US" w:eastAsia="x-none"/>
        </w:rPr>
        <w:t>Manning</w:t>
      </w:r>
      <w:r w:rsidRPr="00F87D32">
        <w:rPr>
          <w:lang w:eastAsia="x-none"/>
        </w:rPr>
        <w:t xml:space="preserve"> </w:t>
      </w:r>
      <w:r w:rsidRPr="00F87D32">
        <w:rPr>
          <w:lang w:val="en-US" w:eastAsia="x-none"/>
        </w:rPr>
        <w:t>et</w:t>
      </w:r>
      <w:r w:rsidRPr="00F87D32">
        <w:rPr>
          <w:lang w:eastAsia="x-none"/>
        </w:rPr>
        <w:t xml:space="preserve"> </w:t>
      </w:r>
      <w:r w:rsidRPr="00F87D32">
        <w:rPr>
          <w:lang w:val="en-US" w:eastAsia="x-none"/>
        </w:rPr>
        <w:t>al</w:t>
      </w:r>
      <w:r w:rsidRPr="00F87D32">
        <w:rPr>
          <w:lang w:eastAsia="x-none"/>
        </w:rPr>
        <w:t>., 2020).</w:t>
      </w:r>
    </w:p>
    <w:p w14:paraId="2D4AF3AC" w14:textId="77777777" w:rsidR="00F87D32" w:rsidRPr="00F87D32" w:rsidRDefault="00F87D32" w:rsidP="00350E6B">
      <w:pPr>
        <w:spacing w:before="120" w:after="120" w:line="360" w:lineRule="auto"/>
        <w:jc w:val="both"/>
        <w:rPr>
          <w:lang w:eastAsia="x-none"/>
        </w:rPr>
      </w:pPr>
    </w:p>
    <w:p w14:paraId="2F72C7EE" w14:textId="0BBEB642" w:rsidR="00F87D32" w:rsidRPr="00F87D32" w:rsidRDefault="00F87D32" w:rsidP="00350E6B">
      <w:pPr>
        <w:spacing w:before="120" w:after="120" w:line="360" w:lineRule="auto"/>
        <w:jc w:val="both"/>
        <w:rPr>
          <w:lang w:eastAsia="x-none"/>
        </w:rPr>
      </w:pPr>
      <w:r w:rsidRPr="00F87D32">
        <w:rPr>
          <w:lang w:eastAsia="x-none"/>
        </w:rPr>
        <w:lastRenderedPageBreak/>
        <w:t xml:space="preserve">Στην </w:t>
      </w:r>
      <w:ins w:id="1978" w:author="ΜΗΤΣΕΑΣ ΗΛΙΑΣ" w:date="2025-12-05T14:27:00Z" w16du:dateUtc="2025-12-05T12:27:00Z">
        <w:r w:rsidR="0042799D">
          <w:rPr>
            <w:lang w:eastAsia="x-none"/>
          </w:rPr>
          <w:t xml:space="preserve">ενότητα </w:t>
        </w:r>
      </w:ins>
      <w:r w:rsidRPr="00F87D32">
        <w:rPr>
          <w:lang w:eastAsia="x-none"/>
        </w:rPr>
        <w:t>3.3 εξετάστηκαν οι κλα</w:t>
      </w:r>
      <w:del w:id="1979" w:author="ΜΗΤΣΕΑΣ ΗΛΙΑΣ" w:date="2025-12-16T10:44:00Z" w16du:dateUtc="2025-12-16T08:44:00Z">
        <w:r w:rsidRPr="00F87D32" w:rsidDel="00FE4162">
          <w:rPr>
            <w:lang w:eastAsia="x-none"/>
          </w:rPr>
          <w:delText>σ</w:delText>
        </w:r>
      </w:del>
      <w:r w:rsidRPr="00F87D32">
        <w:rPr>
          <w:lang w:eastAsia="x-none"/>
        </w:rPr>
        <w:t xml:space="preserve">σικές μέθοδοι κατηγοριοποίησης, όπως </w:t>
      </w:r>
      <w:r w:rsidRPr="00F87D32">
        <w:rPr>
          <w:lang w:val="en-US" w:eastAsia="x-none"/>
        </w:rPr>
        <w:t>Bag</w:t>
      </w:r>
      <w:r w:rsidRPr="00F87D32">
        <w:rPr>
          <w:lang w:eastAsia="x-none"/>
        </w:rPr>
        <w:t xml:space="preserve"> </w:t>
      </w:r>
      <w:r w:rsidRPr="00F87D32">
        <w:rPr>
          <w:lang w:val="en-US" w:eastAsia="x-none"/>
        </w:rPr>
        <w:t>of</w:t>
      </w:r>
      <w:r w:rsidRPr="00F87D32">
        <w:rPr>
          <w:lang w:eastAsia="x-none"/>
        </w:rPr>
        <w:t xml:space="preserve"> </w:t>
      </w:r>
      <w:r w:rsidRPr="00F87D32">
        <w:rPr>
          <w:lang w:val="en-US" w:eastAsia="x-none"/>
        </w:rPr>
        <w:t>Words</w:t>
      </w:r>
      <w:r w:rsidRPr="00F87D32">
        <w:rPr>
          <w:lang w:eastAsia="x-none"/>
        </w:rPr>
        <w:t xml:space="preserve">, </w:t>
      </w:r>
      <w:r w:rsidRPr="00F87D32">
        <w:rPr>
          <w:lang w:val="en-US" w:eastAsia="x-none"/>
        </w:rPr>
        <w:t>TF</w:t>
      </w:r>
      <w:r w:rsidRPr="00F87D32">
        <w:rPr>
          <w:lang w:eastAsia="x-none"/>
        </w:rPr>
        <w:t>-</w:t>
      </w:r>
      <w:r w:rsidRPr="00F87D32">
        <w:rPr>
          <w:lang w:val="en-US" w:eastAsia="x-none"/>
        </w:rPr>
        <w:t>IDF</w:t>
      </w:r>
      <w:r w:rsidRPr="00F87D32">
        <w:rPr>
          <w:lang w:eastAsia="x-none"/>
        </w:rPr>
        <w:t xml:space="preserve">, </w:t>
      </w:r>
      <w:r w:rsidRPr="00F87D32">
        <w:rPr>
          <w:lang w:val="en-US" w:eastAsia="x-none"/>
        </w:rPr>
        <w:t>Naive</w:t>
      </w:r>
      <w:r w:rsidRPr="00F87D32">
        <w:rPr>
          <w:lang w:eastAsia="x-none"/>
        </w:rPr>
        <w:t xml:space="preserve"> </w:t>
      </w:r>
      <w:r w:rsidRPr="00F87D32">
        <w:rPr>
          <w:lang w:val="en-US" w:eastAsia="x-none"/>
        </w:rPr>
        <w:t>Bayes</w:t>
      </w:r>
      <w:r w:rsidRPr="00F87D32">
        <w:rPr>
          <w:lang w:eastAsia="x-none"/>
        </w:rPr>
        <w:t xml:space="preserve">, </w:t>
      </w:r>
      <w:r w:rsidRPr="00F87D32">
        <w:rPr>
          <w:lang w:val="en-US" w:eastAsia="x-none"/>
        </w:rPr>
        <w:t>SVM</w:t>
      </w:r>
      <w:r w:rsidRPr="00F87D32">
        <w:rPr>
          <w:lang w:eastAsia="x-none"/>
        </w:rPr>
        <w:t xml:space="preserve"> και </w:t>
      </w:r>
      <w:r w:rsidRPr="00F87D32">
        <w:rPr>
          <w:lang w:val="en-US" w:eastAsia="x-none"/>
        </w:rPr>
        <w:t>KNN</w:t>
      </w:r>
      <w:r w:rsidRPr="00F87D32">
        <w:rPr>
          <w:lang w:eastAsia="x-none"/>
        </w:rPr>
        <w:t>. Αυτές οι μέθοδοι παρέχουν απλές, ταχείες και κατανοητές λύσεις για βασι</w:t>
      </w:r>
      <w:ins w:id="1980" w:author="ΜΗΤΣΕΑΣ ΗΛΙΑΣ" w:date="2025-12-05T14:27:00Z" w16du:dateUtc="2025-12-05T12:27:00Z">
        <w:r w:rsidR="0042799D">
          <w:rPr>
            <w:lang w:eastAsia="x-none"/>
          </w:rPr>
          <w:t>κές εργασίες</w:t>
        </w:r>
      </w:ins>
      <w:del w:id="1981" w:author="ΜΗΤΣΕΑΣ ΗΛΙΑΣ" w:date="2025-12-05T14:27:00Z" w16du:dateUtc="2025-12-05T12:27:00Z">
        <w:r w:rsidRPr="00F87D32" w:rsidDel="0042799D">
          <w:rPr>
            <w:lang w:eastAsia="x-none"/>
          </w:rPr>
          <w:delText xml:space="preserve">κά </w:delText>
        </w:r>
        <w:r w:rsidRPr="00F87D32" w:rsidDel="0042799D">
          <w:rPr>
            <w:lang w:val="en-US" w:eastAsia="x-none"/>
          </w:rPr>
          <w:delText>tasks</w:delText>
        </w:r>
      </w:del>
      <w:r w:rsidRPr="00F87D32">
        <w:rPr>
          <w:lang w:eastAsia="x-none"/>
        </w:rPr>
        <w:t>, αλλά έχουν περιορισμούς σε πιο σύνθετα συμφραζόμενα (</w:t>
      </w:r>
      <w:r w:rsidRPr="00F87D32">
        <w:rPr>
          <w:lang w:val="en-US" w:eastAsia="x-none"/>
        </w:rPr>
        <w:t>Manning</w:t>
      </w:r>
      <w:r w:rsidRPr="00F87D32">
        <w:rPr>
          <w:lang w:eastAsia="x-none"/>
        </w:rPr>
        <w:t xml:space="preserve"> </w:t>
      </w:r>
      <w:r w:rsidRPr="00F87D32">
        <w:rPr>
          <w:lang w:val="en-US" w:eastAsia="x-none"/>
        </w:rPr>
        <w:t>et</w:t>
      </w:r>
      <w:r w:rsidRPr="00F87D32">
        <w:rPr>
          <w:lang w:eastAsia="x-none"/>
        </w:rPr>
        <w:t xml:space="preserve"> </w:t>
      </w:r>
      <w:r w:rsidRPr="00F87D32">
        <w:rPr>
          <w:lang w:val="en-US" w:eastAsia="x-none"/>
        </w:rPr>
        <w:t>al</w:t>
      </w:r>
      <w:r w:rsidRPr="00F87D32">
        <w:rPr>
          <w:lang w:eastAsia="x-none"/>
        </w:rPr>
        <w:t xml:space="preserve">., 2020; </w:t>
      </w:r>
      <w:r w:rsidRPr="00F87D32">
        <w:rPr>
          <w:lang w:val="en-US" w:eastAsia="x-none"/>
        </w:rPr>
        <w:t>Minaee</w:t>
      </w:r>
      <w:r w:rsidRPr="00F87D32">
        <w:rPr>
          <w:lang w:eastAsia="x-none"/>
        </w:rPr>
        <w:t xml:space="preserve"> </w:t>
      </w:r>
      <w:r w:rsidRPr="00F87D32">
        <w:rPr>
          <w:lang w:val="en-US" w:eastAsia="x-none"/>
        </w:rPr>
        <w:t>et</w:t>
      </w:r>
      <w:r w:rsidRPr="00F87D32">
        <w:rPr>
          <w:lang w:eastAsia="x-none"/>
        </w:rPr>
        <w:t xml:space="preserve"> </w:t>
      </w:r>
      <w:r w:rsidRPr="00F87D32">
        <w:rPr>
          <w:lang w:val="en-US" w:eastAsia="x-none"/>
        </w:rPr>
        <w:t>al</w:t>
      </w:r>
      <w:r w:rsidRPr="00F87D32">
        <w:rPr>
          <w:lang w:eastAsia="x-none"/>
        </w:rPr>
        <w:t>., 2021).</w:t>
      </w:r>
    </w:p>
    <w:p w14:paraId="616CC303" w14:textId="51607BF5" w:rsidR="00F87D32" w:rsidRPr="00F87D32" w:rsidRDefault="00F87D32" w:rsidP="00350E6B">
      <w:pPr>
        <w:spacing w:before="120" w:after="120" w:line="360" w:lineRule="auto"/>
        <w:jc w:val="both"/>
        <w:rPr>
          <w:lang w:eastAsia="x-none"/>
        </w:rPr>
      </w:pPr>
      <w:r w:rsidRPr="00F87D32">
        <w:rPr>
          <w:lang w:eastAsia="x-none"/>
        </w:rPr>
        <w:t>Στην</w:t>
      </w:r>
      <w:ins w:id="1982" w:author="ΜΗΤΣΕΑΣ ΗΛΙΑΣ" w:date="2025-12-05T14:27:00Z" w16du:dateUtc="2025-12-05T12:27:00Z">
        <w:r w:rsidR="0042799D">
          <w:rPr>
            <w:lang w:eastAsia="x-none"/>
          </w:rPr>
          <w:t xml:space="preserve"> ενότητα</w:t>
        </w:r>
      </w:ins>
      <w:r w:rsidRPr="00F87D32">
        <w:rPr>
          <w:lang w:eastAsia="x-none"/>
        </w:rPr>
        <w:t xml:space="preserve"> 3.4 παρουσιάστηκαν οι σύγχρονες μέθοδοι, όπως </w:t>
      </w:r>
      <w:r w:rsidRPr="00F87D32">
        <w:rPr>
          <w:lang w:val="en-US" w:eastAsia="x-none"/>
        </w:rPr>
        <w:t>word</w:t>
      </w:r>
      <w:r w:rsidRPr="00F87D32">
        <w:rPr>
          <w:lang w:eastAsia="x-none"/>
        </w:rPr>
        <w:t xml:space="preserve"> </w:t>
      </w:r>
      <w:r w:rsidRPr="00F87D32">
        <w:rPr>
          <w:lang w:val="en-US" w:eastAsia="x-none"/>
        </w:rPr>
        <w:t>embeddings</w:t>
      </w:r>
      <w:r w:rsidRPr="00F87D32">
        <w:rPr>
          <w:lang w:eastAsia="x-none"/>
        </w:rPr>
        <w:t xml:space="preserve"> (</w:t>
      </w:r>
      <w:r w:rsidRPr="00F87D32">
        <w:rPr>
          <w:lang w:val="en-US" w:eastAsia="x-none"/>
        </w:rPr>
        <w:t>Word</w:t>
      </w:r>
      <w:r w:rsidRPr="00F87D32">
        <w:rPr>
          <w:lang w:eastAsia="x-none"/>
        </w:rPr>
        <w:t>2</w:t>
      </w:r>
      <w:r w:rsidRPr="00F87D32">
        <w:rPr>
          <w:lang w:val="en-US" w:eastAsia="x-none"/>
        </w:rPr>
        <w:t>Vec</w:t>
      </w:r>
      <w:r w:rsidRPr="00F87D32">
        <w:rPr>
          <w:lang w:eastAsia="x-none"/>
        </w:rPr>
        <w:t xml:space="preserve">, </w:t>
      </w:r>
      <w:r w:rsidRPr="00F87D32">
        <w:rPr>
          <w:lang w:val="en-US" w:eastAsia="x-none"/>
        </w:rPr>
        <w:t>GloVe</w:t>
      </w:r>
      <w:r w:rsidRPr="00F87D32">
        <w:rPr>
          <w:lang w:eastAsia="x-none"/>
        </w:rPr>
        <w:t xml:space="preserve">), </w:t>
      </w:r>
      <w:r w:rsidRPr="00F87D32">
        <w:rPr>
          <w:lang w:val="en-US" w:eastAsia="x-none"/>
        </w:rPr>
        <w:t>RNN</w:t>
      </w:r>
      <w:r w:rsidRPr="00F87D32">
        <w:rPr>
          <w:lang w:eastAsia="x-none"/>
        </w:rPr>
        <w:t>/</w:t>
      </w:r>
      <w:r w:rsidRPr="00F87D32">
        <w:rPr>
          <w:lang w:val="en-US" w:eastAsia="x-none"/>
        </w:rPr>
        <w:t>LSTM</w:t>
      </w:r>
      <w:r w:rsidRPr="00F87D32">
        <w:rPr>
          <w:lang w:eastAsia="x-none"/>
        </w:rPr>
        <w:t xml:space="preserve">, </w:t>
      </w:r>
      <w:r w:rsidRPr="00F87D32">
        <w:rPr>
          <w:lang w:val="en-US" w:eastAsia="x-none"/>
        </w:rPr>
        <w:t>CNN</w:t>
      </w:r>
      <w:r w:rsidRPr="00F87D32">
        <w:rPr>
          <w:lang w:eastAsia="x-none"/>
        </w:rPr>
        <w:t xml:space="preserve">, </w:t>
      </w:r>
      <w:r w:rsidRPr="00F87D32">
        <w:rPr>
          <w:lang w:val="en-US" w:eastAsia="x-none"/>
        </w:rPr>
        <w:t>Transformers</w:t>
      </w:r>
      <w:r w:rsidRPr="00F87D32">
        <w:rPr>
          <w:lang w:eastAsia="x-none"/>
        </w:rPr>
        <w:t xml:space="preserve"> και </w:t>
      </w:r>
      <w:r w:rsidRPr="00F87D32">
        <w:rPr>
          <w:lang w:val="en-US" w:eastAsia="x-none"/>
        </w:rPr>
        <w:t>BERT</w:t>
      </w:r>
      <w:r w:rsidRPr="00F87D32">
        <w:rPr>
          <w:lang w:eastAsia="x-none"/>
        </w:rPr>
        <w:t xml:space="preserve">. Αυτές οι τεχνικές επιτρέπουν την κατανόηση συμφραζομένων και πολυσημίας, παρέχοντας </w:t>
      </w:r>
      <w:r w:rsidRPr="00F87D32">
        <w:rPr>
          <w:lang w:val="en-US" w:eastAsia="x-none"/>
        </w:rPr>
        <w:t>state</w:t>
      </w:r>
      <w:r w:rsidRPr="00F87D32">
        <w:rPr>
          <w:lang w:eastAsia="x-none"/>
        </w:rPr>
        <w:t>-</w:t>
      </w:r>
      <w:r w:rsidRPr="00F87D32">
        <w:rPr>
          <w:lang w:val="en-US" w:eastAsia="x-none"/>
        </w:rPr>
        <w:t>of</w:t>
      </w:r>
      <w:r w:rsidRPr="00F87D32">
        <w:rPr>
          <w:lang w:eastAsia="x-none"/>
        </w:rPr>
        <w:t>-</w:t>
      </w:r>
      <w:r w:rsidRPr="00F87D32">
        <w:rPr>
          <w:lang w:val="en-US" w:eastAsia="x-none"/>
        </w:rPr>
        <w:t>the</w:t>
      </w:r>
      <w:r w:rsidRPr="00F87D32">
        <w:rPr>
          <w:lang w:eastAsia="x-none"/>
        </w:rPr>
        <w:t>-</w:t>
      </w:r>
      <w:r w:rsidRPr="00F87D32">
        <w:rPr>
          <w:lang w:val="en-US" w:eastAsia="x-none"/>
        </w:rPr>
        <w:t>art</w:t>
      </w:r>
      <w:r w:rsidRPr="00F87D32">
        <w:rPr>
          <w:lang w:eastAsia="x-none"/>
        </w:rPr>
        <w:t xml:space="preserve"> απόδοση σε ταξινομήσεις, ανάλυση συναισθήματος και </w:t>
      </w:r>
      <w:r w:rsidRPr="00F87D32">
        <w:rPr>
          <w:lang w:val="en-US" w:eastAsia="x-none"/>
        </w:rPr>
        <w:t>named</w:t>
      </w:r>
      <w:r w:rsidRPr="00F87D32">
        <w:rPr>
          <w:lang w:eastAsia="x-none"/>
        </w:rPr>
        <w:t xml:space="preserve"> </w:t>
      </w:r>
      <w:r w:rsidRPr="00F87D32">
        <w:rPr>
          <w:lang w:val="en-US" w:eastAsia="x-none"/>
        </w:rPr>
        <w:t>entity</w:t>
      </w:r>
      <w:r w:rsidRPr="00F87D32">
        <w:rPr>
          <w:lang w:eastAsia="x-none"/>
        </w:rPr>
        <w:t xml:space="preserve"> </w:t>
      </w:r>
      <w:r w:rsidRPr="00F87D32">
        <w:rPr>
          <w:lang w:val="en-US" w:eastAsia="x-none"/>
        </w:rPr>
        <w:t>recognition</w:t>
      </w:r>
      <w:r w:rsidRPr="00F87D32">
        <w:rPr>
          <w:lang w:eastAsia="x-none"/>
        </w:rPr>
        <w:t xml:space="preserve"> (</w:t>
      </w:r>
      <w:r w:rsidRPr="00F87D32">
        <w:rPr>
          <w:lang w:val="en-US" w:eastAsia="x-none"/>
        </w:rPr>
        <w:t>Devlin</w:t>
      </w:r>
      <w:r w:rsidRPr="00F87D32">
        <w:rPr>
          <w:lang w:eastAsia="x-none"/>
        </w:rPr>
        <w:t xml:space="preserve"> </w:t>
      </w:r>
      <w:r w:rsidRPr="00F87D32">
        <w:rPr>
          <w:lang w:val="en-US" w:eastAsia="x-none"/>
        </w:rPr>
        <w:t>et</w:t>
      </w:r>
      <w:r w:rsidRPr="00F87D32">
        <w:rPr>
          <w:lang w:eastAsia="x-none"/>
        </w:rPr>
        <w:t xml:space="preserve"> </w:t>
      </w:r>
      <w:r w:rsidRPr="00F87D32">
        <w:rPr>
          <w:lang w:val="en-US" w:eastAsia="x-none"/>
        </w:rPr>
        <w:t>al</w:t>
      </w:r>
      <w:r w:rsidRPr="00F87D32">
        <w:rPr>
          <w:lang w:eastAsia="x-none"/>
        </w:rPr>
        <w:t xml:space="preserve">., 2019; </w:t>
      </w:r>
      <w:r w:rsidRPr="00F87D32">
        <w:rPr>
          <w:lang w:val="en-US" w:eastAsia="x-none"/>
        </w:rPr>
        <w:t>Mikolov</w:t>
      </w:r>
      <w:r w:rsidRPr="00F87D32">
        <w:rPr>
          <w:lang w:eastAsia="x-none"/>
        </w:rPr>
        <w:t xml:space="preserve"> </w:t>
      </w:r>
      <w:r w:rsidRPr="00F87D32">
        <w:rPr>
          <w:lang w:val="en-US" w:eastAsia="x-none"/>
        </w:rPr>
        <w:t>et</w:t>
      </w:r>
      <w:r w:rsidRPr="00F87D32">
        <w:rPr>
          <w:lang w:eastAsia="x-none"/>
        </w:rPr>
        <w:t xml:space="preserve"> </w:t>
      </w:r>
      <w:r w:rsidRPr="00F87D32">
        <w:rPr>
          <w:lang w:val="en-US" w:eastAsia="x-none"/>
        </w:rPr>
        <w:t>al</w:t>
      </w:r>
      <w:r w:rsidRPr="00F87D32">
        <w:rPr>
          <w:lang w:eastAsia="x-none"/>
        </w:rPr>
        <w:t xml:space="preserve">., 2013; </w:t>
      </w:r>
      <w:r w:rsidRPr="00F87D32">
        <w:rPr>
          <w:lang w:val="en-US" w:eastAsia="x-none"/>
        </w:rPr>
        <w:t>Pennington</w:t>
      </w:r>
      <w:r w:rsidRPr="00F87D32">
        <w:rPr>
          <w:lang w:eastAsia="x-none"/>
        </w:rPr>
        <w:t xml:space="preserve"> </w:t>
      </w:r>
      <w:r w:rsidRPr="00F87D32">
        <w:rPr>
          <w:lang w:val="en-US" w:eastAsia="x-none"/>
        </w:rPr>
        <w:t>et</w:t>
      </w:r>
      <w:r w:rsidRPr="00F87D32">
        <w:rPr>
          <w:lang w:eastAsia="x-none"/>
        </w:rPr>
        <w:t xml:space="preserve"> </w:t>
      </w:r>
      <w:r w:rsidRPr="00F87D32">
        <w:rPr>
          <w:lang w:val="en-US" w:eastAsia="x-none"/>
        </w:rPr>
        <w:t>al</w:t>
      </w:r>
      <w:r w:rsidRPr="00F87D32">
        <w:rPr>
          <w:lang w:eastAsia="x-none"/>
        </w:rPr>
        <w:t>., 2014).</w:t>
      </w:r>
    </w:p>
    <w:p w14:paraId="248223DB" w14:textId="7DCA29B1" w:rsidR="00F87D32" w:rsidRPr="00F87D32" w:rsidRDefault="00F87D32" w:rsidP="00350E6B">
      <w:pPr>
        <w:spacing w:before="120" w:after="120" w:line="360" w:lineRule="auto"/>
        <w:jc w:val="both"/>
        <w:rPr>
          <w:lang w:eastAsia="x-none"/>
        </w:rPr>
      </w:pPr>
      <w:r w:rsidRPr="00F87D32">
        <w:rPr>
          <w:lang w:eastAsia="x-none"/>
        </w:rPr>
        <w:t>Στην</w:t>
      </w:r>
      <w:ins w:id="1983" w:author="ΜΗΤΣΕΑΣ ΗΛΙΑΣ" w:date="2025-12-05T14:28:00Z" w16du:dateUtc="2025-12-05T12:28:00Z">
        <w:r w:rsidR="0042799D">
          <w:rPr>
            <w:lang w:eastAsia="x-none"/>
          </w:rPr>
          <w:t xml:space="preserve"> ενότητα</w:t>
        </w:r>
      </w:ins>
      <w:r w:rsidRPr="00F87D32">
        <w:rPr>
          <w:lang w:eastAsia="x-none"/>
        </w:rPr>
        <w:t xml:space="preserve"> 3.5 αναλύθηκαν οι μέθοδοι αξιολόγησης αποτελεσμάτων, όπως </w:t>
      </w:r>
      <w:r w:rsidRPr="00F87D32">
        <w:rPr>
          <w:lang w:val="en-US" w:eastAsia="x-none"/>
        </w:rPr>
        <w:t>accuracy</w:t>
      </w:r>
      <w:r w:rsidRPr="00F87D32">
        <w:rPr>
          <w:lang w:eastAsia="x-none"/>
        </w:rPr>
        <w:t xml:space="preserve">, </w:t>
      </w:r>
      <w:r w:rsidRPr="00F87D32">
        <w:rPr>
          <w:lang w:val="en-US" w:eastAsia="x-none"/>
        </w:rPr>
        <w:t>precision</w:t>
      </w:r>
      <w:r w:rsidRPr="00F87D32">
        <w:rPr>
          <w:lang w:eastAsia="x-none"/>
        </w:rPr>
        <w:t xml:space="preserve">, </w:t>
      </w:r>
      <w:r w:rsidRPr="00F87D32">
        <w:rPr>
          <w:lang w:val="en-US" w:eastAsia="x-none"/>
        </w:rPr>
        <w:t>recall</w:t>
      </w:r>
      <w:r w:rsidRPr="00F87D32">
        <w:rPr>
          <w:lang w:eastAsia="x-none"/>
        </w:rPr>
        <w:t xml:space="preserve">, </w:t>
      </w:r>
      <w:r w:rsidRPr="00F87D32">
        <w:rPr>
          <w:lang w:val="en-US" w:eastAsia="x-none"/>
        </w:rPr>
        <w:t>F</w:t>
      </w:r>
      <w:r w:rsidRPr="00F87D32">
        <w:rPr>
          <w:lang w:eastAsia="x-none"/>
        </w:rPr>
        <w:t>1-</w:t>
      </w:r>
      <w:r w:rsidRPr="00F87D32">
        <w:rPr>
          <w:lang w:val="en-US" w:eastAsia="x-none"/>
        </w:rPr>
        <w:t>score</w:t>
      </w:r>
      <w:r w:rsidRPr="00F87D32">
        <w:rPr>
          <w:lang w:eastAsia="x-none"/>
        </w:rPr>
        <w:t xml:space="preserve">, </w:t>
      </w:r>
      <w:r w:rsidRPr="00F87D32">
        <w:rPr>
          <w:lang w:val="en-US" w:eastAsia="x-none"/>
        </w:rPr>
        <w:t>ROC</w:t>
      </w:r>
      <w:r w:rsidRPr="00F87D32">
        <w:rPr>
          <w:lang w:eastAsia="x-none"/>
        </w:rPr>
        <w:t>-</w:t>
      </w:r>
      <w:r w:rsidRPr="00F87D32">
        <w:rPr>
          <w:lang w:val="en-US" w:eastAsia="x-none"/>
        </w:rPr>
        <w:t>AUC</w:t>
      </w:r>
      <w:r w:rsidRPr="00F87D32">
        <w:rPr>
          <w:lang w:eastAsia="x-none"/>
        </w:rPr>
        <w:t xml:space="preserve">, </w:t>
      </w:r>
      <w:r w:rsidRPr="00F87D32">
        <w:rPr>
          <w:lang w:val="en-US" w:eastAsia="x-none"/>
        </w:rPr>
        <w:t>confusion</w:t>
      </w:r>
      <w:r w:rsidRPr="00F87D32">
        <w:rPr>
          <w:lang w:eastAsia="x-none"/>
        </w:rPr>
        <w:t xml:space="preserve"> </w:t>
      </w:r>
      <w:r w:rsidRPr="00F87D32">
        <w:rPr>
          <w:lang w:val="en-US" w:eastAsia="x-none"/>
        </w:rPr>
        <w:t>matrix</w:t>
      </w:r>
      <w:r w:rsidRPr="00F87D32">
        <w:rPr>
          <w:lang w:eastAsia="x-none"/>
        </w:rPr>
        <w:t xml:space="preserve"> και </w:t>
      </w:r>
      <w:r w:rsidRPr="00F87D32">
        <w:rPr>
          <w:lang w:val="en-US" w:eastAsia="x-none"/>
        </w:rPr>
        <w:t>cross</w:t>
      </w:r>
      <w:r w:rsidRPr="00F87D32">
        <w:rPr>
          <w:lang w:eastAsia="x-none"/>
        </w:rPr>
        <w:t>-</w:t>
      </w:r>
      <w:r w:rsidRPr="00F87D32">
        <w:rPr>
          <w:lang w:val="en-US" w:eastAsia="x-none"/>
        </w:rPr>
        <w:t>validation</w:t>
      </w:r>
      <w:r w:rsidRPr="00F87D32">
        <w:rPr>
          <w:lang w:eastAsia="x-none"/>
        </w:rPr>
        <w:t xml:space="preserve">, καθώς και η σημασία του </w:t>
      </w:r>
      <w:r w:rsidRPr="00F87D32">
        <w:rPr>
          <w:lang w:val="en-US" w:eastAsia="x-none"/>
        </w:rPr>
        <w:t>fine</w:t>
      </w:r>
      <w:r w:rsidRPr="00F87D32">
        <w:rPr>
          <w:lang w:eastAsia="x-none"/>
        </w:rPr>
        <w:t>-</w:t>
      </w:r>
      <w:r w:rsidRPr="00F87D32">
        <w:rPr>
          <w:lang w:val="en-US" w:eastAsia="x-none"/>
        </w:rPr>
        <w:t>tuning</w:t>
      </w:r>
      <w:r w:rsidRPr="00F87D32">
        <w:rPr>
          <w:lang w:eastAsia="x-none"/>
        </w:rPr>
        <w:t xml:space="preserve"> για την βελτιστοποίηση των μοντέλων (</w:t>
      </w:r>
      <w:r w:rsidRPr="00F87D32">
        <w:rPr>
          <w:lang w:val="en-US" w:eastAsia="x-none"/>
        </w:rPr>
        <w:t>Saito</w:t>
      </w:r>
      <w:r w:rsidRPr="00F87D32">
        <w:rPr>
          <w:lang w:eastAsia="x-none"/>
        </w:rPr>
        <w:t xml:space="preserve"> &amp; </w:t>
      </w:r>
      <w:r w:rsidRPr="00F87D32">
        <w:rPr>
          <w:lang w:val="en-US" w:eastAsia="x-none"/>
        </w:rPr>
        <w:t>Rehmsmeier</w:t>
      </w:r>
      <w:r w:rsidRPr="00F87D32">
        <w:rPr>
          <w:lang w:eastAsia="x-none"/>
        </w:rPr>
        <w:t xml:space="preserve">, 2015; </w:t>
      </w:r>
      <w:r w:rsidRPr="00F87D32">
        <w:rPr>
          <w:lang w:val="en-US" w:eastAsia="x-none"/>
        </w:rPr>
        <w:t>Minaee</w:t>
      </w:r>
      <w:r w:rsidRPr="00F87D32">
        <w:rPr>
          <w:lang w:eastAsia="x-none"/>
        </w:rPr>
        <w:t xml:space="preserve"> </w:t>
      </w:r>
      <w:r w:rsidRPr="00F87D32">
        <w:rPr>
          <w:lang w:val="en-US" w:eastAsia="x-none"/>
        </w:rPr>
        <w:t>et</w:t>
      </w:r>
      <w:r w:rsidRPr="00F87D32">
        <w:rPr>
          <w:lang w:eastAsia="x-none"/>
        </w:rPr>
        <w:t xml:space="preserve"> </w:t>
      </w:r>
      <w:r w:rsidRPr="00F87D32">
        <w:rPr>
          <w:lang w:val="en-US" w:eastAsia="x-none"/>
        </w:rPr>
        <w:t>al</w:t>
      </w:r>
      <w:r w:rsidRPr="00F87D32">
        <w:rPr>
          <w:lang w:eastAsia="x-none"/>
        </w:rPr>
        <w:t>., 2021).</w:t>
      </w:r>
    </w:p>
    <w:p w14:paraId="2FA65343" w14:textId="3AC10E90" w:rsidR="00F87D32" w:rsidRPr="00F87D32" w:rsidRDefault="00F87D32" w:rsidP="00350E6B">
      <w:pPr>
        <w:spacing w:before="120" w:after="120" w:line="360" w:lineRule="auto"/>
        <w:jc w:val="both"/>
        <w:rPr>
          <w:lang w:eastAsia="x-none"/>
        </w:rPr>
      </w:pPr>
      <w:r w:rsidRPr="00F87D32">
        <w:rPr>
          <w:lang w:eastAsia="x-none"/>
        </w:rPr>
        <w:t>Στην</w:t>
      </w:r>
      <w:ins w:id="1984" w:author="ΜΗΤΣΕΑΣ ΗΛΙΑΣ" w:date="2025-12-05T14:28:00Z" w16du:dateUtc="2025-12-05T12:28:00Z">
        <w:r w:rsidR="0042799D">
          <w:rPr>
            <w:lang w:eastAsia="x-none"/>
          </w:rPr>
          <w:t xml:space="preserve"> ενότητα</w:t>
        </w:r>
      </w:ins>
      <w:r w:rsidRPr="00F87D32">
        <w:rPr>
          <w:lang w:eastAsia="x-none"/>
        </w:rPr>
        <w:t xml:space="preserve"> 3.6 παρουσιάστηκαν πρακτικές εφαρμογές σε </w:t>
      </w:r>
      <w:r w:rsidRPr="00F87D32">
        <w:rPr>
          <w:lang w:val="en-US" w:eastAsia="x-none"/>
        </w:rPr>
        <w:t>social</w:t>
      </w:r>
      <w:r w:rsidRPr="00F87D32">
        <w:rPr>
          <w:lang w:eastAsia="x-none"/>
        </w:rPr>
        <w:t xml:space="preserve"> </w:t>
      </w:r>
      <w:r w:rsidRPr="00F87D32">
        <w:rPr>
          <w:lang w:val="en-US" w:eastAsia="x-none"/>
        </w:rPr>
        <w:t>media</w:t>
      </w:r>
      <w:r w:rsidRPr="00F87D32">
        <w:rPr>
          <w:lang w:eastAsia="x-none"/>
        </w:rPr>
        <w:t xml:space="preserve"> </w:t>
      </w:r>
      <w:r w:rsidRPr="00F87D32">
        <w:rPr>
          <w:lang w:val="en-US" w:eastAsia="x-none"/>
        </w:rPr>
        <w:t>analytics</w:t>
      </w:r>
      <w:r w:rsidRPr="00F87D32">
        <w:rPr>
          <w:lang w:eastAsia="x-none"/>
        </w:rPr>
        <w:t xml:space="preserve">, όπως ανάλυση συναισθήματος, κατηγοριοποίηση περιεχομένου, </w:t>
      </w:r>
      <w:r w:rsidRPr="00F87D32">
        <w:rPr>
          <w:lang w:val="en-US" w:eastAsia="x-none"/>
        </w:rPr>
        <w:t>named</w:t>
      </w:r>
      <w:r w:rsidRPr="00F87D32">
        <w:rPr>
          <w:lang w:eastAsia="x-none"/>
        </w:rPr>
        <w:t xml:space="preserve"> </w:t>
      </w:r>
      <w:r w:rsidRPr="00F87D32">
        <w:rPr>
          <w:lang w:val="en-US" w:eastAsia="x-none"/>
        </w:rPr>
        <w:t>entity</w:t>
      </w:r>
      <w:r w:rsidRPr="00F87D32">
        <w:rPr>
          <w:lang w:eastAsia="x-none"/>
        </w:rPr>
        <w:t xml:space="preserve"> </w:t>
      </w:r>
      <w:r w:rsidRPr="00F87D32">
        <w:rPr>
          <w:lang w:val="en-US" w:eastAsia="x-none"/>
        </w:rPr>
        <w:t>recognition</w:t>
      </w:r>
      <w:r w:rsidRPr="00F87D32">
        <w:rPr>
          <w:lang w:eastAsia="x-none"/>
        </w:rPr>
        <w:t xml:space="preserve">, ανίχνευση τάσεων και συστήματα συστάσεων, δείχνοντας πώς τα </w:t>
      </w:r>
      <w:r w:rsidRPr="00F87D32">
        <w:rPr>
          <w:lang w:val="en-US" w:eastAsia="x-none"/>
        </w:rPr>
        <w:t>NLP</w:t>
      </w:r>
      <w:r w:rsidRPr="00F87D32">
        <w:rPr>
          <w:lang w:eastAsia="x-none"/>
        </w:rPr>
        <w:t xml:space="preserve"> </w:t>
      </w:r>
      <w:r w:rsidRPr="00F87D32">
        <w:rPr>
          <w:lang w:val="en-US" w:eastAsia="x-none"/>
        </w:rPr>
        <w:t>pipelines</w:t>
      </w:r>
      <w:r w:rsidRPr="00F87D32">
        <w:rPr>
          <w:lang w:eastAsia="x-none"/>
        </w:rPr>
        <w:t xml:space="preserve"> μπορούν να υποστηρίξουν αποφάσεις στο </w:t>
      </w:r>
      <w:r w:rsidRPr="00F87D32">
        <w:rPr>
          <w:lang w:val="en-US" w:eastAsia="x-none"/>
        </w:rPr>
        <w:t>influencer</w:t>
      </w:r>
      <w:r w:rsidRPr="00F87D32">
        <w:rPr>
          <w:lang w:eastAsia="x-none"/>
        </w:rPr>
        <w:t xml:space="preserve"> </w:t>
      </w:r>
      <w:r w:rsidRPr="00F87D32">
        <w:rPr>
          <w:lang w:val="en-US" w:eastAsia="x-none"/>
        </w:rPr>
        <w:t>marketing</w:t>
      </w:r>
      <w:r w:rsidRPr="00F87D32">
        <w:rPr>
          <w:lang w:eastAsia="x-none"/>
        </w:rPr>
        <w:t xml:space="preserve"> και τη στόχευση κοινού (</w:t>
      </w:r>
      <w:r w:rsidRPr="00F87D32">
        <w:rPr>
          <w:lang w:val="en-US" w:eastAsia="x-none"/>
        </w:rPr>
        <w:t>Ali</w:t>
      </w:r>
      <w:r w:rsidRPr="00F87D32">
        <w:rPr>
          <w:lang w:eastAsia="x-none"/>
        </w:rPr>
        <w:t xml:space="preserve">, 2023; </w:t>
      </w:r>
      <w:r w:rsidRPr="00F87D32">
        <w:rPr>
          <w:lang w:val="en-US" w:eastAsia="x-none"/>
        </w:rPr>
        <w:t>Bird</w:t>
      </w:r>
      <w:r w:rsidRPr="00F87D32">
        <w:rPr>
          <w:lang w:eastAsia="x-none"/>
        </w:rPr>
        <w:t xml:space="preserve"> </w:t>
      </w:r>
      <w:r w:rsidRPr="00F87D32">
        <w:rPr>
          <w:lang w:val="en-US" w:eastAsia="x-none"/>
        </w:rPr>
        <w:t>et</w:t>
      </w:r>
      <w:r w:rsidRPr="00F87D32">
        <w:rPr>
          <w:lang w:eastAsia="x-none"/>
        </w:rPr>
        <w:t xml:space="preserve"> </w:t>
      </w:r>
      <w:r w:rsidRPr="00F87D32">
        <w:rPr>
          <w:lang w:val="en-US" w:eastAsia="x-none"/>
        </w:rPr>
        <w:t>al</w:t>
      </w:r>
      <w:r w:rsidRPr="00F87D32">
        <w:rPr>
          <w:lang w:eastAsia="x-none"/>
        </w:rPr>
        <w:t>., 2009).</w:t>
      </w:r>
    </w:p>
    <w:p w14:paraId="1AD50EDA" w14:textId="77777777" w:rsidR="00F87D32" w:rsidRPr="00F87D32" w:rsidRDefault="00F87D32" w:rsidP="00350E6B">
      <w:pPr>
        <w:spacing w:before="120" w:after="120" w:line="360" w:lineRule="auto"/>
        <w:jc w:val="both"/>
        <w:rPr>
          <w:lang w:eastAsia="x-none"/>
        </w:rPr>
      </w:pPr>
      <w:r w:rsidRPr="00F87D32">
        <w:rPr>
          <w:lang w:eastAsia="x-none"/>
        </w:rPr>
        <w:t xml:space="preserve">Συνολικά, το κεφάλαιο αναδεικνύει ότι ένα πλήρες </w:t>
      </w:r>
      <w:r w:rsidRPr="00F87D32">
        <w:rPr>
          <w:lang w:val="en-US" w:eastAsia="x-none"/>
        </w:rPr>
        <w:t>NLP</w:t>
      </w:r>
      <w:r w:rsidRPr="00F87D32">
        <w:rPr>
          <w:lang w:eastAsia="x-none"/>
        </w:rPr>
        <w:t xml:space="preserve"> </w:t>
      </w:r>
      <w:r w:rsidRPr="00F87D32">
        <w:rPr>
          <w:lang w:val="en-US" w:eastAsia="x-none"/>
        </w:rPr>
        <w:t>pipeline</w:t>
      </w:r>
      <w:r w:rsidRPr="00F87D32">
        <w:rPr>
          <w:lang w:eastAsia="x-none"/>
        </w:rPr>
        <w:t xml:space="preserve"> αποτελεί εργαλείο αυτοματοποιημένης, επαναλήψιμης και ποσοτικά μετρήσιμης ανάλυσης κειμένου, απαραίτητο για την εξαγωγή γνώσης από μεγάλα δεδομένα και την υποστήριξη στρατηγικών αποφάσεων σε ψηφιακά περιβάλλοντα.</w:t>
      </w:r>
    </w:p>
    <w:p w14:paraId="7AA78F0B" w14:textId="77777777" w:rsidR="002705E3" w:rsidRPr="00287D57" w:rsidRDefault="002705E3" w:rsidP="002705E3">
      <w:pPr>
        <w:spacing w:before="120" w:after="120" w:line="360" w:lineRule="auto"/>
        <w:jc w:val="both"/>
        <w:rPr>
          <w:lang w:eastAsia="x-none"/>
        </w:rPr>
      </w:pPr>
    </w:p>
    <w:p w14:paraId="3C44400F" w14:textId="77777777" w:rsidR="001B67BE" w:rsidRDefault="001B67BE" w:rsidP="001D5903">
      <w:pPr>
        <w:spacing w:before="120" w:after="120" w:line="360" w:lineRule="auto"/>
        <w:jc w:val="both"/>
        <w:rPr>
          <w:ins w:id="1985" w:author="ΜΗΤΣΕΑΣ ΗΛΙΑΣ" w:date="2026-01-07T11:16:00Z" w16du:dateUtc="2026-01-07T09:16:00Z"/>
        </w:rPr>
      </w:pPr>
    </w:p>
    <w:p w14:paraId="166CF6A1" w14:textId="77777777" w:rsidR="001B67BE" w:rsidRDefault="001B67BE" w:rsidP="001D5903">
      <w:pPr>
        <w:spacing w:before="120" w:after="120" w:line="360" w:lineRule="auto"/>
        <w:jc w:val="both"/>
        <w:rPr>
          <w:ins w:id="1986" w:author="ΜΗΤΣΕΑΣ ΗΛΙΑΣ" w:date="2026-01-07T11:16:00Z" w16du:dateUtc="2026-01-07T09:16:00Z"/>
        </w:rPr>
      </w:pPr>
    </w:p>
    <w:p w14:paraId="05313EFD" w14:textId="77777777" w:rsidR="001B67BE" w:rsidRDefault="001B67BE" w:rsidP="001D5903">
      <w:pPr>
        <w:spacing w:before="120" w:after="120" w:line="360" w:lineRule="auto"/>
        <w:jc w:val="both"/>
        <w:rPr>
          <w:ins w:id="1987" w:author="ΜΗΤΣΕΑΣ ΗΛΙΑΣ" w:date="2026-01-07T11:16:00Z" w16du:dateUtc="2026-01-07T09:16:00Z"/>
        </w:rPr>
      </w:pPr>
    </w:p>
    <w:p w14:paraId="4B0A0F55" w14:textId="77777777" w:rsidR="001B67BE" w:rsidRDefault="001B67BE" w:rsidP="001D5903">
      <w:pPr>
        <w:spacing w:before="120" w:after="120" w:line="360" w:lineRule="auto"/>
        <w:jc w:val="both"/>
        <w:rPr>
          <w:ins w:id="1988" w:author="ΜΗΤΣΕΑΣ ΗΛΙΑΣ" w:date="2026-01-07T11:16:00Z" w16du:dateUtc="2026-01-07T09:16:00Z"/>
        </w:rPr>
      </w:pPr>
    </w:p>
    <w:p w14:paraId="79809D95" w14:textId="77777777" w:rsidR="001B67BE" w:rsidRDefault="001B67BE" w:rsidP="001D5903">
      <w:pPr>
        <w:spacing w:before="120" w:after="120" w:line="360" w:lineRule="auto"/>
        <w:jc w:val="both"/>
        <w:rPr>
          <w:ins w:id="1989" w:author="ΜΗΤΣΕΑΣ ΗΛΙΑΣ" w:date="2026-01-07T11:16:00Z" w16du:dateUtc="2026-01-07T09:16:00Z"/>
        </w:rPr>
      </w:pPr>
    </w:p>
    <w:p w14:paraId="48C09091" w14:textId="77777777" w:rsidR="001B67BE" w:rsidRDefault="001B67BE" w:rsidP="001D5903">
      <w:pPr>
        <w:spacing w:before="120" w:after="120" w:line="360" w:lineRule="auto"/>
        <w:jc w:val="both"/>
        <w:rPr>
          <w:ins w:id="1990" w:author="ΜΗΤΣΕΑΣ ΗΛΙΑΣ" w:date="2026-01-07T11:16:00Z" w16du:dateUtc="2026-01-07T09:16:00Z"/>
        </w:rPr>
      </w:pPr>
    </w:p>
    <w:p w14:paraId="51B3F337" w14:textId="43374621" w:rsidR="001B67BE" w:rsidRDefault="001B67BE" w:rsidP="001B67BE">
      <w:pPr>
        <w:pStyle w:val="10"/>
        <w:spacing w:before="120" w:after="120" w:line="360" w:lineRule="auto"/>
        <w:jc w:val="both"/>
        <w:rPr>
          <w:ins w:id="1991" w:author="ΜΗΤΣΕΑΣ ΗΛΙΑΣ" w:date="2026-01-07T11:18:00Z" w16du:dateUtc="2026-01-07T09:18:00Z"/>
          <w:rFonts w:ascii="Times New Roman" w:hAnsi="Times New Roman"/>
          <w:lang w:eastAsia="en-US"/>
        </w:rPr>
      </w:pPr>
      <w:bookmarkStart w:id="1992" w:name="_Toc218850223"/>
      <w:ins w:id="1993" w:author="ΜΗΤΣΕΑΣ ΗΛΙΑΣ" w:date="2026-01-07T11:16:00Z" w16du:dateUtc="2026-01-07T09:16:00Z">
        <w:r>
          <w:rPr>
            <w:rFonts w:ascii="Times New Roman" w:hAnsi="Times New Roman"/>
            <w:lang w:eastAsia="en-US"/>
          </w:rPr>
          <w:lastRenderedPageBreak/>
          <w:t>4</w:t>
        </w:r>
        <w:r w:rsidRPr="006501DB">
          <w:rPr>
            <w:rFonts w:ascii="Times New Roman" w:hAnsi="Times New Roman"/>
            <w:lang w:eastAsia="en-US"/>
          </w:rPr>
          <w:t xml:space="preserve">. </w:t>
        </w:r>
        <w:r>
          <w:rPr>
            <w:rFonts w:ascii="Times New Roman" w:hAnsi="Times New Roman"/>
            <w:lang w:eastAsia="en-US"/>
          </w:rPr>
          <w:t>Σχεδιασμός και Ανάλυση Συστήματος</w:t>
        </w:r>
      </w:ins>
      <w:bookmarkEnd w:id="1992"/>
    </w:p>
    <w:p w14:paraId="3B9FCA04" w14:textId="0B9AAE07" w:rsidR="000D66FA" w:rsidRDefault="000D66FA" w:rsidP="00BF1F12">
      <w:pPr>
        <w:pStyle w:val="20"/>
        <w:numPr>
          <w:ilvl w:val="0"/>
          <w:numId w:val="0"/>
        </w:numPr>
        <w:tabs>
          <w:tab w:val="left" w:pos="360"/>
        </w:tabs>
        <w:spacing w:before="120" w:after="120" w:line="360" w:lineRule="auto"/>
        <w:jc w:val="both"/>
        <w:rPr>
          <w:ins w:id="1994" w:author="ΜΗΤΣΕΑΣ ΗΛΙΑΣ" w:date="2026-01-07T11:19:00Z" w16du:dateUtc="2026-01-07T09:19:00Z"/>
          <w:rFonts w:ascii="Times New Roman" w:hAnsi="Times New Roman"/>
          <w:i w:val="0"/>
          <w:lang w:val="el-GR"/>
        </w:rPr>
      </w:pPr>
      <w:bookmarkStart w:id="1995" w:name="_Toc218850224"/>
      <w:ins w:id="1996" w:author="ΜΗΤΣΕΑΣ ΗΛΙΑΣ" w:date="2026-01-07T11:18:00Z" w16du:dateUtc="2026-01-07T09:18:00Z">
        <w:r>
          <w:rPr>
            <w:rFonts w:ascii="Times New Roman" w:hAnsi="Times New Roman"/>
            <w:i w:val="0"/>
            <w:lang w:val="el-GR"/>
          </w:rPr>
          <w:t>4.1 Ανάλυση Απαιτήσ</w:t>
        </w:r>
      </w:ins>
      <w:ins w:id="1997" w:author="ΜΗΤΣΕΑΣ ΗΛΙΑΣ" w:date="2026-01-07T11:19:00Z" w16du:dateUtc="2026-01-07T09:19:00Z">
        <w:r>
          <w:rPr>
            <w:rFonts w:ascii="Times New Roman" w:hAnsi="Times New Roman"/>
            <w:i w:val="0"/>
            <w:lang w:val="el-GR"/>
          </w:rPr>
          <w:t>εων Συστήματος</w:t>
        </w:r>
        <w:bookmarkEnd w:id="1995"/>
      </w:ins>
    </w:p>
    <w:p w14:paraId="683F0262" w14:textId="77777777" w:rsidR="00F3210D" w:rsidRDefault="000D66FA">
      <w:pPr>
        <w:jc w:val="both"/>
        <w:rPr>
          <w:lang w:eastAsia="x-none"/>
        </w:rPr>
      </w:pPr>
      <w:ins w:id="1998" w:author="ΜΗΤΣΕΑΣ ΗΛΙΑΣ" w:date="2026-01-07T11:22:00Z">
        <w:r w:rsidRPr="00B01871">
          <w:rPr>
            <w:lang w:eastAsia="x-none"/>
          </w:rPr>
          <w:t>Στην παρούσα ενότητα πραγματοποιείται η ανάλυση των απαιτήσεων του συστήματος της πλατφόρμας. Η ανάλυση βασίζεται σε σύγχρονες πρακτικές σχεδίασης πληροφοριακών συστημάτων και ακολουθεί προσέγγιση προσανατολισμένη στον χρήστη.</w:t>
        </w:r>
      </w:ins>
    </w:p>
    <w:p w14:paraId="06300CD5" w14:textId="544B4AEF" w:rsidR="000D66FA" w:rsidRDefault="000D66FA" w:rsidP="00F3210D">
      <w:pPr>
        <w:jc w:val="both"/>
        <w:rPr>
          <w:ins w:id="1999" w:author="ΜΗΤΣΕΑΣ ΗΛΙΑΣ" w:date="2026-01-07T11:24:00Z" w16du:dateUtc="2026-01-07T09:24:00Z"/>
          <w:lang w:eastAsia="x-none"/>
        </w:rPr>
      </w:pPr>
      <w:ins w:id="2000" w:author="ΜΗΤΣΕΑΣ ΗΛΙΑΣ" w:date="2026-01-07T11:22:00Z">
        <w:r w:rsidRPr="00B01871">
          <w:rPr>
            <w:lang w:eastAsia="x-none"/>
          </w:rPr>
          <w:t>Αρχικά παρουσιάζονται τα user stories και τα αντίστοιχα acceptance criteria, τα οποία αποτυπώνουν τις λειτουργικές απαιτήσεις του συστήματος. Στη συνέχεια αναλύονται οι βασικοί ρόλοι χρηστών και οι ανάγκες τους, ενώ τέλος παρουσιάζονται οι βασικές έννοιες και οντότητες που συνθέτουν το σύστημα.</w:t>
        </w:r>
      </w:ins>
    </w:p>
    <w:p w14:paraId="378B0D60" w14:textId="6E9E7617" w:rsidR="000D66FA" w:rsidRPr="00F3210D" w:rsidRDefault="000D66FA" w:rsidP="00BF1F12">
      <w:pPr>
        <w:pStyle w:val="30"/>
        <w:numPr>
          <w:ilvl w:val="0"/>
          <w:numId w:val="0"/>
        </w:numPr>
        <w:spacing w:before="120" w:after="120" w:line="360" w:lineRule="auto"/>
        <w:jc w:val="both"/>
        <w:rPr>
          <w:ins w:id="2001" w:author="ΜΗΤΣΕΑΣ ΗΛΙΑΣ" w:date="2026-01-07T11:29:00Z" w16du:dateUtc="2026-01-07T09:29:00Z"/>
          <w:rFonts w:ascii="Times New Roman" w:hAnsi="Times New Roman"/>
          <w:sz w:val="28"/>
          <w:szCs w:val="28"/>
          <w:lang w:val="el-GR"/>
          <w:rPrChange w:id="2002" w:author="ΜΗΤΣΕΑΣ ΗΛΙΑΣ" w:date="2026-01-08T11:19:00Z" w16du:dateUtc="2026-01-08T09:19:00Z">
            <w:rPr>
              <w:ins w:id="2003" w:author="ΜΗΤΣΕΑΣ ΗΛΙΑΣ" w:date="2026-01-07T11:29:00Z" w16du:dateUtc="2026-01-07T09:29:00Z"/>
              <w:rFonts w:ascii="Times New Roman" w:hAnsi="Times New Roman"/>
              <w:sz w:val="24"/>
              <w:szCs w:val="24"/>
              <w:lang w:val="en-US"/>
            </w:rPr>
          </w:rPrChange>
        </w:rPr>
      </w:pPr>
      <w:bookmarkStart w:id="2004" w:name="_Toc218850225"/>
      <w:ins w:id="2005" w:author="ΜΗΤΣΕΑΣ ΗΛΙΑΣ" w:date="2026-01-07T11:24:00Z" w16du:dateUtc="2026-01-07T09:24:00Z">
        <w:r w:rsidRPr="00F3210D">
          <w:rPr>
            <w:rFonts w:ascii="Times New Roman" w:hAnsi="Times New Roman"/>
            <w:sz w:val="28"/>
            <w:szCs w:val="28"/>
            <w:lang w:val="el-GR"/>
            <w:rPrChange w:id="2006" w:author="ΜΗΤΣΕΑΣ ΗΛΙΑΣ" w:date="2026-01-08T11:19:00Z" w16du:dateUtc="2026-01-08T09:19:00Z">
              <w:rPr>
                <w:rFonts w:ascii="Times New Roman" w:hAnsi="Times New Roman"/>
                <w:sz w:val="24"/>
                <w:szCs w:val="24"/>
                <w:lang w:val="el-GR"/>
              </w:rPr>
            </w:rPrChange>
          </w:rPr>
          <w:t>4.</w:t>
        </w:r>
      </w:ins>
      <w:ins w:id="2007" w:author="ΜΗΤΣΕΑΣ ΗΛΙΑΣ" w:date="2026-01-08T11:19:00Z" w16du:dateUtc="2026-01-08T09:19:00Z">
        <w:r w:rsidR="00D87DD1" w:rsidRPr="00F3210D">
          <w:rPr>
            <w:rFonts w:ascii="Times New Roman" w:hAnsi="Times New Roman"/>
            <w:sz w:val="28"/>
            <w:szCs w:val="28"/>
            <w:lang w:val="el-GR"/>
            <w:rPrChange w:id="2008" w:author="ΜΗΤΣΕΑΣ ΗΛΙΑΣ" w:date="2026-01-08T11:19:00Z" w16du:dateUtc="2026-01-08T09:19:00Z">
              <w:rPr>
                <w:rFonts w:ascii="Times New Roman" w:hAnsi="Times New Roman"/>
                <w:sz w:val="24"/>
                <w:szCs w:val="24"/>
                <w:lang w:val="el-GR"/>
              </w:rPr>
            </w:rPrChange>
          </w:rPr>
          <w:t>2</w:t>
        </w:r>
      </w:ins>
      <w:ins w:id="2009" w:author="ΜΗΤΣΕΑΣ ΗΛΙΑΣ" w:date="2026-01-07T11:24:00Z" w16du:dateUtc="2026-01-07T09:24:00Z">
        <w:r w:rsidRPr="00F3210D">
          <w:rPr>
            <w:rFonts w:ascii="Times New Roman" w:hAnsi="Times New Roman"/>
            <w:sz w:val="28"/>
            <w:szCs w:val="28"/>
            <w:lang w:val="el-GR"/>
            <w:rPrChange w:id="2010" w:author="ΜΗΤΣΕΑΣ ΗΛΙΑΣ" w:date="2026-01-08T11:19:00Z" w16du:dateUtc="2026-01-08T09:19:00Z">
              <w:rPr>
                <w:rFonts w:ascii="Times New Roman" w:hAnsi="Times New Roman"/>
                <w:sz w:val="24"/>
                <w:szCs w:val="24"/>
                <w:lang w:val="el-GR"/>
              </w:rPr>
            </w:rPrChange>
          </w:rPr>
          <w:t xml:space="preserve"> </w:t>
        </w:r>
      </w:ins>
      <w:ins w:id="2011" w:author="ΜΗΤΣΕΑΣ ΗΛΙΑΣ" w:date="2026-01-07T11:25:00Z" w16du:dateUtc="2026-01-07T09:25:00Z">
        <w:r w:rsidRPr="00D87DD1">
          <w:rPr>
            <w:rFonts w:ascii="Times New Roman" w:hAnsi="Times New Roman"/>
            <w:sz w:val="28"/>
            <w:szCs w:val="28"/>
            <w:lang w:val="en-US"/>
            <w:rPrChange w:id="2012" w:author="ΜΗΤΣΕΑΣ ΗΛΙΑΣ" w:date="2026-01-08T11:19:00Z" w16du:dateUtc="2026-01-08T09:19:00Z">
              <w:rPr>
                <w:rFonts w:ascii="Times New Roman" w:hAnsi="Times New Roman"/>
                <w:sz w:val="24"/>
                <w:szCs w:val="24"/>
                <w:lang w:val="en-US"/>
              </w:rPr>
            </w:rPrChange>
          </w:rPr>
          <w:t>User</w:t>
        </w:r>
        <w:r w:rsidRPr="00F3210D">
          <w:rPr>
            <w:rFonts w:ascii="Times New Roman" w:hAnsi="Times New Roman"/>
            <w:sz w:val="28"/>
            <w:szCs w:val="28"/>
            <w:lang w:val="el-GR"/>
            <w:rPrChange w:id="2013" w:author="ΜΗΤΣΕΑΣ ΗΛΙΑΣ" w:date="2026-01-08T11:19:00Z" w16du:dateUtc="2026-01-08T09:19:00Z">
              <w:rPr>
                <w:rFonts w:ascii="Times New Roman" w:hAnsi="Times New Roman"/>
                <w:sz w:val="24"/>
                <w:szCs w:val="24"/>
                <w:lang w:val="en-US"/>
              </w:rPr>
            </w:rPrChange>
          </w:rPr>
          <w:t xml:space="preserve"> </w:t>
        </w:r>
        <w:r w:rsidRPr="00D87DD1">
          <w:rPr>
            <w:rFonts w:ascii="Times New Roman" w:hAnsi="Times New Roman"/>
            <w:sz w:val="28"/>
            <w:szCs w:val="28"/>
            <w:lang w:val="en-US"/>
            <w:rPrChange w:id="2014" w:author="ΜΗΤΣΕΑΣ ΗΛΙΑΣ" w:date="2026-01-08T11:19:00Z" w16du:dateUtc="2026-01-08T09:19:00Z">
              <w:rPr>
                <w:rFonts w:ascii="Times New Roman" w:hAnsi="Times New Roman"/>
                <w:sz w:val="24"/>
                <w:szCs w:val="24"/>
                <w:lang w:val="en-US"/>
              </w:rPr>
            </w:rPrChange>
          </w:rPr>
          <w:t>Stories</w:t>
        </w:r>
        <w:r w:rsidRPr="00F3210D">
          <w:rPr>
            <w:rFonts w:ascii="Times New Roman" w:hAnsi="Times New Roman"/>
            <w:sz w:val="28"/>
            <w:szCs w:val="28"/>
            <w:lang w:val="el-GR"/>
            <w:rPrChange w:id="2015" w:author="ΜΗΤΣΕΑΣ ΗΛΙΑΣ" w:date="2026-01-08T11:19:00Z" w16du:dateUtc="2026-01-08T09:19:00Z">
              <w:rPr>
                <w:rFonts w:ascii="Times New Roman" w:hAnsi="Times New Roman"/>
                <w:sz w:val="24"/>
                <w:szCs w:val="24"/>
                <w:lang w:val="en-US"/>
              </w:rPr>
            </w:rPrChange>
          </w:rPr>
          <w:t xml:space="preserve"> </w:t>
        </w:r>
        <w:r w:rsidRPr="00D87DD1">
          <w:rPr>
            <w:rFonts w:ascii="Times New Roman" w:hAnsi="Times New Roman"/>
            <w:sz w:val="28"/>
            <w:szCs w:val="28"/>
            <w:lang w:val="el-GR"/>
            <w:rPrChange w:id="2016" w:author="ΜΗΤΣΕΑΣ ΗΛΙΑΣ" w:date="2026-01-08T11:19:00Z" w16du:dateUtc="2026-01-08T09:19:00Z">
              <w:rPr>
                <w:rFonts w:ascii="Times New Roman" w:hAnsi="Times New Roman"/>
                <w:sz w:val="24"/>
                <w:szCs w:val="24"/>
                <w:lang w:val="el-GR"/>
              </w:rPr>
            </w:rPrChange>
          </w:rPr>
          <w:t>και</w:t>
        </w:r>
        <w:r w:rsidRPr="00F3210D">
          <w:rPr>
            <w:rFonts w:ascii="Times New Roman" w:hAnsi="Times New Roman"/>
            <w:sz w:val="28"/>
            <w:szCs w:val="28"/>
            <w:lang w:val="el-GR"/>
            <w:rPrChange w:id="2017" w:author="ΜΗΤΣΕΑΣ ΗΛΙΑΣ" w:date="2026-01-08T11:19:00Z" w16du:dateUtc="2026-01-08T09:19:00Z">
              <w:rPr>
                <w:rFonts w:ascii="Times New Roman" w:hAnsi="Times New Roman"/>
                <w:sz w:val="24"/>
                <w:szCs w:val="24"/>
                <w:lang w:val="el-GR"/>
              </w:rPr>
            </w:rPrChange>
          </w:rPr>
          <w:t xml:space="preserve"> </w:t>
        </w:r>
        <w:r w:rsidRPr="00D87DD1">
          <w:rPr>
            <w:rFonts w:ascii="Times New Roman" w:hAnsi="Times New Roman"/>
            <w:sz w:val="28"/>
            <w:szCs w:val="28"/>
            <w:lang w:val="en-US"/>
            <w:rPrChange w:id="2018" w:author="ΜΗΤΣΕΑΣ ΗΛΙΑΣ" w:date="2026-01-08T11:19:00Z" w16du:dateUtc="2026-01-08T09:19:00Z">
              <w:rPr>
                <w:rFonts w:ascii="Times New Roman" w:hAnsi="Times New Roman"/>
                <w:sz w:val="24"/>
                <w:szCs w:val="24"/>
                <w:lang w:val="en-US"/>
              </w:rPr>
            </w:rPrChange>
          </w:rPr>
          <w:t>Acceptance</w:t>
        </w:r>
        <w:r w:rsidRPr="00F3210D">
          <w:rPr>
            <w:rFonts w:ascii="Times New Roman" w:hAnsi="Times New Roman"/>
            <w:sz w:val="28"/>
            <w:szCs w:val="28"/>
            <w:lang w:val="el-GR"/>
            <w:rPrChange w:id="2019" w:author="ΜΗΤΣΕΑΣ ΗΛΙΑΣ" w:date="2026-01-08T11:19:00Z" w16du:dateUtc="2026-01-08T09:19:00Z">
              <w:rPr>
                <w:rFonts w:ascii="Times New Roman" w:hAnsi="Times New Roman"/>
                <w:sz w:val="24"/>
                <w:szCs w:val="24"/>
                <w:lang w:val="en-US"/>
              </w:rPr>
            </w:rPrChange>
          </w:rPr>
          <w:t xml:space="preserve"> </w:t>
        </w:r>
        <w:r w:rsidRPr="00D87DD1">
          <w:rPr>
            <w:rFonts w:ascii="Times New Roman" w:hAnsi="Times New Roman"/>
            <w:sz w:val="28"/>
            <w:szCs w:val="28"/>
            <w:lang w:val="en-US"/>
            <w:rPrChange w:id="2020" w:author="ΜΗΤΣΕΑΣ ΗΛΙΑΣ" w:date="2026-01-08T11:19:00Z" w16du:dateUtc="2026-01-08T09:19:00Z">
              <w:rPr>
                <w:rFonts w:ascii="Times New Roman" w:hAnsi="Times New Roman"/>
                <w:sz w:val="24"/>
                <w:szCs w:val="24"/>
                <w:lang w:val="en-US"/>
              </w:rPr>
            </w:rPrChange>
          </w:rPr>
          <w:t>Criteria</w:t>
        </w:r>
      </w:ins>
      <w:bookmarkEnd w:id="2004"/>
    </w:p>
    <w:p w14:paraId="53872360" w14:textId="67868ACA" w:rsidR="000D66FA" w:rsidRDefault="00B01871">
      <w:pPr>
        <w:jc w:val="both"/>
      </w:pPr>
      <w:ins w:id="2021" w:author="ΜΗΤΣΕΑΣ ΗΛΙΑΣ" w:date="2026-01-07T11:30:00Z">
        <w:r w:rsidRPr="004230CA">
          <w:rPr>
            <w:lang w:eastAsia="x-none"/>
            <w:rPrChange w:id="2022" w:author="ΜΗΤΣΕΑΣ ΗΛΙΑΣ" w:date="2026-01-07T12:21:00Z" w16du:dateUtc="2026-01-07T10:21:00Z">
              <w:rPr>
                <w:rFonts w:ascii="Arial" w:hAnsi="Arial"/>
                <w:sz w:val="26"/>
                <w:szCs w:val="26"/>
                <w:lang w:val="x-none" w:eastAsia="x-none"/>
              </w:rPr>
            </w:rPrChange>
          </w:rPr>
          <w:t xml:space="preserve">Τα user stories εκφράζουν τις ανάγκες των χρηστών της πλατφόρμας από τη δική τους οπτική γωνία, περιγράφοντας τι επιθυμούν να επιτύχουν και ποια είναι η προστιθέμενη αξία κάθε λειτουργίας. Κάθε user story συνοδεύεται από αντίστοιχα </w:t>
        </w:r>
        <w:r w:rsidRPr="004230CA">
          <w:rPr>
            <w:lang w:eastAsia="x-none"/>
            <w:rPrChange w:id="2023" w:author="ΜΗΤΣΕΑΣ ΗΛΙΑΣ" w:date="2026-01-07T12:21:00Z" w16du:dateUtc="2026-01-07T10:21:00Z">
              <w:rPr>
                <w:rFonts w:ascii="Arial" w:hAnsi="Arial"/>
                <w:i/>
                <w:iCs/>
                <w:sz w:val="26"/>
                <w:szCs w:val="26"/>
                <w:lang w:val="x-none" w:eastAsia="x-none"/>
              </w:rPr>
            </w:rPrChange>
          </w:rPr>
          <w:t>acceptance criteria</w:t>
        </w:r>
        <w:r w:rsidRPr="004230CA">
          <w:rPr>
            <w:lang w:eastAsia="x-none"/>
            <w:rPrChange w:id="2024" w:author="ΜΗΤΣΕΑΣ ΗΛΙΑΣ" w:date="2026-01-07T12:21:00Z" w16du:dateUtc="2026-01-07T10:21:00Z">
              <w:rPr>
                <w:rFonts w:ascii="Arial" w:hAnsi="Arial"/>
                <w:sz w:val="26"/>
                <w:szCs w:val="26"/>
                <w:lang w:val="x-none" w:eastAsia="x-none"/>
              </w:rPr>
            </w:rPrChange>
          </w:rPr>
          <w:t>, τα οποία ορίζουν με σαφήνεια τις προϋποθέσεις επιτυχούς υλοποίησης και λειτουργούν ως βάση για έλεγχο και επαλήθευση.</w:t>
        </w:r>
      </w:ins>
    </w:p>
    <w:p w14:paraId="74482915" w14:textId="77777777" w:rsidR="00F3210D" w:rsidRPr="004230CA" w:rsidRDefault="00F3210D" w:rsidP="00F3210D">
      <w:pPr>
        <w:jc w:val="both"/>
        <w:rPr>
          <w:ins w:id="2025" w:author="ΜΗΤΣΕΑΣ ΗΛΙΑΣ" w:date="2026-01-07T11:32:00Z" w16du:dateUtc="2026-01-07T09:32:00Z"/>
        </w:rPr>
      </w:pPr>
    </w:p>
    <w:p w14:paraId="053A4CA6" w14:textId="3BFF5C19" w:rsidR="00B01871" w:rsidRPr="004230CA" w:rsidRDefault="00B01871">
      <w:pPr>
        <w:jc w:val="both"/>
        <w:rPr>
          <w:ins w:id="2026" w:author="ΜΗΤΣΕΑΣ ΗΛΙΑΣ" w:date="2026-01-07T11:33:00Z" w16du:dateUtc="2026-01-07T09:33:00Z"/>
          <w:u w:val="single"/>
          <w:lang w:val="en-US" w:eastAsia="x-none"/>
          <w:rPrChange w:id="2027" w:author="ΜΗΤΣΕΑΣ ΗΛΙΑΣ" w:date="2026-01-07T12:21:00Z" w16du:dateUtc="2026-01-07T10:21:00Z">
            <w:rPr>
              <w:ins w:id="2028" w:author="ΜΗΤΣΕΑΣ ΗΛΙΑΣ" w:date="2026-01-07T11:33:00Z" w16du:dateUtc="2026-01-07T09:33:00Z"/>
              <w:lang w:eastAsia="en-US"/>
            </w:rPr>
          </w:rPrChange>
        </w:rPr>
        <w:pPrChange w:id="2029" w:author="ΜΗΤΣΕΑΣ ΗΛΙΑΣ" w:date="2026-01-07T15:10:00Z" w16du:dateUtc="2026-01-07T13:10:00Z">
          <w:pPr/>
        </w:pPrChange>
      </w:pPr>
      <w:ins w:id="2030" w:author="ΜΗΤΣΕΑΣ ΗΛΙΑΣ" w:date="2026-01-07T11:32:00Z">
        <w:r w:rsidRPr="004230CA">
          <w:rPr>
            <w:u w:val="single"/>
            <w:lang w:val="en-US" w:eastAsia="x-none"/>
            <w:rPrChange w:id="2031" w:author="ΜΗΤΣΕΑΣ ΗΛΙΑΣ" w:date="2026-01-07T12:21:00Z" w16du:dateUtc="2026-01-07T10:21:00Z">
              <w:rPr>
                <w:lang w:eastAsia="x-none"/>
              </w:rPr>
            </w:rPrChange>
          </w:rPr>
          <w:t xml:space="preserve">User Stories </w:t>
        </w:r>
        <w:r w:rsidRPr="004230CA">
          <w:rPr>
            <w:u w:val="single"/>
            <w:lang w:eastAsia="x-none"/>
            <w:rPrChange w:id="2032" w:author="ΜΗΤΣΕΑΣ ΗΛΙΑΣ" w:date="2026-01-07T12:21:00Z" w16du:dateUtc="2026-01-07T10:21:00Z">
              <w:rPr>
                <w:lang w:eastAsia="x-none"/>
              </w:rPr>
            </w:rPrChange>
          </w:rPr>
          <w:t>Επιχείρησης</w:t>
        </w:r>
      </w:ins>
      <w:ins w:id="2033" w:author="ΜΗΤΣΕΑΣ ΗΛΙΑΣ" w:date="2026-01-07T11:33:00Z" w16du:dateUtc="2026-01-07T09:33:00Z">
        <w:r w:rsidRPr="004230CA">
          <w:rPr>
            <w:u w:val="single"/>
            <w:lang w:val="en-US" w:eastAsia="x-none"/>
          </w:rPr>
          <w:t>:</w:t>
        </w:r>
      </w:ins>
    </w:p>
    <w:p w14:paraId="6ACA3A5F" w14:textId="49B1D0D5" w:rsidR="00B01871" w:rsidRPr="004230CA" w:rsidRDefault="00B01871">
      <w:pPr>
        <w:pStyle w:val="ae"/>
        <w:numPr>
          <w:ilvl w:val="0"/>
          <w:numId w:val="45"/>
        </w:numPr>
        <w:jc w:val="both"/>
        <w:rPr>
          <w:ins w:id="2034" w:author="ΜΗΤΣΕΑΣ ΗΛΙΑΣ" w:date="2026-01-07T11:33:00Z" w16du:dateUtc="2026-01-07T09:33:00Z"/>
          <w:sz w:val="24"/>
          <w:szCs w:val="24"/>
          <w:rPrChange w:id="2035" w:author="ΜΗΤΣΕΑΣ ΗΛΙΑΣ" w:date="2026-01-07T12:21:00Z" w16du:dateUtc="2026-01-07T10:21:00Z">
            <w:rPr>
              <w:ins w:id="2036" w:author="ΜΗΤΣΕΑΣ ΗΛΙΑΣ" w:date="2026-01-07T11:33:00Z" w16du:dateUtc="2026-01-07T09:33:00Z"/>
              <w:lang w:val="en-US"/>
            </w:rPr>
          </w:rPrChange>
        </w:rPr>
        <w:pPrChange w:id="2037" w:author="ΜΗΤΣΕΑΣ ΗΛΙΑΣ" w:date="2026-01-07T15:10:00Z" w16du:dateUtc="2026-01-07T13:10:00Z">
          <w:pPr>
            <w:pStyle w:val="ae"/>
            <w:numPr>
              <w:numId w:val="45"/>
            </w:numPr>
            <w:ind w:hanging="360"/>
          </w:pPr>
        </w:pPrChange>
      </w:pPr>
      <w:ins w:id="2038" w:author="ΜΗΤΣΕΑΣ ΗΛΙΑΣ" w:date="2026-01-07T11:34:00Z" w16du:dateUtc="2026-01-07T09:34:00Z">
        <w:r w:rsidRPr="004230CA">
          <w:rPr>
            <w:sz w:val="24"/>
            <w:szCs w:val="24"/>
            <w:rPrChange w:id="2039" w:author="ΜΗΤΣΕΑΣ ΗΛΙΑΣ" w:date="2026-01-07T12:21:00Z" w16du:dateUtc="2026-01-07T10:21:00Z">
              <w:rPr/>
            </w:rPrChange>
          </w:rPr>
          <w:t xml:space="preserve">Τίτλος </w:t>
        </w:r>
        <w:r w:rsidRPr="004230CA">
          <w:rPr>
            <w:sz w:val="24"/>
            <w:szCs w:val="24"/>
            <w:rPrChange w:id="2040" w:author="ΜΗΤΣΕΑΣ ΗΛΙΑΣ" w:date="2026-01-07T12:21:00Z" w16du:dateUtc="2026-01-07T10:21:00Z">
              <w:rPr>
                <w:lang w:val="en-US"/>
              </w:rPr>
            </w:rPrChange>
          </w:rPr>
          <w:t xml:space="preserve">: </w:t>
        </w:r>
      </w:ins>
      <w:ins w:id="2041" w:author="ΜΗΤΣΕΑΣ ΗΛΙΑΣ" w:date="2026-01-07T11:33:00Z">
        <w:r w:rsidRPr="004230CA">
          <w:rPr>
            <w:sz w:val="24"/>
            <w:szCs w:val="24"/>
            <w:rPrChange w:id="2042" w:author="ΜΗΤΣΕΑΣ ΗΛΙΑΣ" w:date="2026-01-07T12:21:00Z" w16du:dateUtc="2026-01-07T10:21:00Z">
              <w:rPr/>
            </w:rPrChange>
          </w:rPr>
          <w:t>US-B1 – Δημιουργία λογαριασμού επιχείρησης</w:t>
        </w:r>
      </w:ins>
    </w:p>
    <w:p w14:paraId="23002C8E" w14:textId="59468902" w:rsidR="00B01871" w:rsidRPr="00F314EB" w:rsidRDefault="00B01871">
      <w:pPr>
        <w:pStyle w:val="ae"/>
        <w:jc w:val="both"/>
        <w:rPr>
          <w:ins w:id="2043" w:author="ΜΗΤΣΕΑΣ ΗΛΙΑΣ" w:date="2026-01-07T11:34:00Z"/>
          <w:sz w:val="24"/>
          <w:szCs w:val="24"/>
          <w:rPrChange w:id="2044" w:author="ΜΗΤΣΕΑΣ ΗΛΙΑΣ" w:date="2026-01-08T10:37:00Z" w16du:dateUtc="2026-01-08T08:37:00Z">
            <w:rPr>
              <w:ins w:id="2045" w:author="ΜΗΤΣΕΑΣ ΗΛΙΑΣ" w:date="2026-01-07T11:34:00Z"/>
              <w:lang w:val="en-US"/>
            </w:rPr>
          </w:rPrChange>
        </w:rPr>
        <w:pPrChange w:id="2046" w:author="ΜΗΤΣΕΑΣ ΗΛΙΑΣ" w:date="2026-01-07T15:10:00Z" w16du:dateUtc="2026-01-07T13:10:00Z">
          <w:pPr>
            <w:pStyle w:val="ae"/>
          </w:pPr>
        </w:pPrChange>
      </w:pPr>
      <w:ins w:id="2047" w:author="ΜΗΤΣΕΑΣ ΗΛΙΑΣ" w:date="2026-01-07T11:34:00Z">
        <w:r w:rsidRPr="004230CA">
          <w:rPr>
            <w:sz w:val="24"/>
            <w:szCs w:val="24"/>
            <w:lang w:val="en-US"/>
            <w:rPrChange w:id="2048" w:author="ΜΗΤΣΕΑΣ ΗΛΙΑΣ" w:date="2026-01-07T12:21:00Z" w16du:dateUtc="2026-01-07T10:21:00Z">
              <w:rPr>
                <w:b/>
                <w:bCs/>
                <w:lang w:val="en-US"/>
              </w:rPr>
            </w:rPrChange>
          </w:rPr>
          <w:t>User</w:t>
        </w:r>
        <w:r w:rsidRPr="004230CA">
          <w:rPr>
            <w:sz w:val="24"/>
            <w:szCs w:val="24"/>
            <w:rPrChange w:id="2049" w:author="ΜΗΤΣΕΑΣ ΗΛΙΑΣ" w:date="2026-01-07T12:21:00Z" w16du:dateUtc="2026-01-07T10:21:00Z">
              <w:rPr>
                <w:b/>
                <w:bCs/>
                <w:lang w:val="en-US"/>
              </w:rPr>
            </w:rPrChange>
          </w:rPr>
          <w:t xml:space="preserve"> </w:t>
        </w:r>
      </w:ins>
      <w:r w:rsidR="00A8509F">
        <w:rPr>
          <w:sz w:val="24"/>
          <w:szCs w:val="24"/>
          <w:lang w:val="en-US"/>
        </w:rPr>
        <w:t>s</w:t>
      </w:r>
      <w:ins w:id="2050" w:author="ΜΗΤΣΕΑΣ ΗΛΙΑΣ" w:date="2026-01-07T11:34:00Z">
        <w:r w:rsidRPr="004230CA">
          <w:rPr>
            <w:sz w:val="24"/>
            <w:szCs w:val="24"/>
            <w:lang w:val="en-US"/>
            <w:rPrChange w:id="2051" w:author="ΜΗΤΣΕΑΣ ΗΛΙΑΣ" w:date="2026-01-07T12:21:00Z" w16du:dateUtc="2026-01-07T10:21:00Z">
              <w:rPr>
                <w:b/>
                <w:bCs/>
                <w:lang w:val="en-US"/>
              </w:rPr>
            </w:rPrChange>
          </w:rPr>
          <w:t>tory</w:t>
        </w:r>
        <w:r w:rsidRPr="004230CA">
          <w:rPr>
            <w:b/>
            <w:bCs/>
            <w:sz w:val="24"/>
            <w:szCs w:val="24"/>
            <w:rPrChange w:id="2052" w:author="ΜΗΤΣΕΑΣ ΗΛΙΑΣ" w:date="2026-01-07T12:21:00Z" w16du:dateUtc="2026-01-07T10:21:00Z">
              <w:rPr>
                <w:b/>
                <w:bCs/>
                <w:lang w:val="en-US"/>
              </w:rPr>
            </w:rPrChange>
          </w:rPr>
          <w:t>:</w:t>
        </w:r>
      </w:ins>
      <w:ins w:id="2053" w:author="ΜΗΤΣΕΑΣ ΗΛΙΑΣ" w:date="2026-01-07T11:34:00Z" w16du:dateUtc="2026-01-07T09:34:00Z">
        <w:r w:rsidRPr="004230CA">
          <w:rPr>
            <w:b/>
            <w:bCs/>
            <w:sz w:val="24"/>
            <w:szCs w:val="24"/>
            <w:rPrChange w:id="2054" w:author="ΜΗΤΣΕΑΣ ΗΛΙΑΣ" w:date="2026-01-07T12:21:00Z" w16du:dateUtc="2026-01-07T10:21:00Z">
              <w:rPr>
                <w:b/>
                <w:bCs/>
                <w:lang w:val="en-US"/>
              </w:rPr>
            </w:rPrChange>
          </w:rPr>
          <w:t xml:space="preserve"> </w:t>
        </w:r>
      </w:ins>
      <w:ins w:id="2055" w:author="ΜΗΤΣΕΑΣ ΗΛΙΑΣ" w:date="2026-01-07T11:34:00Z">
        <w:r w:rsidRPr="004230CA">
          <w:rPr>
            <w:sz w:val="24"/>
            <w:szCs w:val="24"/>
            <w:rPrChange w:id="2056" w:author="ΜΗΤΣΕΑΣ ΗΛΙΑΣ" w:date="2026-01-07T12:21:00Z" w16du:dateUtc="2026-01-07T10:21:00Z">
              <w:rPr>
                <w:lang w:val="en-US"/>
              </w:rPr>
            </w:rPrChange>
          </w:rPr>
          <w:t xml:space="preserve">Ως </w:t>
        </w:r>
      </w:ins>
      <w:ins w:id="2057" w:author="ΜΗΤΣΕΑΣ ΗΛΙΑΣ" w:date="2026-01-07T12:26:00Z" w16du:dateUtc="2026-01-07T10:26:00Z">
        <w:r w:rsidR="00F348D3">
          <w:rPr>
            <w:sz w:val="24"/>
            <w:szCs w:val="24"/>
          </w:rPr>
          <w:t>ε</w:t>
        </w:r>
      </w:ins>
      <w:ins w:id="2058" w:author="ΜΗΤΣΕΑΣ ΗΛΙΑΣ" w:date="2026-01-07T11:34:00Z">
        <w:r w:rsidRPr="004230CA">
          <w:rPr>
            <w:sz w:val="24"/>
            <w:szCs w:val="24"/>
            <w:rPrChange w:id="2059" w:author="ΜΗΤΣΕΑΣ ΗΛΙΑΣ" w:date="2026-01-07T12:21:00Z" w16du:dateUtc="2026-01-07T10:21:00Z">
              <w:rPr>
                <w:lang w:val="en-US"/>
              </w:rPr>
            </w:rPrChange>
          </w:rPr>
          <w:t xml:space="preserve">πιχείρηση, θέλω να δημιουργήσω λογαριασμό στην πλατφόρμα, ώστε να μπορώ να χρησιμοποιώ τις υπηρεσίες αναζήτησης και συνεργασίας με </w:t>
        </w:r>
        <w:r w:rsidRPr="004230CA">
          <w:rPr>
            <w:sz w:val="24"/>
            <w:szCs w:val="24"/>
            <w:lang w:val="en-US"/>
            <w:rPrChange w:id="2060" w:author="ΜΗΤΣΕΑΣ ΗΛΙΑΣ" w:date="2026-01-07T12:21:00Z" w16du:dateUtc="2026-01-07T10:21:00Z">
              <w:rPr>
                <w:lang w:val="en-US"/>
              </w:rPr>
            </w:rPrChange>
          </w:rPr>
          <w:t>influencers</w:t>
        </w:r>
      </w:ins>
    </w:p>
    <w:p w14:paraId="58B9FCE8" w14:textId="06149E35" w:rsidR="00B01871" w:rsidRPr="004230CA" w:rsidRDefault="00B01871">
      <w:pPr>
        <w:pStyle w:val="ae"/>
        <w:jc w:val="both"/>
        <w:rPr>
          <w:ins w:id="2061" w:author="ΜΗΤΣΕΑΣ ΗΛΙΑΣ" w:date="2026-01-07T11:34:00Z"/>
          <w:sz w:val="24"/>
          <w:szCs w:val="24"/>
          <w:lang w:val="en-US"/>
          <w:rPrChange w:id="2062" w:author="ΜΗΤΣΕΑΣ ΗΛΙΑΣ" w:date="2026-01-07T12:21:00Z" w16du:dateUtc="2026-01-07T10:21:00Z">
            <w:rPr>
              <w:ins w:id="2063" w:author="ΜΗΤΣΕΑΣ ΗΛΙΑΣ" w:date="2026-01-07T11:34:00Z"/>
              <w:lang w:val="en-US"/>
            </w:rPr>
          </w:rPrChange>
        </w:rPr>
        <w:pPrChange w:id="2064" w:author="ΜΗΤΣΕΑΣ ΗΛΙΑΣ" w:date="2026-01-07T15:10:00Z" w16du:dateUtc="2026-01-07T13:10:00Z">
          <w:pPr>
            <w:pStyle w:val="ae"/>
          </w:pPr>
        </w:pPrChange>
      </w:pPr>
      <w:ins w:id="2065" w:author="ΜΗΤΣΕΑΣ ΗΛΙΑΣ" w:date="2026-01-07T11:34:00Z">
        <w:r w:rsidRPr="004230CA">
          <w:rPr>
            <w:sz w:val="24"/>
            <w:szCs w:val="24"/>
            <w:lang w:val="en-US"/>
            <w:rPrChange w:id="2066" w:author="ΜΗΤΣΕΑΣ ΗΛΙΑΣ" w:date="2026-01-07T12:21:00Z" w16du:dateUtc="2026-01-07T10:21:00Z">
              <w:rPr>
                <w:b/>
                <w:bCs/>
                <w:lang w:val="en-US"/>
              </w:rPr>
            </w:rPrChange>
          </w:rPr>
          <w:t xml:space="preserve">Acceptance </w:t>
        </w:r>
      </w:ins>
      <w:r w:rsidR="00A8509F">
        <w:rPr>
          <w:sz w:val="24"/>
          <w:szCs w:val="24"/>
          <w:lang w:val="en-US"/>
        </w:rPr>
        <w:t>c</w:t>
      </w:r>
      <w:ins w:id="2067" w:author="ΜΗΤΣΕΑΣ ΗΛΙΑΣ" w:date="2026-01-07T11:34:00Z">
        <w:r w:rsidRPr="004230CA">
          <w:rPr>
            <w:sz w:val="24"/>
            <w:szCs w:val="24"/>
            <w:lang w:val="en-US"/>
            <w:rPrChange w:id="2068" w:author="ΜΗΤΣΕΑΣ ΗΛΙΑΣ" w:date="2026-01-07T12:21:00Z" w16du:dateUtc="2026-01-07T10:21:00Z">
              <w:rPr>
                <w:b/>
                <w:bCs/>
                <w:lang w:val="en-US"/>
              </w:rPr>
            </w:rPrChange>
          </w:rPr>
          <w:t>riteria:</w:t>
        </w:r>
      </w:ins>
    </w:p>
    <w:p w14:paraId="72282865" w14:textId="4AB66604" w:rsidR="00B01871" w:rsidRPr="004230CA" w:rsidRDefault="00710590">
      <w:pPr>
        <w:pStyle w:val="ae"/>
        <w:numPr>
          <w:ilvl w:val="0"/>
          <w:numId w:val="46"/>
        </w:numPr>
        <w:tabs>
          <w:tab w:val="left" w:pos="990"/>
        </w:tabs>
        <w:ind w:firstLine="0"/>
        <w:jc w:val="both"/>
        <w:rPr>
          <w:ins w:id="2069" w:author="ΜΗΤΣΕΑΣ ΗΛΙΑΣ" w:date="2026-01-07T11:34:00Z"/>
          <w:sz w:val="24"/>
          <w:szCs w:val="24"/>
          <w:rPrChange w:id="2070" w:author="ΜΗΤΣΕΑΣ ΗΛΙΑΣ" w:date="2026-01-07T12:21:00Z" w16du:dateUtc="2026-01-07T10:21:00Z">
            <w:rPr>
              <w:ins w:id="2071" w:author="ΜΗΤΣΕΑΣ ΗΛΙΑΣ" w:date="2026-01-07T11:34:00Z"/>
              <w:lang w:val="en-US"/>
            </w:rPr>
          </w:rPrChange>
        </w:rPr>
        <w:pPrChange w:id="2072" w:author="ΜΗΤΣΕΑΣ ΗΛΙΑΣ" w:date="2026-01-07T15:10:00Z" w16du:dateUtc="2026-01-07T13:10:00Z">
          <w:pPr>
            <w:pStyle w:val="ae"/>
            <w:numPr>
              <w:numId w:val="46"/>
            </w:numPr>
            <w:tabs>
              <w:tab w:val="num" w:pos="720"/>
            </w:tabs>
            <w:ind w:hanging="360"/>
          </w:pPr>
        </w:pPrChange>
      </w:pPr>
      <w:ins w:id="2073" w:author="ΜΗΤΣΕΑΣ ΗΛΙΑΣ" w:date="2026-01-07T12:34:00Z" w16du:dateUtc="2026-01-07T10:34:00Z">
        <w:r>
          <w:rPr>
            <w:sz w:val="24"/>
            <w:szCs w:val="24"/>
          </w:rPr>
          <w:t>Δυνατότητα εγγραφής χρήστη</w:t>
        </w:r>
      </w:ins>
      <w:ins w:id="2074" w:author="ΜΗΤΣΕΑΣ ΗΛΙΑΣ" w:date="2026-01-07T11:34:00Z">
        <w:r w:rsidR="00B01871" w:rsidRPr="004230CA">
          <w:rPr>
            <w:sz w:val="24"/>
            <w:szCs w:val="24"/>
            <w:rPrChange w:id="2075" w:author="ΜΗΤΣΕΑΣ ΗΛΙΑΣ" w:date="2026-01-07T12:21:00Z" w16du:dateUtc="2026-01-07T10:21:00Z">
              <w:rPr>
                <w:lang w:val="en-US"/>
              </w:rPr>
            </w:rPrChange>
          </w:rPr>
          <w:t xml:space="preserve"> με </w:t>
        </w:r>
        <w:r w:rsidR="00B01871" w:rsidRPr="004230CA">
          <w:rPr>
            <w:sz w:val="24"/>
            <w:szCs w:val="24"/>
            <w:lang w:val="en-US"/>
            <w:rPrChange w:id="2076" w:author="ΜΗΤΣΕΑΣ ΗΛΙΑΣ" w:date="2026-01-07T12:21:00Z" w16du:dateUtc="2026-01-07T10:21:00Z">
              <w:rPr>
                <w:lang w:val="en-US"/>
              </w:rPr>
            </w:rPrChange>
          </w:rPr>
          <w:t>email</w:t>
        </w:r>
        <w:r w:rsidR="00B01871" w:rsidRPr="004230CA">
          <w:rPr>
            <w:sz w:val="24"/>
            <w:szCs w:val="24"/>
            <w:rPrChange w:id="2077" w:author="ΜΗΤΣΕΑΣ ΗΛΙΑΣ" w:date="2026-01-07T12:21:00Z" w16du:dateUtc="2026-01-07T10:21:00Z">
              <w:rPr>
                <w:lang w:val="en-US"/>
              </w:rPr>
            </w:rPrChange>
          </w:rPr>
          <w:t xml:space="preserve"> και κωδικό πρόσβασης</w:t>
        </w:r>
      </w:ins>
    </w:p>
    <w:p w14:paraId="09A29BE9" w14:textId="77777777" w:rsidR="00B01871" w:rsidRPr="004230CA" w:rsidRDefault="00B01871">
      <w:pPr>
        <w:pStyle w:val="ae"/>
        <w:numPr>
          <w:ilvl w:val="0"/>
          <w:numId w:val="46"/>
        </w:numPr>
        <w:tabs>
          <w:tab w:val="left" w:pos="990"/>
        </w:tabs>
        <w:ind w:firstLine="0"/>
        <w:jc w:val="both"/>
        <w:rPr>
          <w:ins w:id="2078" w:author="ΜΗΤΣΕΑΣ ΗΛΙΑΣ" w:date="2026-01-07T11:34:00Z"/>
          <w:sz w:val="24"/>
          <w:szCs w:val="24"/>
          <w:rPrChange w:id="2079" w:author="ΜΗΤΣΕΑΣ ΗΛΙΑΣ" w:date="2026-01-07T12:21:00Z" w16du:dateUtc="2026-01-07T10:21:00Z">
            <w:rPr>
              <w:ins w:id="2080" w:author="ΜΗΤΣΕΑΣ ΗΛΙΑΣ" w:date="2026-01-07T11:34:00Z"/>
              <w:lang w:val="en-US"/>
            </w:rPr>
          </w:rPrChange>
        </w:rPr>
        <w:pPrChange w:id="2081" w:author="ΜΗΤΣΕΑΣ ΗΛΙΑΣ" w:date="2026-01-07T15:10:00Z" w16du:dateUtc="2026-01-07T13:10:00Z">
          <w:pPr>
            <w:pStyle w:val="ae"/>
            <w:numPr>
              <w:numId w:val="46"/>
            </w:numPr>
            <w:tabs>
              <w:tab w:val="num" w:pos="720"/>
            </w:tabs>
            <w:ind w:hanging="360"/>
          </w:pPr>
        </w:pPrChange>
      </w:pPr>
      <w:ins w:id="2082" w:author="ΜΗΤΣΕΑΣ ΗΛΙΑΣ" w:date="2026-01-07T11:34:00Z">
        <w:r w:rsidRPr="004230CA">
          <w:rPr>
            <w:sz w:val="24"/>
            <w:szCs w:val="24"/>
            <w:rPrChange w:id="2083" w:author="ΜΗΤΣΕΑΣ ΗΛΙΑΣ" w:date="2026-01-07T12:21:00Z" w16du:dateUtc="2026-01-07T10:21:00Z">
              <w:rPr>
                <w:lang w:val="en-US"/>
              </w:rPr>
            </w:rPrChange>
          </w:rPr>
          <w:t>Τα υποχρεωτικά πεδία ελέγχονται πριν την ολοκλήρωση της εγγραφής</w:t>
        </w:r>
      </w:ins>
    </w:p>
    <w:p w14:paraId="3E43FECE" w14:textId="266E8FA6" w:rsidR="00B01871" w:rsidRPr="004230CA" w:rsidRDefault="00B01871">
      <w:pPr>
        <w:pStyle w:val="ae"/>
        <w:numPr>
          <w:ilvl w:val="0"/>
          <w:numId w:val="46"/>
        </w:numPr>
        <w:tabs>
          <w:tab w:val="left" w:pos="990"/>
        </w:tabs>
        <w:ind w:firstLine="0"/>
        <w:jc w:val="both"/>
        <w:rPr>
          <w:ins w:id="2084" w:author="ΜΗΤΣΕΑΣ ΗΛΙΑΣ" w:date="2026-01-07T11:34:00Z"/>
          <w:sz w:val="24"/>
          <w:szCs w:val="24"/>
          <w:rPrChange w:id="2085" w:author="ΜΗΤΣΕΑΣ ΗΛΙΑΣ" w:date="2026-01-07T12:21:00Z" w16du:dateUtc="2026-01-07T10:21:00Z">
            <w:rPr>
              <w:ins w:id="2086" w:author="ΜΗΤΣΕΑΣ ΗΛΙΑΣ" w:date="2026-01-07T11:34:00Z"/>
              <w:lang w:val="en-US"/>
            </w:rPr>
          </w:rPrChange>
        </w:rPr>
        <w:pPrChange w:id="2087" w:author="ΜΗΤΣΕΑΣ ΗΛΙΑΣ" w:date="2026-01-07T15:10:00Z" w16du:dateUtc="2026-01-07T13:10:00Z">
          <w:pPr>
            <w:pStyle w:val="ae"/>
            <w:numPr>
              <w:numId w:val="46"/>
            </w:numPr>
            <w:tabs>
              <w:tab w:val="num" w:pos="720"/>
            </w:tabs>
            <w:ind w:hanging="360"/>
          </w:pPr>
        </w:pPrChange>
      </w:pPr>
      <w:ins w:id="2088" w:author="ΜΗΤΣΕΑΣ ΗΛΙΑΣ" w:date="2026-01-07T11:34:00Z">
        <w:r w:rsidRPr="004230CA">
          <w:rPr>
            <w:sz w:val="24"/>
            <w:szCs w:val="24"/>
            <w:rPrChange w:id="2089" w:author="ΜΗΤΣΕΑΣ ΗΛΙΑΣ" w:date="2026-01-07T12:21:00Z" w16du:dateUtc="2026-01-07T10:21:00Z">
              <w:rPr>
                <w:lang w:val="en-US"/>
              </w:rPr>
            </w:rPrChange>
          </w:rPr>
          <w:t xml:space="preserve">Μετά την επιτυχή εγγραφή, ο χρήστης αποκτά ρόλο </w:t>
        </w:r>
      </w:ins>
      <w:ins w:id="2090" w:author="ΜΗΤΣΕΑΣ ΗΛΙΑΣ" w:date="2026-01-07T12:24:00Z" w16du:dateUtc="2026-01-07T10:24:00Z">
        <w:r w:rsidR="00F348D3">
          <w:rPr>
            <w:sz w:val="24"/>
            <w:szCs w:val="24"/>
          </w:rPr>
          <w:t>¨</w:t>
        </w:r>
      </w:ins>
      <w:ins w:id="2091" w:author="ΜΗΤΣΕΑΣ ΗΛΙΑΣ" w:date="2026-01-07T11:34:00Z">
        <w:r w:rsidRPr="004230CA">
          <w:rPr>
            <w:sz w:val="24"/>
            <w:szCs w:val="24"/>
            <w:lang w:val="en-US"/>
            <w:rPrChange w:id="2092" w:author="ΜΗΤΣΕΑΣ ΗΛΙΑΣ" w:date="2026-01-07T12:21:00Z" w16du:dateUtc="2026-01-07T10:21:00Z">
              <w:rPr>
                <w:lang w:val="en-US"/>
              </w:rPr>
            </w:rPrChange>
          </w:rPr>
          <w:t>Business</w:t>
        </w:r>
      </w:ins>
      <w:ins w:id="2093" w:author="ΜΗΤΣΕΑΣ ΗΛΙΑΣ" w:date="2026-01-07T12:24:00Z" w16du:dateUtc="2026-01-07T10:24:00Z">
        <w:r w:rsidR="00F348D3">
          <w:rPr>
            <w:sz w:val="24"/>
            <w:szCs w:val="24"/>
          </w:rPr>
          <w:t>¨</w:t>
        </w:r>
      </w:ins>
    </w:p>
    <w:p w14:paraId="48E3C80D" w14:textId="0EC908A5" w:rsidR="00B01871" w:rsidRDefault="00710590" w:rsidP="002078F4">
      <w:pPr>
        <w:pStyle w:val="ae"/>
        <w:numPr>
          <w:ilvl w:val="0"/>
          <w:numId w:val="46"/>
        </w:numPr>
        <w:tabs>
          <w:tab w:val="left" w:pos="990"/>
        </w:tabs>
        <w:spacing w:after="120"/>
        <w:ind w:firstLine="0"/>
        <w:jc w:val="both"/>
        <w:rPr>
          <w:ins w:id="2094" w:author="ΜΗΤΣΕΑΣ ΗΛΙΑΣ" w:date="2026-01-07T12:28:00Z" w16du:dateUtc="2026-01-07T10:28:00Z"/>
          <w:sz w:val="24"/>
          <w:szCs w:val="24"/>
          <w:lang w:val="en-US"/>
        </w:rPr>
      </w:pPr>
      <w:ins w:id="2095" w:author="ΜΗΤΣΕΑΣ ΗΛΙΑΣ" w:date="2026-01-07T12:35:00Z" w16du:dateUtc="2026-01-07T10:35:00Z">
        <w:r>
          <w:rPr>
            <w:sz w:val="24"/>
            <w:szCs w:val="24"/>
          </w:rPr>
          <w:t>Ε</w:t>
        </w:r>
      </w:ins>
      <w:ins w:id="2096" w:author="ΜΗΤΣΕΑΣ ΗΛΙΑΣ" w:date="2026-01-07T11:34:00Z">
        <w:r w:rsidR="00B01871" w:rsidRPr="004230CA">
          <w:rPr>
            <w:sz w:val="24"/>
            <w:szCs w:val="24"/>
            <w:lang w:val="en-US"/>
            <w:rPrChange w:id="2097" w:author="ΜΗΤΣΕΑΣ ΗΛΙΑΣ" w:date="2026-01-07T12:21:00Z" w16du:dateUtc="2026-01-07T10:21:00Z">
              <w:rPr>
                <w:lang w:val="en-US"/>
              </w:rPr>
            </w:rPrChange>
          </w:rPr>
          <w:t>πιβεβαίωση επιτυχούς δημιουργίας λογαριασμού</w:t>
        </w:r>
      </w:ins>
    </w:p>
    <w:p w14:paraId="4F8D40A7" w14:textId="40EFD7A8" w:rsidR="00551203" w:rsidRPr="004230CA" w:rsidRDefault="00551203">
      <w:pPr>
        <w:pStyle w:val="ae"/>
        <w:numPr>
          <w:ilvl w:val="0"/>
          <w:numId w:val="45"/>
        </w:numPr>
        <w:spacing w:before="120" w:after="120"/>
        <w:jc w:val="both"/>
        <w:rPr>
          <w:ins w:id="2098" w:author="ΜΗΤΣΕΑΣ ΗΛΙΑΣ" w:date="2026-01-07T11:36:00Z" w16du:dateUtc="2026-01-07T09:36:00Z"/>
          <w:sz w:val="24"/>
          <w:szCs w:val="24"/>
          <w:rPrChange w:id="2099" w:author="ΜΗΤΣΕΑΣ ΗΛΙΑΣ" w:date="2026-01-07T12:21:00Z" w16du:dateUtc="2026-01-07T10:21:00Z">
            <w:rPr>
              <w:ins w:id="2100" w:author="ΜΗΤΣΕΑΣ ΗΛΙΑΣ" w:date="2026-01-07T11:36:00Z" w16du:dateUtc="2026-01-07T09:36:00Z"/>
            </w:rPr>
          </w:rPrChange>
        </w:rPr>
        <w:pPrChange w:id="2101" w:author="ΜΗΤΣΕΑΣ ΗΛΙΑΣ" w:date="2026-01-07T15:10:00Z" w16du:dateUtc="2026-01-07T13:10:00Z">
          <w:pPr>
            <w:pStyle w:val="ae"/>
            <w:numPr>
              <w:numId w:val="45"/>
            </w:numPr>
            <w:ind w:hanging="360"/>
          </w:pPr>
        </w:pPrChange>
      </w:pPr>
      <w:ins w:id="2102" w:author="ΜΗΤΣΕΑΣ ΗΛΙΑΣ" w:date="2026-01-07T11:36:00Z" w16du:dateUtc="2026-01-07T09:36:00Z">
        <w:r w:rsidRPr="004230CA">
          <w:rPr>
            <w:sz w:val="24"/>
            <w:szCs w:val="24"/>
            <w:rPrChange w:id="2103" w:author="ΜΗΤΣΕΑΣ ΗΛΙΑΣ" w:date="2026-01-07T12:21:00Z" w16du:dateUtc="2026-01-07T10:21:00Z">
              <w:rPr/>
            </w:rPrChange>
          </w:rPr>
          <w:t>Τίτλος :</w:t>
        </w:r>
      </w:ins>
      <w:ins w:id="2104" w:author="ΜΗΤΣΕΑΣ ΗΛΙΑΣ" w:date="2026-01-07T11:37:00Z" w16du:dateUtc="2026-01-07T09:37:00Z">
        <w:r w:rsidRPr="004230CA">
          <w:rPr>
            <w:sz w:val="24"/>
            <w:szCs w:val="24"/>
            <w:rPrChange w:id="2105" w:author="ΜΗΤΣΕΑΣ ΗΛΙΑΣ" w:date="2026-01-07T12:21:00Z" w16du:dateUtc="2026-01-07T10:21:00Z">
              <w:rPr>
                <w:lang w:val="en-US"/>
              </w:rPr>
            </w:rPrChange>
          </w:rPr>
          <w:t xml:space="preserve"> </w:t>
        </w:r>
      </w:ins>
      <w:ins w:id="2106" w:author="ΜΗΤΣΕΑΣ ΗΛΙΑΣ" w:date="2026-01-07T11:37:00Z">
        <w:r w:rsidRPr="004230CA">
          <w:rPr>
            <w:sz w:val="24"/>
            <w:szCs w:val="24"/>
            <w:rPrChange w:id="2107" w:author="ΜΗΤΣΕΑΣ ΗΛΙΑΣ" w:date="2026-01-07T12:21:00Z" w16du:dateUtc="2026-01-07T10:21:00Z">
              <w:rPr/>
            </w:rPrChange>
          </w:rPr>
          <w:t>US-B2 – Καταχώριση στοιχείων</w:t>
        </w:r>
      </w:ins>
    </w:p>
    <w:p w14:paraId="78F6321D" w14:textId="327DD54C" w:rsidR="00551203" w:rsidRPr="00174646" w:rsidRDefault="00551203">
      <w:pPr>
        <w:pStyle w:val="ae"/>
        <w:jc w:val="both"/>
        <w:rPr>
          <w:ins w:id="2108" w:author="ΜΗΤΣΕΑΣ ΗΛΙΑΣ" w:date="2026-01-07T11:36:00Z" w16du:dateUtc="2026-01-07T09:36:00Z"/>
          <w:sz w:val="24"/>
          <w:szCs w:val="24"/>
          <w:rPrChange w:id="2109" w:author="ΜΗΤΣΕΑΣ ΗΛΙΑΣ" w:date="2026-01-07T12:47:00Z" w16du:dateUtc="2026-01-07T10:47:00Z">
            <w:rPr>
              <w:ins w:id="2110" w:author="ΜΗΤΣΕΑΣ ΗΛΙΑΣ" w:date="2026-01-07T11:36:00Z" w16du:dateUtc="2026-01-07T09:36:00Z"/>
            </w:rPr>
          </w:rPrChange>
        </w:rPr>
        <w:pPrChange w:id="2111" w:author="ΜΗΤΣΕΑΣ ΗΛΙΑΣ" w:date="2026-01-07T15:10:00Z" w16du:dateUtc="2026-01-07T13:10:00Z">
          <w:pPr>
            <w:pStyle w:val="ae"/>
          </w:pPr>
        </w:pPrChange>
      </w:pPr>
      <w:ins w:id="2112" w:author="ΜΗΤΣΕΑΣ ΗΛΙΑΣ" w:date="2026-01-07T11:36:00Z" w16du:dateUtc="2026-01-07T09:36:00Z">
        <w:r w:rsidRPr="004230CA">
          <w:rPr>
            <w:sz w:val="24"/>
            <w:szCs w:val="24"/>
            <w:lang w:val="en-US"/>
            <w:rPrChange w:id="2113" w:author="ΜΗΤΣΕΑΣ ΗΛΙΑΣ" w:date="2026-01-07T12:21:00Z" w16du:dateUtc="2026-01-07T10:21:00Z">
              <w:rPr>
                <w:lang w:val="en-US"/>
              </w:rPr>
            </w:rPrChange>
          </w:rPr>
          <w:t>User</w:t>
        </w:r>
        <w:r w:rsidRPr="004230CA">
          <w:rPr>
            <w:sz w:val="24"/>
            <w:szCs w:val="24"/>
            <w:rPrChange w:id="2114" w:author="ΜΗΤΣΕΑΣ ΗΛΙΑΣ" w:date="2026-01-07T12:21:00Z" w16du:dateUtc="2026-01-07T10:21:00Z">
              <w:rPr/>
            </w:rPrChange>
          </w:rPr>
          <w:t xml:space="preserve"> </w:t>
        </w:r>
      </w:ins>
      <w:r w:rsidR="00A8509F">
        <w:rPr>
          <w:sz w:val="24"/>
          <w:szCs w:val="24"/>
          <w:lang w:val="en-US"/>
        </w:rPr>
        <w:t>s</w:t>
      </w:r>
      <w:ins w:id="2115" w:author="ΜΗΤΣΕΑΣ ΗΛΙΑΣ" w:date="2026-01-07T11:36:00Z" w16du:dateUtc="2026-01-07T09:36:00Z">
        <w:r w:rsidRPr="004230CA">
          <w:rPr>
            <w:sz w:val="24"/>
            <w:szCs w:val="24"/>
            <w:lang w:val="en-US"/>
            <w:rPrChange w:id="2116" w:author="ΜΗΤΣΕΑΣ ΗΛΙΑΣ" w:date="2026-01-07T12:21:00Z" w16du:dateUtc="2026-01-07T10:21:00Z">
              <w:rPr>
                <w:lang w:val="en-US"/>
              </w:rPr>
            </w:rPrChange>
          </w:rPr>
          <w:t>tory</w:t>
        </w:r>
        <w:r w:rsidRPr="004230CA">
          <w:rPr>
            <w:b/>
            <w:bCs/>
            <w:sz w:val="24"/>
            <w:szCs w:val="24"/>
            <w:rPrChange w:id="2117" w:author="ΜΗΤΣΕΑΣ ΗΛΙΑΣ" w:date="2026-01-07T12:21:00Z" w16du:dateUtc="2026-01-07T10:21:00Z">
              <w:rPr>
                <w:b/>
                <w:bCs/>
              </w:rPr>
            </w:rPrChange>
          </w:rPr>
          <w:t xml:space="preserve">: </w:t>
        </w:r>
      </w:ins>
      <w:ins w:id="2118" w:author="ΜΗΤΣΕΑΣ ΗΛΙΑΣ" w:date="2026-01-07T11:37:00Z">
        <w:r w:rsidRPr="004230CA">
          <w:rPr>
            <w:sz w:val="24"/>
            <w:szCs w:val="24"/>
            <w:rPrChange w:id="2119" w:author="ΜΗΤΣΕΑΣ ΗΛΙΑΣ" w:date="2026-01-07T12:21:00Z" w16du:dateUtc="2026-01-07T10:21:00Z">
              <w:rPr/>
            </w:rPrChange>
          </w:rPr>
          <w:t xml:space="preserve">Ως </w:t>
        </w:r>
      </w:ins>
      <w:ins w:id="2120" w:author="ΜΗΤΣΕΑΣ ΗΛΙΑΣ" w:date="2026-01-07T12:26:00Z" w16du:dateUtc="2026-01-07T10:26:00Z">
        <w:r w:rsidR="00F348D3">
          <w:rPr>
            <w:sz w:val="24"/>
            <w:szCs w:val="24"/>
          </w:rPr>
          <w:t>ε</w:t>
        </w:r>
      </w:ins>
      <w:ins w:id="2121" w:author="ΜΗΤΣΕΑΣ ΗΛΙΑΣ" w:date="2026-01-07T11:37:00Z">
        <w:r w:rsidRPr="004230CA">
          <w:rPr>
            <w:sz w:val="24"/>
            <w:szCs w:val="24"/>
            <w:rPrChange w:id="2122" w:author="ΜΗΤΣΕΑΣ ΗΛΙΑΣ" w:date="2026-01-07T12:21:00Z" w16du:dateUtc="2026-01-07T10:21:00Z">
              <w:rPr/>
            </w:rPrChange>
          </w:rPr>
          <w:t>πιχείρηση, θέλω να συμπληρώσω πληροφορίες για τ</w:t>
        </w:r>
      </w:ins>
      <w:ins w:id="2123" w:author="ΜΗΤΣΕΑΣ ΗΛΙΑΣ" w:date="2026-01-07T12:19:00Z" w16du:dateUtc="2026-01-07T10:19:00Z">
        <w:r w:rsidR="004230CA" w:rsidRPr="004230CA">
          <w:rPr>
            <w:sz w:val="24"/>
            <w:szCs w:val="24"/>
            <w:rPrChange w:id="2124" w:author="ΜΗΤΣΕΑΣ ΗΛΙΑΣ" w:date="2026-01-07T12:21:00Z" w16du:dateUtc="2026-01-07T10:21:00Z">
              <w:rPr/>
            </w:rPrChange>
          </w:rPr>
          <w:t>ην επιχείρηση μου</w:t>
        </w:r>
      </w:ins>
      <w:ins w:id="2125" w:author="ΜΗΤΣΕΑΣ ΗΛΙΑΣ" w:date="2026-01-07T11:37:00Z">
        <w:r w:rsidRPr="004230CA">
          <w:rPr>
            <w:sz w:val="24"/>
            <w:szCs w:val="24"/>
            <w:rPrChange w:id="2126" w:author="ΜΗΤΣΕΑΣ ΗΛΙΑΣ" w:date="2026-01-07T12:21:00Z" w16du:dateUtc="2026-01-07T10:21:00Z">
              <w:rPr/>
            </w:rPrChange>
          </w:rPr>
          <w:t xml:space="preserve"> (κλάδος, αξίες, κοινό-στόχος), ώστε να επιτυγχάνεται καλύτερη αντιστοίχιση με</w:t>
        </w:r>
      </w:ins>
      <w:ins w:id="2127" w:author="ΜΗΤΣΕΑΣ ΗΛΙΑΣ" w:date="2026-01-07T12:47:00Z" w16du:dateUtc="2026-01-07T10:47:00Z">
        <w:r w:rsidR="00174646">
          <w:rPr>
            <w:sz w:val="24"/>
            <w:szCs w:val="24"/>
          </w:rPr>
          <w:t xml:space="preserve"> τους</w:t>
        </w:r>
      </w:ins>
      <w:ins w:id="2128" w:author="ΜΗΤΣΕΑΣ ΗΛΙΑΣ" w:date="2026-01-07T11:37:00Z">
        <w:r w:rsidRPr="004230CA">
          <w:rPr>
            <w:sz w:val="24"/>
            <w:szCs w:val="24"/>
            <w:rPrChange w:id="2129" w:author="ΜΗΤΣΕΑΣ ΗΛΙΑΣ" w:date="2026-01-07T12:21:00Z" w16du:dateUtc="2026-01-07T10:21:00Z">
              <w:rPr/>
            </w:rPrChange>
          </w:rPr>
          <w:t xml:space="preserve"> κατάλληλους influencers</w:t>
        </w:r>
      </w:ins>
    </w:p>
    <w:p w14:paraId="17ED6E82" w14:textId="79A2AEB9" w:rsidR="00551203" w:rsidRPr="004230CA" w:rsidRDefault="00551203">
      <w:pPr>
        <w:pStyle w:val="ae"/>
        <w:spacing w:after="0"/>
        <w:jc w:val="both"/>
        <w:rPr>
          <w:ins w:id="2130" w:author="ΜΗΤΣΕΑΣ ΗΛΙΑΣ" w:date="2026-01-07T11:36:00Z" w16du:dateUtc="2026-01-07T09:36:00Z"/>
          <w:sz w:val="24"/>
          <w:szCs w:val="24"/>
          <w:rPrChange w:id="2131" w:author="ΜΗΤΣΕΑΣ ΗΛΙΑΣ" w:date="2026-01-07T12:21:00Z" w16du:dateUtc="2026-01-07T10:21:00Z">
            <w:rPr>
              <w:ins w:id="2132" w:author="ΜΗΤΣΕΑΣ ΗΛΙΑΣ" w:date="2026-01-07T11:36:00Z" w16du:dateUtc="2026-01-07T09:36:00Z"/>
              <w:lang w:val="en-US"/>
            </w:rPr>
          </w:rPrChange>
        </w:rPr>
        <w:pPrChange w:id="2133" w:author="ΜΗΤΣΕΑΣ ΗΛΙΑΣ" w:date="2026-01-07T15:10:00Z" w16du:dateUtc="2026-01-07T13:10:00Z">
          <w:pPr>
            <w:pStyle w:val="ae"/>
          </w:pPr>
        </w:pPrChange>
      </w:pPr>
      <w:ins w:id="2134" w:author="ΜΗΤΣΕΑΣ ΗΛΙΑΣ" w:date="2026-01-07T11:36:00Z" w16du:dateUtc="2026-01-07T09:36:00Z">
        <w:r w:rsidRPr="004230CA">
          <w:rPr>
            <w:sz w:val="24"/>
            <w:szCs w:val="24"/>
            <w:lang w:val="en-US"/>
            <w:rPrChange w:id="2135" w:author="ΜΗΤΣΕΑΣ ΗΛΙΑΣ" w:date="2026-01-07T12:21:00Z" w16du:dateUtc="2026-01-07T10:21:00Z">
              <w:rPr>
                <w:lang w:val="en-US"/>
              </w:rPr>
            </w:rPrChange>
          </w:rPr>
          <w:t>Acceptance</w:t>
        </w:r>
        <w:r w:rsidRPr="004230CA">
          <w:rPr>
            <w:sz w:val="24"/>
            <w:szCs w:val="24"/>
            <w:rPrChange w:id="2136" w:author="ΜΗΤΣΕΑΣ ΗΛΙΑΣ" w:date="2026-01-07T12:21:00Z" w16du:dateUtc="2026-01-07T10:21:00Z">
              <w:rPr>
                <w:lang w:val="en-US"/>
              </w:rPr>
            </w:rPrChange>
          </w:rPr>
          <w:t xml:space="preserve"> </w:t>
        </w:r>
      </w:ins>
      <w:r w:rsidR="00A8509F">
        <w:rPr>
          <w:sz w:val="24"/>
          <w:szCs w:val="24"/>
          <w:lang w:val="en-US"/>
        </w:rPr>
        <w:t>c</w:t>
      </w:r>
      <w:ins w:id="2137" w:author="ΜΗΤΣΕΑΣ ΗΛΙΑΣ" w:date="2026-01-07T11:36:00Z" w16du:dateUtc="2026-01-07T09:36:00Z">
        <w:r w:rsidRPr="004230CA">
          <w:rPr>
            <w:sz w:val="24"/>
            <w:szCs w:val="24"/>
            <w:lang w:val="en-US"/>
            <w:rPrChange w:id="2138" w:author="ΜΗΤΣΕΑΣ ΗΛΙΑΣ" w:date="2026-01-07T12:21:00Z" w16du:dateUtc="2026-01-07T10:21:00Z">
              <w:rPr>
                <w:lang w:val="en-US"/>
              </w:rPr>
            </w:rPrChange>
          </w:rPr>
          <w:t>riteria</w:t>
        </w:r>
        <w:r w:rsidRPr="004230CA">
          <w:rPr>
            <w:sz w:val="24"/>
            <w:szCs w:val="24"/>
            <w:rPrChange w:id="2139" w:author="ΜΗΤΣΕΑΣ ΗΛΙΑΣ" w:date="2026-01-07T12:21:00Z" w16du:dateUtc="2026-01-07T10:21:00Z">
              <w:rPr>
                <w:lang w:val="en-US"/>
              </w:rPr>
            </w:rPrChange>
          </w:rPr>
          <w:t>:</w:t>
        </w:r>
      </w:ins>
    </w:p>
    <w:p w14:paraId="526467A9" w14:textId="60F798A6" w:rsidR="00551203" w:rsidRPr="004230CA" w:rsidRDefault="00551203">
      <w:pPr>
        <w:pStyle w:val="Web"/>
        <w:tabs>
          <w:tab w:val="left" w:pos="1080"/>
        </w:tabs>
        <w:spacing w:before="0" w:beforeAutospacing="0" w:after="0" w:afterAutospacing="0"/>
        <w:ind w:left="720"/>
        <w:jc w:val="both"/>
        <w:rPr>
          <w:ins w:id="2140" w:author="ΜΗΤΣΕΑΣ ΗΛΙΑΣ" w:date="2026-01-07T11:38:00Z" w16du:dateUtc="2026-01-07T09:38:00Z"/>
          <w:lang w:val="el-GR"/>
          <w:rPrChange w:id="2141" w:author="ΜΗΤΣΕΑΣ ΗΛΙΑΣ" w:date="2026-01-07T12:21:00Z" w16du:dateUtc="2026-01-07T10:21:00Z">
            <w:rPr>
              <w:ins w:id="2142" w:author="ΜΗΤΣΕΑΣ ΗΛΙΑΣ" w:date="2026-01-07T11:38:00Z" w16du:dateUtc="2026-01-07T09:38:00Z"/>
            </w:rPr>
          </w:rPrChange>
        </w:rPr>
        <w:pPrChange w:id="2143" w:author="ΜΗΤΣΕΑΣ ΗΛΙΑΣ" w:date="2026-01-07T15:10:00Z" w16du:dateUtc="2026-01-07T13:10:00Z">
          <w:pPr>
            <w:pStyle w:val="Web"/>
            <w:numPr>
              <w:numId w:val="45"/>
            </w:numPr>
            <w:ind w:left="720" w:hanging="360"/>
          </w:pPr>
        </w:pPrChange>
      </w:pPr>
      <w:ins w:id="2144" w:author="ΜΗΤΣΕΑΣ ΗΛΙΑΣ" w:date="2026-01-07T11:38:00Z" w16du:dateUtc="2026-01-07T09:38:00Z">
        <w:r w:rsidRPr="004230CA">
          <w:rPr>
            <w:rFonts w:hAnsi="Symbol"/>
          </w:rPr>
          <w:t></w:t>
        </w:r>
        <w:r w:rsidRPr="004230CA">
          <w:rPr>
            <w:lang w:val="el-GR"/>
            <w:rPrChange w:id="2145" w:author="ΜΗΤΣΕΑΣ ΗΛΙΑΣ" w:date="2026-01-07T12:21:00Z" w16du:dateUtc="2026-01-07T10:21:00Z">
              <w:rPr/>
            </w:rPrChange>
          </w:rPr>
          <w:t xml:space="preserve">  </w:t>
        </w:r>
      </w:ins>
      <w:ins w:id="2146" w:author="ΜΗΤΣΕΑΣ ΗΛΙΑΣ" w:date="2026-01-07T12:35:00Z" w16du:dateUtc="2026-01-07T10:35:00Z">
        <w:r w:rsidR="00710590">
          <w:rPr>
            <w:lang w:val="el-GR"/>
          </w:rPr>
          <w:t xml:space="preserve">Δυνατότητα </w:t>
        </w:r>
      </w:ins>
      <w:ins w:id="2147" w:author="ΜΗΤΣΕΑΣ ΗΛΙΑΣ" w:date="2026-01-07T11:38:00Z" w16du:dateUtc="2026-01-07T09:38:00Z">
        <w:r w:rsidRPr="004230CA">
          <w:rPr>
            <w:lang w:val="el-GR"/>
            <w:rPrChange w:id="2148" w:author="ΜΗΤΣΕΑΣ ΗΛΙΑΣ" w:date="2026-01-07T12:21:00Z" w16du:dateUtc="2026-01-07T10:21:00Z">
              <w:rPr/>
            </w:rPrChange>
          </w:rPr>
          <w:t xml:space="preserve">επεξεργασίας προφίλ </w:t>
        </w:r>
      </w:ins>
      <w:ins w:id="2149" w:author="ΜΗΤΣΕΑΣ ΗΛΙΑΣ" w:date="2026-01-07T12:19:00Z" w16du:dateUtc="2026-01-07T10:19:00Z">
        <w:r w:rsidR="004230CA" w:rsidRPr="004230CA">
          <w:rPr>
            <w:lang w:val="el-GR"/>
          </w:rPr>
          <w:t>επιχείρ</w:t>
        </w:r>
      </w:ins>
      <w:ins w:id="2150" w:author="ΜΗΤΣΕΑΣ ΗΛΙΑΣ" w:date="2026-01-07T12:20:00Z" w16du:dateUtc="2026-01-07T10:20:00Z">
        <w:r w:rsidR="004230CA" w:rsidRPr="004230CA">
          <w:rPr>
            <w:lang w:val="el-GR"/>
          </w:rPr>
          <w:t>η</w:t>
        </w:r>
      </w:ins>
      <w:ins w:id="2151" w:author="ΜΗΤΣΕΑΣ ΗΛΙΑΣ" w:date="2026-01-07T12:19:00Z" w16du:dateUtc="2026-01-07T10:19:00Z">
        <w:r w:rsidR="004230CA" w:rsidRPr="004230CA">
          <w:rPr>
            <w:lang w:val="el-GR"/>
          </w:rPr>
          <w:t>σης</w:t>
        </w:r>
      </w:ins>
    </w:p>
    <w:p w14:paraId="70E9A7BE" w14:textId="7CD0D554" w:rsidR="00551203" w:rsidRPr="004230CA" w:rsidRDefault="00551203">
      <w:pPr>
        <w:pStyle w:val="Web"/>
        <w:tabs>
          <w:tab w:val="left" w:pos="1080"/>
        </w:tabs>
        <w:spacing w:before="0" w:beforeAutospacing="0" w:after="0" w:afterAutospacing="0"/>
        <w:ind w:left="720"/>
        <w:jc w:val="both"/>
        <w:rPr>
          <w:ins w:id="2152" w:author="ΜΗΤΣΕΑΣ ΗΛΙΑΣ" w:date="2026-01-07T11:38:00Z" w16du:dateUtc="2026-01-07T09:38:00Z"/>
          <w:lang w:val="el-GR"/>
          <w:rPrChange w:id="2153" w:author="ΜΗΤΣΕΑΣ ΗΛΙΑΣ" w:date="2026-01-07T12:21:00Z" w16du:dateUtc="2026-01-07T10:21:00Z">
            <w:rPr>
              <w:ins w:id="2154" w:author="ΜΗΤΣΕΑΣ ΗΛΙΑΣ" w:date="2026-01-07T11:38:00Z" w16du:dateUtc="2026-01-07T09:38:00Z"/>
            </w:rPr>
          </w:rPrChange>
        </w:rPr>
        <w:pPrChange w:id="2155" w:author="ΜΗΤΣΕΑΣ ΗΛΙΑΣ" w:date="2026-01-07T15:10:00Z" w16du:dateUtc="2026-01-07T13:10:00Z">
          <w:pPr>
            <w:pStyle w:val="Web"/>
            <w:numPr>
              <w:numId w:val="45"/>
            </w:numPr>
            <w:ind w:left="720" w:hanging="360"/>
          </w:pPr>
        </w:pPrChange>
      </w:pPr>
      <w:ins w:id="2156" w:author="ΜΗΤΣΕΑΣ ΗΛΙΑΣ" w:date="2026-01-07T11:38:00Z" w16du:dateUtc="2026-01-07T09:38:00Z">
        <w:r w:rsidRPr="004230CA">
          <w:rPr>
            <w:rFonts w:hAnsi="Symbol"/>
          </w:rPr>
          <w:t></w:t>
        </w:r>
        <w:r w:rsidRPr="004230CA">
          <w:rPr>
            <w:lang w:val="el-GR"/>
            <w:rPrChange w:id="2157" w:author="ΜΗΤΣΕΑΣ ΗΛΙΑΣ" w:date="2026-01-07T12:21:00Z" w16du:dateUtc="2026-01-07T10:21:00Z">
              <w:rPr/>
            </w:rPrChange>
          </w:rPr>
          <w:t xml:space="preserve">  </w:t>
        </w:r>
      </w:ins>
      <w:ins w:id="2158" w:author="ΜΗΤΣΕΑΣ ΗΛΙΑΣ" w:date="2026-01-07T12:35:00Z" w16du:dateUtc="2026-01-07T10:35:00Z">
        <w:r w:rsidR="00710590">
          <w:rPr>
            <w:lang w:val="el-GR"/>
          </w:rPr>
          <w:t>Α</w:t>
        </w:r>
      </w:ins>
      <w:ins w:id="2159" w:author="ΜΗΤΣΕΑΣ ΗΛΙΑΣ" w:date="2026-01-07T11:38:00Z" w16du:dateUtc="2026-01-07T09:38:00Z">
        <w:r w:rsidRPr="004230CA">
          <w:rPr>
            <w:lang w:val="el-GR"/>
            <w:rPrChange w:id="2160" w:author="ΜΗΤΣΕΑΣ ΗΛΙΑΣ" w:date="2026-01-07T12:21:00Z" w16du:dateUtc="2026-01-07T10:21:00Z">
              <w:rPr/>
            </w:rPrChange>
          </w:rPr>
          <w:t>ποθ</w:t>
        </w:r>
      </w:ins>
      <w:ins w:id="2161" w:author="ΜΗΤΣΕΑΣ ΗΛΙΑΣ" w:date="2026-01-07T12:35:00Z" w16du:dateUtc="2026-01-07T10:35:00Z">
        <w:r w:rsidR="00710590">
          <w:rPr>
            <w:lang w:val="el-GR"/>
          </w:rPr>
          <w:t>ήκευση στοιχείων</w:t>
        </w:r>
      </w:ins>
      <w:ins w:id="2162" w:author="ΜΗΤΣΕΑΣ ΗΛΙΑΣ" w:date="2026-01-07T11:38:00Z" w16du:dateUtc="2026-01-07T09:38:00Z">
        <w:r w:rsidRPr="004230CA">
          <w:rPr>
            <w:lang w:val="el-GR"/>
            <w:rPrChange w:id="2163" w:author="ΜΗΤΣΕΑΣ ΗΛΙΑΣ" w:date="2026-01-07T12:21:00Z" w16du:dateUtc="2026-01-07T10:21:00Z">
              <w:rPr/>
            </w:rPrChange>
          </w:rPr>
          <w:t xml:space="preserve"> στη βάση δεδομένων</w:t>
        </w:r>
      </w:ins>
    </w:p>
    <w:p w14:paraId="4ED50CB3" w14:textId="77777777" w:rsidR="00551203" w:rsidRPr="004230CA" w:rsidRDefault="00551203">
      <w:pPr>
        <w:pStyle w:val="Web"/>
        <w:tabs>
          <w:tab w:val="left" w:pos="1080"/>
        </w:tabs>
        <w:spacing w:before="0" w:beforeAutospacing="0" w:after="0" w:afterAutospacing="0"/>
        <w:ind w:left="720"/>
        <w:jc w:val="both"/>
        <w:rPr>
          <w:ins w:id="2164" w:author="ΜΗΤΣΕΑΣ ΗΛΙΑΣ" w:date="2026-01-07T11:38:00Z" w16du:dateUtc="2026-01-07T09:38:00Z"/>
          <w:lang w:val="el-GR"/>
          <w:rPrChange w:id="2165" w:author="ΜΗΤΣΕΑΣ ΗΛΙΑΣ" w:date="2026-01-07T12:21:00Z" w16du:dateUtc="2026-01-07T10:21:00Z">
            <w:rPr>
              <w:ins w:id="2166" w:author="ΜΗΤΣΕΑΣ ΗΛΙΑΣ" w:date="2026-01-07T11:38:00Z" w16du:dateUtc="2026-01-07T09:38:00Z"/>
            </w:rPr>
          </w:rPrChange>
        </w:rPr>
        <w:pPrChange w:id="2167" w:author="ΜΗΤΣΕΑΣ ΗΛΙΑΣ" w:date="2026-01-07T15:10:00Z" w16du:dateUtc="2026-01-07T13:10:00Z">
          <w:pPr>
            <w:pStyle w:val="Web"/>
            <w:numPr>
              <w:numId w:val="45"/>
            </w:numPr>
            <w:ind w:left="720" w:hanging="360"/>
          </w:pPr>
        </w:pPrChange>
      </w:pPr>
      <w:ins w:id="2168" w:author="ΜΗΤΣΕΑΣ ΗΛΙΑΣ" w:date="2026-01-07T11:38:00Z" w16du:dateUtc="2026-01-07T09:38:00Z">
        <w:r w:rsidRPr="004230CA">
          <w:rPr>
            <w:rFonts w:hAnsi="Symbol"/>
          </w:rPr>
          <w:t></w:t>
        </w:r>
        <w:r w:rsidRPr="004230CA">
          <w:rPr>
            <w:lang w:val="el-GR"/>
            <w:rPrChange w:id="2169" w:author="ΜΗΤΣΕΑΣ ΗΛΙΑΣ" w:date="2026-01-07T12:21:00Z" w16du:dateUtc="2026-01-07T10:21:00Z">
              <w:rPr/>
            </w:rPrChange>
          </w:rPr>
          <w:t xml:space="preserve">  Τα δεδομένα χρησιμοποιούνται από τον μηχανισμό αντιστοίχισης</w:t>
        </w:r>
      </w:ins>
    </w:p>
    <w:p w14:paraId="35A9650A" w14:textId="3E9CAAD0" w:rsidR="00F348D3" w:rsidRPr="00F3210D" w:rsidRDefault="00551203">
      <w:pPr>
        <w:pStyle w:val="Web"/>
        <w:tabs>
          <w:tab w:val="left" w:pos="1080"/>
        </w:tabs>
        <w:spacing w:before="0" w:beforeAutospacing="0" w:after="0" w:afterAutospacing="0"/>
        <w:ind w:left="720"/>
        <w:jc w:val="both"/>
        <w:rPr>
          <w:ins w:id="2170" w:author="ΜΗΤΣΕΑΣ ΗΛΙΑΣ" w:date="2026-01-07T11:39:00Z" w16du:dateUtc="2026-01-07T09:39:00Z"/>
          <w:lang w:val="el-GR"/>
        </w:rPr>
        <w:pPrChange w:id="2171" w:author="ΜΗΤΣΕΑΣ ΗΛΙΑΣ" w:date="2026-01-07T15:10:00Z" w16du:dateUtc="2026-01-07T13:10:00Z">
          <w:pPr>
            <w:pStyle w:val="Web"/>
            <w:spacing w:before="0" w:beforeAutospacing="0" w:after="0" w:afterAutospacing="0"/>
            <w:ind w:left="720"/>
          </w:pPr>
        </w:pPrChange>
      </w:pPr>
      <w:ins w:id="2172" w:author="ΜΗΤΣΕΑΣ ΗΛΙΑΣ" w:date="2026-01-07T11:38:00Z" w16du:dateUtc="2026-01-07T09:38:00Z">
        <w:r w:rsidRPr="004230CA">
          <w:rPr>
            <w:rFonts w:hAnsi="Symbol"/>
          </w:rPr>
          <w:t></w:t>
        </w:r>
        <w:r w:rsidRPr="004230CA">
          <w:t xml:space="preserve">  </w:t>
        </w:r>
      </w:ins>
      <w:ins w:id="2173" w:author="ΜΗΤΣΕΑΣ ΗΛΙΑΣ" w:date="2026-01-07T12:35:00Z" w16du:dateUtc="2026-01-07T10:35:00Z">
        <w:r w:rsidR="00710590">
          <w:rPr>
            <w:lang w:val="el-GR"/>
          </w:rPr>
          <w:t>Δ</w:t>
        </w:r>
      </w:ins>
      <w:ins w:id="2174" w:author="ΜΗΤΣΕΑΣ ΗΛΙΑΣ" w:date="2026-01-07T11:38:00Z" w16du:dateUtc="2026-01-07T09:38:00Z">
        <w:r w:rsidRPr="004230CA">
          <w:t>υνατότητα μελλοντικής τροποποίησης</w:t>
        </w:r>
      </w:ins>
    </w:p>
    <w:p w14:paraId="4060486A" w14:textId="256CE022" w:rsidR="00551203" w:rsidRPr="004230CA" w:rsidRDefault="00551203">
      <w:pPr>
        <w:pStyle w:val="ae"/>
        <w:numPr>
          <w:ilvl w:val="0"/>
          <w:numId w:val="45"/>
        </w:numPr>
        <w:jc w:val="both"/>
        <w:rPr>
          <w:ins w:id="2175" w:author="ΜΗΤΣΕΑΣ ΗΛΙΑΣ" w:date="2026-01-07T11:39:00Z" w16du:dateUtc="2026-01-07T09:39:00Z"/>
          <w:sz w:val="24"/>
          <w:szCs w:val="24"/>
          <w:rPrChange w:id="2176" w:author="ΜΗΤΣΕΑΣ ΗΛΙΑΣ" w:date="2026-01-07T12:21:00Z" w16du:dateUtc="2026-01-07T10:21:00Z">
            <w:rPr>
              <w:ins w:id="2177" w:author="ΜΗΤΣΕΑΣ ΗΛΙΑΣ" w:date="2026-01-07T11:39:00Z" w16du:dateUtc="2026-01-07T09:39:00Z"/>
            </w:rPr>
          </w:rPrChange>
        </w:rPr>
        <w:pPrChange w:id="2178" w:author="ΜΗΤΣΕΑΣ ΗΛΙΑΣ" w:date="2026-01-07T15:10:00Z" w16du:dateUtc="2026-01-07T13:10:00Z">
          <w:pPr>
            <w:pStyle w:val="ae"/>
            <w:numPr>
              <w:numId w:val="45"/>
            </w:numPr>
            <w:ind w:hanging="360"/>
          </w:pPr>
        </w:pPrChange>
      </w:pPr>
      <w:ins w:id="2179" w:author="ΜΗΤΣΕΑΣ ΗΛΙΑΣ" w:date="2026-01-07T11:39:00Z" w16du:dateUtc="2026-01-07T09:39:00Z">
        <w:r w:rsidRPr="004230CA">
          <w:rPr>
            <w:sz w:val="24"/>
            <w:szCs w:val="24"/>
            <w:rPrChange w:id="2180" w:author="ΜΗΤΣΕΑΣ ΗΛΙΑΣ" w:date="2026-01-07T12:21:00Z" w16du:dateUtc="2026-01-07T10:21:00Z">
              <w:rPr/>
            </w:rPrChange>
          </w:rPr>
          <w:t>Τίτλος : US-B</w:t>
        </w:r>
        <w:r w:rsidRPr="00F3210D">
          <w:rPr>
            <w:sz w:val="24"/>
            <w:szCs w:val="24"/>
            <w:rPrChange w:id="2181" w:author="ΜΗΤΣΕΑΣ ΗΛΙΑΣ" w:date="2026-01-07T12:21:00Z" w16du:dateUtc="2026-01-07T10:21:00Z">
              <w:rPr>
                <w:lang w:val="en-US"/>
              </w:rPr>
            </w:rPrChange>
          </w:rPr>
          <w:t>3</w:t>
        </w:r>
        <w:r w:rsidRPr="004230CA">
          <w:rPr>
            <w:sz w:val="24"/>
            <w:szCs w:val="24"/>
            <w:rPrChange w:id="2182" w:author="ΜΗΤΣΕΑΣ ΗΛΙΑΣ" w:date="2026-01-07T12:21:00Z" w16du:dateUtc="2026-01-07T10:21:00Z">
              <w:rPr/>
            </w:rPrChange>
          </w:rPr>
          <w:t xml:space="preserve"> – </w:t>
        </w:r>
      </w:ins>
      <w:ins w:id="2183" w:author="ΜΗΤΣΕΑΣ ΗΛΙΑΣ" w:date="2026-01-07T11:39:00Z">
        <w:r w:rsidRPr="004230CA">
          <w:rPr>
            <w:sz w:val="24"/>
            <w:szCs w:val="24"/>
            <w:rPrChange w:id="2184" w:author="ΜΗΤΣΕΑΣ ΗΛΙΑΣ" w:date="2026-01-07T12:21:00Z" w16du:dateUtc="2026-01-07T10:21:00Z">
              <w:rPr/>
            </w:rPrChange>
          </w:rPr>
          <w:t>Δημιουργία καμπάνιας</w:t>
        </w:r>
      </w:ins>
    </w:p>
    <w:p w14:paraId="48C6E2C6" w14:textId="547AB97E" w:rsidR="00551203" w:rsidRPr="00174646" w:rsidRDefault="00551203">
      <w:pPr>
        <w:pStyle w:val="ae"/>
        <w:jc w:val="both"/>
        <w:rPr>
          <w:ins w:id="2185" w:author="ΜΗΤΣΕΑΣ ΗΛΙΑΣ" w:date="2026-01-07T11:39:00Z" w16du:dateUtc="2026-01-07T09:39:00Z"/>
          <w:sz w:val="24"/>
          <w:szCs w:val="24"/>
          <w:rPrChange w:id="2186" w:author="ΜΗΤΣΕΑΣ ΗΛΙΑΣ" w:date="2026-01-07T12:50:00Z" w16du:dateUtc="2026-01-07T10:50:00Z">
            <w:rPr>
              <w:ins w:id="2187" w:author="ΜΗΤΣΕΑΣ ΗΛΙΑΣ" w:date="2026-01-07T11:39:00Z" w16du:dateUtc="2026-01-07T09:39:00Z"/>
            </w:rPr>
          </w:rPrChange>
        </w:rPr>
        <w:pPrChange w:id="2188" w:author="ΜΗΤΣΕΑΣ ΗΛΙΑΣ" w:date="2026-01-07T15:10:00Z" w16du:dateUtc="2026-01-07T13:10:00Z">
          <w:pPr>
            <w:pStyle w:val="ae"/>
          </w:pPr>
        </w:pPrChange>
      </w:pPr>
      <w:ins w:id="2189" w:author="ΜΗΤΣΕΑΣ ΗΛΙΑΣ" w:date="2026-01-07T11:39:00Z" w16du:dateUtc="2026-01-07T09:39:00Z">
        <w:r w:rsidRPr="004230CA">
          <w:rPr>
            <w:sz w:val="24"/>
            <w:szCs w:val="24"/>
            <w:lang w:val="en-US"/>
            <w:rPrChange w:id="2190" w:author="ΜΗΤΣΕΑΣ ΗΛΙΑΣ" w:date="2026-01-07T12:21:00Z" w16du:dateUtc="2026-01-07T10:21:00Z">
              <w:rPr>
                <w:lang w:val="en-US"/>
              </w:rPr>
            </w:rPrChange>
          </w:rPr>
          <w:t>User</w:t>
        </w:r>
        <w:r w:rsidRPr="004230CA">
          <w:rPr>
            <w:sz w:val="24"/>
            <w:szCs w:val="24"/>
            <w:rPrChange w:id="2191" w:author="ΜΗΤΣΕΑΣ ΗΛΙΑΣ" w:date="2026-01-07T12:21:00Z" w16du:dateUtc="2026-01-07T10:21:00Z">
              <w:rPr/>
            </w:rPrChange>
          </w:rPr>
          <w:t xml:space="preserve"> </w:t>
        </w:r>
      </w:ins>
      <w:r w:rsidR="00A8509F">
        <w:rPr>
          <w:sz w:val="24"/>
          <w:szCs w:val="24"/>
          <w:lang w:val="en-US"/>
        </w:rPr>
        <w:t>s</w:t>
      </w:r>
      <w:ins w:id="2192" w:author="ΜΗΤΣΕΑΣ ΗΛΙΑΣ" w:date="2026-01-07T11:39:00Z" w16du:dateUtc="2026-01-07T09:39:00Z">
        <w:r w:rsidRPr="004230CA">
          <w:rPr>
            <w:sz w:val="24"/>
            <w:szCs w:val="24"/>
            <w:lang w:val="en-US"/>
            <w:rPrChange w:id="2193" w:author="ΜΗΤΣΕΑΣ ΗΛΙΑΣ" w:date="2026-01-07T12:21:00Z" w16du:dateUtc="2026-01-07T10:21:00Z">
              <w:rPr>
                <w:lang w:val="en-US"/>
              </w:rPr>
            </w:rPrChange>
          </w:rPr>
          <w:t>tory</w:t>
        </w:r>
        <w:r w:rsidRPr="004230CA">
          <w:rPr>
            <w:b/>
            <w:bCs/>
            <w:sz w:val="24"/>
            <w:szCs w:val="24"/>
            <w:rPrChange w:id="2194" w:author="ΜΗΤΣΕΑΣ ΗΛΙΑΣ" w:date="2026-01-07T12:21:00Z" w16du:dateUtc="2026-01-07T10:21:00Z">
              <w:rPr>
                <w:b/>
                <w:bCs/>
              </w:rPr>
            </w:rPrChange>
          </w:rPr>
          <w:t xml:space="preserve">: </w:t>
        </w:r>
      </w:ins>
      <w:ins w:id="2195" w:author="ΜΗΤΣΕΑΣ ΗΛΙΑΣ" w:date="2026-01-07T11:39:00Z">
        <w:r w:rsidRPr="004230CA">
          <w:rPr>
            <w:sz w:val="24"/>
            <w:szCs w:val="24"/>
            <w:rPrChange w:id="2196" w:author="ΜΗΤΣΕΑΣ ΗΛΙΑΣ" w:date="2026-01-07T12:21:00Z" w16du:dateUtc="2026-01-07T10:21:00Z">
              <w:rPr/>
            </w:rPrChange>
          </w:rPr>
          <w:t xml:space="preserve">Ως </w:t>
        </w:r>
      </w:ins>
      <w:ins w:id="2197" w:author="ΜΗΤΣΕΑΣ ΗΛΙΑΣ" w:date="2026-01-07T12:26:00Z" w16du:dateUtc="2026-01-07T10:26:00Z">
        <w:r w:rsidR="00F348D3">
          <w:rPr>
            <w:sz w:val="24"/>
            <w:szCs w:val="24"/>
          </w:rPr>
          <w:t>ε</w:t>
        </w:r>
      </w:ins>
      <w:ins w:id="2198" w:author="ΜΗΤΣΕΑΣ ΗΛΙΑΣ" w:date="2026-01-07T11:39:00Z">
        <w:r w:rsidRPr="004230CA">
          <w:rPr>
            <w:sz w:val="24"/>
            <w:szCs w:val="24"/>
            <w:rPrChange w:id="2199" w:author="ΜΗΤΣΕΑΣ ΗΛΙΑΣ" w:date="2026-01-07T12:21:00Z" w16du:dateUtc="2026-01-07T10:21:00Z">
              <w:rPr/>
            </w:rPrChange>
          </w:rPr>
          <w:t xml:space="preserve">πιχείρηση, θέλω να δημιουργώ καμπάνιες </w:t>
        </w:r>
      </w:ins>
      <w:ins w:id="2200" w:author="ΜΗΤΣΕΑΣ ΗΛΙΑΣ" w:date="2026-01-07T12:50:00Z" w16du:dateUtc="2026-01-07T10:50:00Z">
        <w:r w:rsidR="00174646">
          <w:rPr>
            <w:sz w:val="24"/>
            <w:szCs w:val="24"/>
          </w:rPr>
          <w:t xml:space="preserve">προώθησης </w:t>
        </w:r>
      </w:ins>
      <w:ins w:id="2201" w:author="ΜΗΤΣΕΑΣ ΗΛΙΑΣ" w:date="2026-01-07T11:39:00Z">
        <w:r w:rsidRPr="004230CA">
          <w:rPr>
            <w:sz w:val="24"/>
            <w:szCs w:val="24"/>
            <w:rPrChange w:id="2202" w:author="ΜΗΤΣΕΑΣ ΗΛΙΑΣ" w:date="2026-01-07T12:21:00Z" w16du:dateUtc="2026-01-07T10:21:00Z">
              <w:rPr/>
            </w:rPrChange>
          </w:rPr>
          <w:t>με σαφή στόχο, περιγραφή και προϋπολογισμό, ώστε να προσελκύω σχετικούς influencers</w:t>
        </w:r>
      </w:ins>
    </w:p>
    <w:p w14:paraId="10F69EB9" w14:textId="0E28ABAA" w:rsidR="00551203" w:rsidRPr="004230CA" w:rsidRDefault="00551203">
      <w:pPr>
        <w:pStyle w:val="ae"/>
        <w:spacing w:after="0"/>
        <w:jc w:val="both"/>
        <w:rPr>
          <w:ins w:id="2203" w:author="ΜΗΤΣΕΑΣ ΗΛΙΑΣ" w:date="2026-01-07T11:39:00Z" w16du:dateUtc="2026-01-07T09:39:00Z"/>
          <w:sz w:val="24"/>
          <w:szCs w:val="24"/>
          <w:rPrChange w:id="2204" w:author="ΜΗΤΣΕΑΣ ΗΛΙΑΣ" w:date="2026-01-07T12:21:00Z" w16du:dateUtc="2026-01-07T10:21:00Z">
            <w:rPr>
              <w:ins w:id="2205" w:author="ΜΗΤΣΕΑΣ ΗΛΙΑΣ" w:date="2026-01-07T11:39:00Z" w16du:dateUtc="2026-01-07T09:39:00Z"/>
              <w:lang w:val="en-US"/>
            </w:rPr>
          </w:rPrChange>
        </w:rPr>
        <w:pPrChange w:id="2206" w:author="ΜΗΤΣΕΑΣ ΗΛΙΑΣ" w:date="2026-01-07T15:10:00Z" w16du:dateUtc="2026-01-07T13:10:00Z">
          <w:pPr>
            <w:pStyle w:val="ae"/>
            <w:spacing w:after="0"/>
          </w:pPr>
        </w:pPrChange>
      </w:pPr>
      <w:ins w:id="2207" w:author="ΜΗΤΣΕΑΣ ΗΛΙΑΣ" w:date="2026-01-07T11:39:00Z" w16du:dateUtc="2026-01-07T09:39:00Z">
        <w:r w:rsidRPr="004230CA">
          <w:rPr>
            <w:sz w:val="24"/>
            <w:szCs w:val="24"/>
            <w:lang w:val="en-US"/>
            <w:rPrChange w:id="2208" w:author="ΜΗΤΣΕΑΣ ΗΛΙΑΣ" w:date="2026-01-07T12:21:00Z" w16du:dateUtc="2026-01-07T10:21:00Z">
              <w:rPr>
                <w:lang w:val="en-US"/>
              </w:rPr>
            </w:rPrChange>
          </w:rPr>
          <w:t>Acceptance</w:t>
        </w:r>
        <w:r w:rsidRPr="004230CA">
          <w:rPr>
            <w:sz w:val="24"/>
            <w:szCs w:val="24"/>
            <w:rPrChange w:id="2209" w:author="ΜΗΤΣΕΑΣ ΗΛΙΑΣ" w:date="2026-01-07T12:21:00Z" w16du:dateUtc="2026-01-07T10:21:00Z">
              <w:rPr>
                <w:lang w:val="en-US"/>
              </w:rPr>
            </w:rPrChange>
          </w:rPr>
          <w:t xml:space="preserve"> </w:t>
        </w:r>
      </w:ins>
      <w:r w:rsidR="00A8509F">
        <w:rPr>
          <w:sz w:val="24"/>
          <w:szCs w:val="24"/>
          <w:lang w:val="en-US"/>
        </w:rPr>
        <w:t>c</w:t>
      </w:r>
      <w:ins w:id="2210" w:author="ΜΗΤΣΕΑΣ ΗΛΙΑΣ" w:date="2026-01-07T11:39:00Z" w16du:dateUtc="2026-01-07T09:39:00Z">
        <w:r w:rsidRPr="004230CA">
          <w:rPr>
            <w:sz w:val="24"/>
            <w:szCs w:val="24"/>
            <w:lang w:val="en-US"/>
            <w:rPrChange w:id="2211" w:author="ΜΗΤΣΕΑΣ ΗΛΙΑΣ" w:date="2026-01-07T12:21:00Z" w16du:dateUtc="2026-01-07T10:21:00Z">
              <w:rPr>
                <w:lang w:val="en-US"/>
              </w:rPr>
            </w:rPrChange>
          </w:rPr>
          <w:t>riteria</w:t>
        </w:r>
        <w:r w:rsidRPr="004230CA">
          <w:rPr>
            <w:sz w:val="24"/>
            <w:szCs w:val="24"/>
            <w:rPrChange w:id="2212" w:author="ΜΗΤΣΕΑΣ ΗΛΙΑΣ" w:date="2026-01-07T12:21:00Z" w16du:dateUtc="2026-01-07T10:21:00Z">
              <w:rPr>
                <w:lang w:val="en-US"/>
              </w:rPr>
            </w:rPrChange>
          </w:rPr>
          <w:t>:</w:t>
        </w:r>
      </w:ins>
    </w:p>
    <w:p w14:paraId="6033DC0C" w14:textId="7851DE60" w:rsidR="00551203" w:rsidRPr="004230CA" w:rsidRDefault="00551203">
      <w:pPr>
        <w:pStyle w:val="Web"/>
        <w:spacing w:before="0" w:beforeAutospacing="0" w:after="0" w:afterAutospacing="0"/>
        <w:ind w:left="720"/>
        <w:jc w:val="both"/>
        <w:rPr>
          <w:ins w:id="2213" w:author="ΜΗΤΣΕΑΣ ΗΛΙΑΣ" w:date="2026-01-07T11:39:00Z" w16du:dateUtc="2026-01-07T09:39:00Z"/>
          <w:lang w:val="el-GR"/>
          <w:rPrChange w:id="2214" w:author="ΜΗΤΣΕΑΣ ΗΛΙΑΣ" w:date="2026-01-07T12:21:00Z" w16du:dateUtc="2026-01-07T10:21:00Z">
            <w:rPr>
              <w:ins w:id="2215" w:author="ΜΗΤΣΕΑΣ ΗΛΙΑΣ" w:date="2026-01-07T11:39:00Z" w16du:dateUtc="2026-01-07T09:39:00Z"/>
            </w:rPr>
          </w:rPrChange>
        </w:rPr>
        <w:pPrChange w:id="2216" w:author="ΜΗΤΣΕΑΣ ΗΛΙΑΣ" w:date="2026-01-07T15:10:00Z" w16du:dateUtc="2026-01-07T13:10:00Z">
          <w:pPr>
            <w:pStyle w:val="Web"/>
            <w:spacing w:before="0" w:beforeAutospacing="0" w:after="0" w:afterAutospacing="0"/>
            <w:ind w:left="720"/>
          </w:pPr>
        </w:pPrChange>
      </w:pPr>
      <w:ins w:id="2217" w:author="ΜΗΤΣΕΑΣ ΗΛΙΑΣ" w:date="2026-01-07T11:39:00Z" w16du:dateUtc="2026-01-07T09:39:00Z">
        <w:r w:rsidRPr="004230CA">
          <w:rPr>
            <w:rFonts w:hAnsi="Symbol"/>
          </w:rPr>
          <w:t></w:t>
        </w:r>
        <w:r w:rsidRPr="004230CA">
          <w:rPr>
            <w:lang w:val="el-GR"/>
            <w:rPrChange w:id="2218" w:author="ΜΗΤΣΕΑΣ ΗΛΙΑΣ" w:date="2026-01-07T12:21:00Z" w16du:dateUtc="2026-01-07T10:21:00Z">
              <w:rPr/>
            </w:rPrChange>
          </w:rPr>
          <w:t xml:space="preserve">  </w:t>
        </w:r>
      </w:ins>
      <w:ins w:id="2219" w:author="ΜΗΤΣΕΑΣ ΗΛΙΑΣ" w:date="2026-01-07T11:40:00Z">
        <w:r w:rsidRPr="004230CA">
          <w:rPr>
            <w:lang w:val="el-GR"/>
          </w:rPr>
          <w:t>Ορ</w:t>
        </w:r>
      </w:ins>
      <w:ins w:id="2220" w:author="ΜΗΤΣΕΑΣ ΗΛΙΑΣ" w:date="2026-01-07T12:36:00Z" w16du:dateUtc="2026-01-07T10:36:00Z">
        <w:r w:rsidR="00710590">
          <w:rPr>
            <w:lang w:val="el-GR"/>
          </w:rPr>
          <w:t>ισμός</w:t>
        </w:r>
      </w:ins>
      <w:ins w:id="2221" w:author="ΜΗΤΣΕΑΣ ΗΛΙΑΣ" w:date="2026-01-07T11:40:00Z">
        <w:r w:rsidRPr="004230CA">
          <w:rPr>
            <w:lang w:val="el-GR"/>
          </w:rPr>
          <w:t xml:space="preserve"> στόχ</w:t>
        </w:r>
      </w:ins>
      <w:ins w:id="2222" w:author="ΜΗΤΣΕΑΣ ΗΛΙΑΣ" w:date="2026-01-07T12:36:00Z" w16du:dateUtc="2026-01-07T10:36:00Z">
        <w:r w:rsidR="00710590">
          <w:rPr>
            <w:lang w:val="el-GR"/>
          </w:rPr>
          <w:t>ων</w:t>
        </w:r>
      </w:ins>
      <w:ins w:id="2223" w:author="ΜΗΤΣΕΑΣ ΗΛΙΑΣ" w:date="2026-01-07T11:40:00Z">
        <w:r w:rsidRPr="004230CA">
          <w:rPr>
            <w:lang w:val="el-GR"/>
          </w:rPr>
          <w:t>, περιγραφή</w:t>
        </w:r>
      </w:ins>
      <w:ins w:id="2224" w:author="ΜΗΤΣΕΑΣ ΗΛΙΑΣ" w:date="2026-01-07T12:36:00Z" w16du:dateUtc="2026-01-07T10:36:00Z">
        <w:r w:rsidR="00710590">
          <w:rPr>
            <w:lang w:val="el-GR"/>
          </w:rPr>
          <w:t>ς</w:t>
        </w:r>
      </w:ins>
      <w:ins w:id="2225" w:author="ΜΗΤΣΕΑΣ ΗΛΙΑΣ" w:date="2026-01-07T11:40:00Z">
        <w:r w:rsidRPr="004230CA">
          <w:rPr>
            <w:lang w:val="el-GR"/>
          </w:rPr>
          <w:t xml:space="preserve"> και </w:t>
        </w:r>
      </w:ins>
      <w:r w:rsidR="006B5606">
        <w:rPr>
          <w:lang w:val="el-GR"/>
        </w:rPr>
        <w:t>προϋπολογισμού</w:t>
      </w:r>
    </w:p>
    <w:p w14:paraId="408DA515" w14:textId="0D98EDFA" w:rsidR="00551203" w:rsidRPr="004230CA" w:rsidRDefault="00551203">
      <w:pPr>
        <w:pStyle w:val="Web"/>
        <w:spacing w:before="0" w:beforeAutospacing="0" w:after="0" w:afterAutospacing="0"/>
        <w:ind w:left="720"/>
        <w:jc w:val="both"/>
        <w:rPr>
          <w:ins w:id="2226" w:author="ΜΗΤΣΕΑΣ ΗΛΙΑΣ" w:date="2026-01-07T11:39:00Z" w16du:dateUtc="2026-01-07T09:39:00Z"/>
          <w:lang w:val="el-GR"/>
        </w:rPr>
        <w:pPrChange w:id="2227" w:author="ΜΗΤΣΕΑΣ ΗΛΙΑΣ" w:date="2026-01-07T15:10:00Z" w16du:dateUtc="2026-01-07T13:10:00Z">
          <w:pPr>
            <w:pStyle w:val="Web"/>
            <w:spacing w:before="0" w:beforeAutospacing="0" w:after="0" w:afterAutospacing="0"/>
            <w:ind w:left="720"/>
          </w:pPr>
        </w:pPrChange>
      </w:pPr>
      <w:ins w:id="2228" w:author="ΜΗΤΣΕΑΣ ΗΛΙΑΣ" w:date="2026-01-07T11:39:00Z" w16du:dateUtc="2026-01-07T09:39:00Z">
        <w:r w:rsidRPr="004230CA">
          <w:rPr>
            <w:rFonts w:hAnsi="Symbol"/>
          </w:rPr>
          <w:t></w:t>
        </w:r>
        <w:r w:rsidRPr="004230CA">
          <w:rPr>
            <w:lang w:val="el-GR"/>
          </w:rPr>
          <w:t xml:space="preserve">  </w:t>
        </w:r>
      </w:ins>
      <w:ins w:id="2229" w:author="ΜΗΤΣΕΑΣ ΗΛΙΑΣ" w:date="2026-01-07T12:36:00Z" w16du:dateUtc="2026-01-07T10:36:00Z">
        <w:r w:rsidR="00710590">
          <w:rPr>
            <w:lang w:val="el-GR"/>
          </w:rPr>
          <w:t>Σύνδεση καμπάνιας</w:t>
        </w:r>
      </w:ins>
      <w:ins w:id="2230" w:author="ΜΗΤΣΕΑΣ ΗΛΙΑΣ" w:date="2026-01-07T11:40:00Z">
        <w:r w:rsidRPr="004230CA">
          <w:rPr>
            <w:lang w:val="el-GR"/>
          </w:rPr>
          <w:t xml:space="preserve"> με το προφίλ της επιχείρησης</w:t>
        </w:r>
      </w:ins>
    </w:p>
    <w:p w14:paraId="1502DF9D" w14:textId="0615E953" w:rsidR="00551203" w:rsidRPr="004230CA" w:rsidRDefault="00551203">
      <w:pPr>
        <w:pStyle w:val="Web"/>
        <w:spacing w:before="0" w:beforeAutospacing="0" w:after="0" w:afterAutospacing="0"/>
        <w:ind w:left="720"/>
        <w:jc w:val="both"/>
        <w:rPr>
          <w:ins w:id="2231" w:author="ΜΗΤΣΕΑΣ ΗΛΙΑΣ" w:date="2026-01-07T11:39:00Z" w16du:dateUtc="2026-01-07T09:39:00Z"/>
          <w:lang w:val="el-GR"/>
        </w:rPr>
        <w:pPrChange w:id="2232" w:author="ΜΗΤΣΕΑΣ ΗΛΙΑΣ" w:date="2026-01-07T15:10:00Z" w16du:dateUtc="2026-01-07T13:10:00Z">
          <w:pPr>
            <w:pStyle w:val="Web"/>
            <w:spacing w:before="0" w:beforeAutospacing="0" w:after="0" w:afterAutospacing="0"/>
            <w:ind w:left="720"/>
          </w:pPr>
        </w:pPrChange>
      </w:pPr>
      <w:ins w:id="2233" w:author="ΜΗΤΣΕΑΣ ΗΛΙΑΣ" w:date="2026-01-07T11:39:00Z" w16du:dateUtc="2026-01-07T09:39:00Z">
        <w:r w:rsidRPr="004230CA">
          <w:rPr>
            <w:rFonts w:hAnsi="Symbol"/>
          </w:rPr>
          <w:lastRenderedPageBreak/>
          <w:t></w:t>
        </w:r>
        <w:r w:rsidRPr="004230CA">
          <w:rPr>
            <w:lang w:val="el-GR"/>
          </w:rPr>
          <w:t xml:space="preserve">  </w:t>
        </w:r>
      </w:ins>
      <w:ins w:id="2234" w:author="ΜΗΤΣΕΑΣ ΗΛΙΑΣ" w:date="2026-01-07T12:36:00Z" w16du:dateUtc="2026-01-07T10:36:00Z">
        <w:r w:rsidR="00710590">
          <w:rPr>
            <w:lang w:val="el-GR"/>
          </w:rPr>
          <w:t>Εμφάνιση καμπάνιας</w:t>
        </w:r>
      </w:ins>
      <w:ins w:id="2235" w:author="ΜΗΤΣΕΑΣ ΗΛΙΑΣ" w:date="2026-01-07T12:37:00Z" w16du:dateUtc="2026-01-07T10:37:00Z">
        <w:r w:rsidR="00710590">
          <w:rPr>
            <w:lang w:val="el-GR"/>
          </w:rPr>
          <w:t xml:space="preserve"> ως</w:t>
        </w:r>
      </w:ins>
      <w:ins w:id="2236" w:author="ΜΗΤΣΕΑΣ ΗΛΙΑΣ" w:date="2026-01-07T11:41:00Z">
        <w:r w:rsidRPr="004230CA">
          <w:rPr>
            <w:lang w:val="el-GR"/>
          </w:rPr>
          <w:t xml:space="preserve"> διαθέσιμη</w:t>
        </w:r>
      </w:ins>
      <w:ins w:id="2237" w:author="ΜΗΤΣΕΑΣ ΗΛΙΑΣ" w:date="2026-01-07T12:37:00Z" w16du:dateUtc="2026-01-07T10:37:00Z">
        <w:r w:rsidR="00710590">
          <w:rPr>
            <w:lang w:val="el-GR"/>
          </w:rPr>
          <w:t>ς</w:t>
        </w:r>
      </w:ins>
      <w:ins w:id="2238" w:author="ΜΗΤΣΕΑΣ ΗΛΙΑΣ" w:date="2026-01-07T11:41:00Z">
        <w:r w:rsidRPr="004230CA">
          <w:rPr>
            <w:lang w:val="el-GR"/>
          </w:rPr>
          <w:t xml:space="preserve"> στους influencers</w:t>
        </w:r>
      </w:ins>
    </w:p>
    <w:p w14:paraId="600B3648" w14:textId="09440333" w:rsidR="00F348D3" w:rsidRPr="00F3210D" w:rsidRDefault="00551203">
      <w:pPr>
        <w:pStyle w:val="Web"/>
        <w:spacing w:before="0" w:beforeAutospacing="0" w:after="0" w:afterAutospacing="0"/>
        <w:ind w:left="720"/>
        <w:jc w:val="both"/>
        <w:rPr>
          <w:ins w:id="2239" w:author="ΜΗΤΣΕΑΣ ΗΛΙΑΣ" w:date="2026-01-07T12:08:00Z" w16du:dateUtc="2026-01-07T10:08:00Z"/>
          <w:lang w:val="el-GR"/>
        </w:rPr>
        <w:pPrChange w:id="2240" w:author="ΜΗΤΣΕΑΣ ΗΛΙΑΣ" w:date="2026-01-07T15:10:00Z" w16du:dateUtc="2026-01-07T13:10:00Z">
          <w:pPr>
            <w:pStyle w:val="Web"/>
            <w:spacing w:before="0" w:beforeAutospacing="0" w:after="0" w:afterAutospacing="0"/>
            <w:ind w:left="720"/>
          </w:pPr>
        </w:pPrChange>
      </w:pPr>
      <w:ins w:id="2241" w:author="ΜΗΤΣΕΑΣ ΗΛΙΑΣ" w:date="2026-01-07T11:39:00Z" w16du:dateUtc="2026-01-07T09:39:00Z">
        <w:r w:rsidRPr="004230CA">
          <w:rPr>
            <w:rFonts w:hAnsi="Symbol"/>
          </w:rPr>
          <w:t></w:t>
        </w:r>
        <w:r w:rsidRPr="004230CA">
          <w:rPr>
            <w:lang w:val="el-GR"/>
            <w:rPrChange w:id="2242" w:author="ΜΗΤΣΕΑΣ ΗΛΙΑΣ" w:date="2026-01-07T12:21:00Z" w16du:dateUtc="2026-01-07T10:21:00Z">
              <w:rPr/>
            </w:rPrChange>
          </w:rPr>
          <w:t xml:space="preserve">  </w:t>
        </w:r>
      </w:ins>
      <w:ins w:id="2243" w:author="ΜΗΤΣΕΑΣ ΗΛΙΑΣ" w:date="2026-01-07T12:37:00Z" w16du:dateUtc="2026-01-07T10:37:00Z">
        <w:r w:rsidR="00710590">
          <w:rPr>
            <w:lang w:val="el-GR"/>
          </w:rPr>
          <w:t>Έ</w:t>
        </w:r>
      </w:ins>
      <w:ins w:id="2244" w:author="ΜΗΤΣΕΑΣ ΗΛΙΑΣ" w:date="2026-01-07T11:41:00Z">
        <w:r w:rsidRPr="004230CA">
          <w:rPr>
            <w:lang w:val="el-GR"/>
          </w:rPr>
          <w:t>λεγχος εγκυρότητας των δεδομένων</w:t>
        </w:r>
      </w:ins>
    </w:p>
    <w:p w14:paraId="634465B8" w14:textId="5A156FA0" w:rsidR="00614C7F" w:rsidRPr="004230CA" w:rsidRDefault="00614C7F">
      <w:pPr>
        <w:pStyle w:val="ae"/>
        <w:numPr>
          <w:ilvl w:val="0"/>
          <w:numId w:val="45"/>
        </w:numPr>
        <w:jc w:val="both"/>
        <w:rPr>
          <w:ins w:id="2245" w:author="ΜΗΤΣΕΑΣ ΗΛΙΑΣ" w:date="2026-01-07T12:08:00Z" w16du:dateUtc="2026-01-07T10:08:00Z"/>
          <w:sz w:val="24"/>
          <w:szCs w:val="24"/>
          <w:rPrChange w:id="2246" w:author="ΜΗΤΣΕΑΣ ΗΛΙΑΣ" w:date="2026-01-07T12:21:00Z" w16du:dateUtc="2026-01-07T10:21:00Z">
            <w:rPr>
              <w:ins w:id="2247" w:author="ΜΗΤΣΕΑΣ ΗΛΙΑΣ" w:date="2026-01-07T12:08:00Z" w16du:dateUtc="2026-01-07T10:08:00Z"/>
            </w:rPr>
          </w:rPrChange>
        </w:rPr>
        <w:pPrChange w:id="2248" w:author="ΜΗΤΣΕΑΣ ΗΛΙΑΣ" w:date="2026-01-07T15:10:00Z" w16du:dateUtc="2026-01-07T13:10:00Z">
          <w:pPr>
            <w:pStyle w:val="ae"/>
            <w:numPr>
              <w:numId w:val="45"/>
            </w:numPr>
            <w:ind w:hanging="360"/>
          </w:pPr>
        </w:pPrChange>
      </w:pPr>
      <w:ins w:id="2249" w:author="ΜΗΤΣΕΑΣ ΗΛΙΑΣ" w:date="2026-01-07T12:08:00Z" w16du:dateUtc="2026-01-07T10:08:00Z">
        <w:r w:rsidRPr="004230CA">
          <w:rPr>
            <w:sz w:val="24"/>
            <w:szCs w:val="24"/>
            <w:rPrChange w:id="2250" w:author="ΜΗΤΣΕΑΣ ΗΛΙΑΣ" w:date="2026-01-07T12:21:00Z" w16du:dateUtc="2026-01-07T10:21:00Z">
              <w:rPr/>
            </w:rPrChange>
          </w:rPr>
          <w:t xml:space="preserve">Τίτλος : US-B4 – </w:t>
        </w:r>
      </w:ins>
      <w:ins w:id="2251" w:author="ΜΗΤΣΕΑΣ ΗΛΙΑΣ" w:date="2026-01-07T12:09:00Z" w16du:dateUtc="2026-01-07T10:09:00Z">
        <w:r w:rsidRPr="004230CA">
          <w:rPr>
            <w:sz w:val="24"/>
            <w:szCs w:val="24"/>
            <w:rPrChange w:id="2252" w:author="ΜΗΤΣΕΑΣ ΗΛΙΑΣ" w:date="2026-01-07T12:21:00Z" w16du:dateUtc="2026-01-07T10:21:00Z">
              <w:rPr/>
            </w:rPrChange>
          </w:rPr>
          <w:t>Αποστολή Πρότασης Συνεργασίας</w:t>
        </w:r>
      </w:ins>
    </w:p>
    <w:p w14:paraId="51FF3C2E" w14:textId="6FA296C6" w:rsidR="00614C7F" w:rsidRPr="00F314EB" w:rsidRDefault="00614C7F">
      <w:pPr>
        <w:pStyle w:val="ae"/>
        <w:jc w:val="both"/>
        <w:rPr>
          <w:ins w:id="2253" w:author="ΜΗΤΣΕΑΣ ΗΛΙΑΣ" w:date="2026-01-07T12:08:00Z" w16du:dateUtc="2026-01-07T10:08:00Z"/>
          <w:sz w:val="24"/>
          <w:szCs w:val="24"/>
          <w:rPrChange w:id="2254" w:author="ΜΗΤΣΕΑΣ ΗΛΙΑΣ" w:date="2026-01-08T10:37:00Z" w16du:dateUtc="2026-01-08T08:37:00Z">
            <w:rPr>
              <w:ins w:id="2255" w:author="ΜΗΤΣΕΑΣ ΗΛΙΑΣ" w:date="2026-01-07T12:08:00Z" w16du:dateUtc="2026-01-07T10:08:00Z"/>
            </w:rPr>
          </w:rPrChange>
        </w:rPr>
        <w:pPrChange w:id="2256" w:author="ΜΗΤΣΕΑΣ ΗΛΙΑΣ" w:date="2026-01-07T15:10:00Z" w16du:dateUtc="2026-01-07T13:10:00Z">
          <w:pPr>
            <w:pStyle w:val="ae"/>
          </w:pPr>
        </w:pPrChange>
      </w:pPr>
      <w:ins w:id="2257" w:author="ΜΗΤΣΕΑΣ ΗΛΙΑΣ" w:date="2026-01-07T12:08:00Z" w16du:dateUtc="2026-01-07T10:08:00Z">
        <w:r w:rsidRPr="004230CA">
          <w:rPr>
            <w:sz w:val="24"/>
            <w:szCs w:val="24"/>
            <w:lang w:val="en-US"/>
            <w:rPrChange w:id="2258" w:author="ΜΗΤΣΕΑΣ ΗΛΙΑΣ" w:date="2026-01-07T12:21:00Z" w16du:dateUtc="2026-01-07T10:21:00Z">
              <w:rPr>
                <w:lang w:val="en-US"/>
              </w:rPr>
            </w:rPrChange>
          </w:rPr>
          <w:t>User</w:t>
        </w:r>
        <w:r w:rsidRPr="004230CA">
          <w:rPr>
            <w:sz w:val="24"/>
            <w:szCs w:val="24"/>
            <w:rPrChange w:id="2259" w:author="ΜΗΤΣΕΑΣ ΗΛΙΑΣ" w:date="2026-01-07T12:21:00Z" w16du:dateUtc="2026-01-07T10:21:00Z">
              <w:rPr/>
            </w:rPrChange>
          </w:rPr>
          <w:t xml:space="preserve"> </w:t>
        </w:r>
      </w:ins>
      <w:r w:rsidR="00A8509F">
        <w:rPr>
          <w:sz w:val="24"/>
          <w:szCs w:val="24"/>
          <w:lang w:val="en-US"/>
        </w:rPr>
        <w:t>s</w:t>
      </w:r>
      <w:ins w:id="2260" w:author="ΜΗΤΣΕΑΣ ΗΛΙΑΣ" w:date="2026-01-07T12:08:00Z" w16du:dateUtc="2026-01-07T10:08:00Z">
        <w:r w:rsidRPr="004230CA">
          <w:rPr>
            <w:sz w:val="24"/>
            <w:szCs w:val="24"/>
            <w:lang w:val="en-US"/>
            <w:rPrChange w:id="2261" w:author="ΜΗΤΣΕΑΣ ΗΛΙΑΣ" w:date="2026-01-07T12:21:00Z" w16du:dateUtc="2026-01-07T10:21:00Z">
              <w:rPr>
                <w:lang w:val="en-US"/>
              </w:rPr>
            </w:rPrChange>
          </w:rPr>
          <w:t>tory</w:t>
        </w:r>
        <w:r w:rsidRPr="004230CA">
          <w:rPr>
            <w:b/>
            <w:bCs/>
            <w:sz w:val="24"/>
            <w:szCs w:val="24"/>
            <w:rPrChange w:id="2262" w:author="ΜΗΤΣΕΑΣ ΗΛΙΑΣ" w:date="2026-01-07T12:21:00Z" w16du:dateUtc="2026-01-07T10:21:00Z">
              <w:rPr>
                <w:b/>
                <w:bCs/>
              </w:rPr>
            </w:rPrChange>
          </w:rPr>
          <w:t xml:space="preserve">: </w:t>
        </w:r>
      </w:ins>
      <w:ins w:id="2263" w:author="ΜΗΤΣΕΑΣ ΗΛΙΑΣ" w:date="2026-01-07T12:09:00Z" w16du:dateUtc="2026-01-07T10:09:00Z">
        <w:r w:rsidRPr="004230CA">
          <w:rPr>
            <w:sz w:val="24"/>
            <w:szCs w:val="24"/>
            <w:rPrChange w:id="2264" w:author="ΜΗΤΣΕΑΣ ΗΛΙΑΣ" w:date="2026-01-07T12:21:00Z" w16du:dateUtc="2026-01-07T10:21:00Z">
              <w:rPr/>
            </w:rPrChange>
          </w:rPr>
          <w:t xml:space="preserve">Ως </w:t>
        </w:r>
      </w:ins>
      <w:ins w:id="2265" w:author="ΜΗΤΣΕΑΣ ΗΛΙΑΣ" w:date="2026-01-07T12:26:00Z" w16du:dateUtc="2026-01-07T10:26:00Z">
        <w:r w:rsidR="00F348D3">
          <w:rPr>
            <w:sz w:val="24"/>
            <w:szCs w:val="24"/>
          </w:rPr>
          <w:t>ε</w:t>
        </w:r>
      </w:ins>
      <w:ins w:id="2266" w:author="ΜΗΤΣΕΑΣ ΗΛΙΑΣ" w:date="2026-01-07T12:09:00Z" w16du:dateUtc="2026-01-07T10:09:00Z">
        <w:r w:rsidRPr="004230CA">
          <w:rPr>
            <w:sz w:val="24"/>
            <w:szCs w:val="24"/>
            <w:rPrChange w:id="2267" w:author="ΜΗΤΣΕΑΣ ΗΛΙΑΣ" w:date="2026-01-07T12:21:00Z" w16du:dateUtc="2026-01-07T10:21:00Z">
              <w:rPr/>
            </w:rPrChange>
          </w:rPr>
          <w:t>πιχείρηση, θέλω να αποστέλλω προτάσεις συνεργασίας σε influencers, ώστε να ξεκινά η διαδικασία διαπραγμάτευσης</w:t>
        </w:r>
      </w:ins>
    </w:p>
    <w:p w14:paraId="47B47F9C" w14:textId="681750AA" w:rsidR="00614C7F" w:rsidRPr="004230CA" w:rsidRDefault="00614C7F">
      <w:pPr>
        <w:pStyle w:val="ae"/>
        <w:spacing w:after="0"/>
        <w:jc w:val="both"/>
        <w:rPr>
          <w:ins w:id="2268" w:author="ΜΗΤΣΕΑΣ ΗΛΙΑΣ" w:date="2026-01-07T12:08:00Z" w16du:dateUtc="2026-01-07T10:08:00Z"/>
          <w:sz w:val="24"/>
          <w:szCs w:val="24"/>
          <w:rPrChange w:id="2269" w:author="ΜΗΤΣΕΑΣ ΗΛΙΑΣ" w:date="2026-01-07T12:21:00Z" w16du:dateUtc="2026-01-07T10:21:00Z">
            <w:rPr>
              <w:ins w:id="2270" w:author="ΜΗΤΣΕΑΣ ΗΛΙΑΣ" w:date="2026-01-07T12:08:00Z" w16du:dateUtc="2026-01-07T10:08:00Z"/>
            </w:rPr>
          </w:rPrChange>
        </w:rPr>
        <w:pPrChange w:id="2271" w:author="ΜΗΤΣΕΑΣ ΗΛΙΑΣ" w:date="2026-01-07T15:10:00Z" w16du:dateUtc="2026-01-07T13:10:00Z">
          <w:pPr>
            <w:pStyle w:val="ae"/>
            <w:spacing w:after="0"/>
          </w:pPr>
        </w:pPrChange>
      </w:pPr>
      <w:ins w:id="2272" w:author="ΜΗΤΣΕΑΣ ΗΛΙΑΣ" w:date="2026-01-07T12:08:00Z" w16du:dateUtc="2026-01-07T10:08:00Z">
        <w:r w:rsidRPr="004230CA">
          <w:rPr>
            <w:sz w:val="24"/>
            <w:szCs w:val="24"/>
            <w:lang w:val="en-US"/>
            <w:rPrChange w:id="2273" w:author="ΜΗΤΣΕΑΣ ΗΛΙΑΣ" w:date="2026-01-07T12:21:00Z" w16du:dateUtc="2026-01-07T10:21:00Z">
              <w:rPr>
                <w:lang w:val="en-US"/>
              </w:rPr>
            </w:rPrChange>
          </w:rPr>
          <w:t>Acceptance</w:t>
        </w:r>
        <w:r w:rsidRPr="004230CA">
          <w:rPr>
            <w:sz w:val="24"/>
            <w:szCs w:val="24"/>
            <w:rPrChange w:id="2274" w:author="ΜΗΤΣΕΑΣ ΗΛΙΑΣ" w:date="2026-01-07T12:21:00Z" w16du:dateUtc="2026-01-07T10:21:00Z">
              <w:rPr/>
            </w:rPrChange>
          </w:rPr>
          <w:t xml:space="preserve"> </w:t>
        </w:r>
      </w:ins>
      <w:r w:rsidR="00A8509F">
        <w:rPr>
          <w:sz w:val="24"/>
          <w:szCs w:val="24"/>
          <w:lang w:val="en-US"/>
        </w:rPr>
        <w:t>c</w:t>
      </w:r>
      <w:ins w:id="2275" w:author="ΜΗΤΣΕΑΣ ΗΛΙΑΣ" w:date="2026-01-07T12:08:00Z" w16du:dateUtc="2026-01-07T10:08:00Z">
        <w:r w:rsidRPr="004230CA">
          <w:rPr>
            <w:sz w:val="24"/>
            <w:szCs w:val="24"/>
            <w:lang w:val="en-US"/>
            <w:rPrChange w:id="2276" w:author="ΜΗΤΣΕΑΣ ΗΛΙΑΣ" w:date="2026-01-07T12:21:00Z" w16du:dateUtc="2026-01-07T10:21:00Z">
              <w:rPr>
                <w:lang w:val="en-US"/>
              </w:rPr>
            </w:rPrChange>
          </w:rPr>
          <w:t>riteria</w:t>
        </w:r>
        <w:r w:rsidRPr="004230CA">
          <w:rPr>
            <w:sz w:val="24"/>
            <w:szCs w:val="24"/>
            <w:rPrChange w:id="2277" w:author="ΜΗΤΣΕΑΣ ΗΛΙΑΣ" w:date="2026-01-07T12:21:00Z" w16du:dateUtc="2026-01-07T10:21:00Z">
              <w:rPr/>
            </w:rPrChange>
          </w:rPr>
          <w:t>:</w:t>
        </w:r>
      </w:ins>
    </w:p>
    <w:p w14:paraId="729067C6" w14:textId="45D54208" w:rsidR="00614C7F" w:rsidRPr="004230CA" w:rsidRDefault="00614C7F">
      <w:pPr>
        <w:pStyle w:val="Web"/>
        <w:spacing w:before="0" w:beforeAutospacing="0" w:after="0" w:afterAutospacing="0"/>
        <w:ind w:left="720"/>
        <w:jc w:val="both"/>
        <w:rPr>
          <w:ins w:id="2278" w:author="ΜΗΤΣΕΑΣ ΗΛΙΑΣ" w:date="2026-01-07T12:08:00Z" w16du:dateUtc="2026-01-07T10:08:00Z"/>
          <w:lang w:val="el-GR"/>
        </w:rPr>
        <w:pPrChange w:id="2279" w:author="ΜΗΤΣΕΑΣ ΗΛΙΑΣ" w:date="2026-01-07T15:10:00Z" w16du:dateUtc="2026-01-07T13:10:00Z">
          <w:pPr>
            <w:pStyle w:val="Web"/>
            <w:spacing w:before="0" w:beforeAutospacing="0" w:after="0" w:afterAutospacing="0"/>
            <w:ind w:left="720"/>
          </w:pPr>
        </w:pPrChange>
      </w:pPr>
      <w:ins w:id="2280" w:author="ΜΗΤΣΕΑΣ ΗΛΙΑΣ" w:date="2026-01-07T12:08:00Z" w16du:dateUtc="2026-01-07T10:08:00Z">
        <w:r w:rsidRPr="004230CA">
          <w:rPr>
            <w:rFonts w:hAnsi="Symbol"/>
          </w:rPr>
          <w:t></w:t>
        </w:r>
        <w:r w:rsidRPr="004230CA">
          <w:rPr>
            <w:lang w:val="el-GR"/>
          </w:rPr>
          <w:t xml:space="preserve">  </w:t>
        </w:r>
      </w:ins>
      <w:ins w:id="2281" w:author="ΜΗΤΣΕΑΣ ΗΛΙΑΣ" w:date="2026-01-07T12:37:00Z" w16du:dateUtc="2026-01-07T10:37:00Z">
        <w:r w:rsidR="00710590">
          <w:rPr>
            <w:lang w:val="el-GR"/>
          </w:rPr>
          <w:t>Δυνατότητα α</w:t>
        </w:r>
      </w:ins>
      <w:ins w:id="2282" w:author="ΜΗΤΣΕΑΣ ΗΛΙΑΣ" w:date="2026-01-07T12:09:00Z" w16du:dateUtc="2026-01-07T10:09:00Z">
        <w:r w:rsidRPr="004230CA">
          <w:rPr>
            <w:lang w:val="el-GR"/>
          </w:rPr>
          <w:t>ποσ</w:t>
        </w:r>
      </w:ins>
      <w:ins w:id="2283" w:author="ΜΗΤΣΕΑΣ ΗΛΙΑΣ" w:date="2026-01-07T12:10:00Z" w16du:dateUtc="2026-01-07T10:10:00Z">
        <w:r w:rsidRPr="004230CA">
          <w:rPr>
            <w:lang w:val="el-GR"/>
          </w:rPr>
          <w:t>τολή</w:t>
        </w:r>
      </w:ins>
      <w:ins w:id="2284" w:author="ΜΗΤΣΕΑΣ ΗΛΙΑΣ" w:date="2026-01-07T12:37:00Z" w16du:dateUtc="2026-01-07T10:37:00Z">
        <w:r w:rsidR="00710590">
          <w:rPr>
            <w:lang w:val="el-GR"/>
          </w:rPr>
          <w:t>ς</w:t>
        </w:r>
      </w:ins>
      <w:ins w:id="2285" w:author="ΜΗΤΣΕΑΣ ΗΛΙΑΣ" w:date="2026-01-07T12:10:00Z" w16du:dateUtc="2026-01-07T10:10:00Z">
        <w:r w:rsidRPr="004230CA">
          <w:rPr>
            <w:lang w:val="el-GR"/>
          </w:rPr>
          <w:t xml:space="preserve"> μ</w:t>
        </w:r>
      </w:ins>
      <w:ins w:id="2286" w:author="ΜΗΤΣΕΑΣ ΗΛΙΑΣ" w:date="2026-01-07T12:31:00Z" w16du:dateUtc="2026-01-07T10:31:00Z">
        <w:r w:rsidR="00F348D3">
          <w:rPr>
            <w:lang w:val="el-GR"/>
          </w:rPr>
          <w:t>η</w:t>
        </w:r>
      </w:ins>
      <w:ins w:id="2287" w:author="ΜΗΤΣΕΑΣ ΗΛΙΑΣ" w:date="2026-01-07T12:10:00Z" w16du:dateUtc="2026-01-07T10:10:00Z">
        <w:r w:rsidRPr="004230CA">
          <w:rPr>
            <w:lang w:val="el-GR"/>
          </w:rPr>
          <w:t>ν</w:t>
        </w:r>
      </w:ins>
      <w:ins w:id="2288" w:author="ΜΗΤΣΕΑΣ ΗΛΙΑΣ" w:date="2026-01-07T12:31:00Z" w16du:dateUtc="2026-01-07T10:31:00Z">
        <w:r w:rsidR="00F348D3">
          <w:rPr>
            <w:lang w:val="el-GR"/>
          </w:rPr>
          <w:t>ύ</w:t>
        </w:r>
      </w:ins>
      <w:ins w:id="2289" w:author="ΜΗΤΣΕΑΣ ΗΛΙΑΣ" w:date="2026-01-07T12:10:00Z" w16du:dateUtc="2026-01-07T10:10:00Z">
        <w:r w:rsidRPr="004230CA">
          <w:rPr>
            <w:lang w:val="el-GR"/>
          </w:rPr>
          <w:t>ματος</w:t>
        </w:r>
      </w:ins>
    </w:p>
    <w:p w14:paraId="28EA0A8C" w14:textId="1E879131" w:rsidR="00614C7F" w:rsidRPr="004230CA" w:rsidRDefault="00614C7F">
      <w:pPr>
        <w:pStyle w:val="Web"/>
        <w:spacing w:before="0" w:beforeAutospacing="0" w:after="0" w:afterAutospacing="0"/>
        <w:ind w:left="720"/>
        <w:jc w:val="both"/>
        <w:rPr>
          <w:ins w:id="2290" w:author="ΜΗΤΣΕΑΣ ΗΛΙΑΣ" w:date="2026-01-07T12:08:00Z" w16du:dateUtc="2026-01-07T10:08:00Z"/>
          <w:lang w:val="el-GR"/>
        </w:rPr>
        <w:pPrChange w:id="2291" w:author="ΜΗΤΣΕΑΣ ΗΛΙΑΣ" w:date="2026-01-07T15:10:00Z" w16du:dateUtc="2026-01-07T13:10:00Z">
          <w:pPr>
            <w:pStyle w:val="Web"/>
            <w:spacing w:before="0" w:beforeAutospacing="0" w:after="0" w:afterAutospacing="0"/>
            <w:ind w:left="720"/>
          </w:pPr>
        </w:pPrChange>
      </w:pPr>
      <w:ins w:id="2292" w:author="ΜΗΤΣΕΑΣ ΗΛΙΑΣ" w:date="2026-01-07T12:08:00Z" w16du:dateUtc="2026-01-07T10:08:00Z">
        <w:r w:rsidRPr="004230CA">
          <w:rPr>
            <w:rFonts w:hAnsi="Symbol"/>
          </w:rPr>
          <w:t></w:t>
        </w:r>
        <w:r w:rsidRPr="004230CA">
          <w:rPr>
            <w:lang w:val="el-GR"/>
          </w:rPr>
          <w:t xml:space="preserve">  </w:t>
        </w:r>
      </w:ins>
      <w:ins w:id="2293" w:author="ΜΗΤΣΕΑΣ ΗΛΙΑΣ" w:date="2026-01-07T12:10:00Z" w16du:dateUtc="2026-01-07T10:10:00Z">
        <w:r w:rsidRPr="004230CA">
          <w:rPr>
            <w:lang w:val="el-GR"/>
          </w:rPr>
          <w:t>Επιβεβαίωση αποστολής μ</w:t>
        </w:r>
      </w:ins>
      <w:ins w:id="2294" w:author="ΜΗΤΣΕΑΣ ΗΛΙΑΣ" w:date="2026-01-07T12:31:00Z" w16du:dateUtc="2026-01-07T10:31:00Z">
        <w:r w:rsidR="00F348D3">
          <w:rPr>
            <w:lang w:val="el-GR"/>
          </w:rPr>
          <w:t>η</w:t>
        </w:r>
      </w:ins>
      <w:ins w:id="2295" w:author="ΜΗΤΣΕΑΣ ΗΛΙΑΣ" w:date="2026-01-07T12:10:00Z" w16du:dateUtc="2026-01-07T10:10:00Z">
        <w:r w:rsidRPr="004230CA">
          <w:rPr>
            <w:lang w:val="el-GR"/>
          </w:rPr>
          <w:t>ν</w:t>
        </w:r>
      </w:ins>
      <w:ins w:id="2296" w:author="ΜΗΤΣΕΑΣ ΗΛΙΑΣ" w:date="2026-01-07T12:31:00Z" w16du:dateUtc="2026-01-07T10:31:00Z">
        <w:r w:rsidR="00F348D3">
          <w:rPr>
            <w:lang w:val="el-GR"/>
          </w:rPr>
          <w:t>ύ</w:t>
        </w:r>
      </w:ins>
      <w:ins w:id="2297" w:author="ΜΗΤΣΕΑΣ ΗΛΙΑΣ" w:date="2026-01-07T12:10:00Z" w16du:dateUtc="2026-01-07T10:10:00Z">
        <w:r w:rsidRPr="004230CA">
          <w:rPr>
            <w:lang w:val="el-GR"/>
          </w:rPr>
          <w:t>ματος συνεργασίας</w:t>
        </w:r>
      </w:ins>
    </w:p>
    <w:p w14:paraId="7136E5DB" w14:textId="113B7A05" w:rsidR="00F348D3" w:rsidRPr="00F348D3" w:rsidRDefault="00614C7F">
      <w:pPr>
        <w:pStyle w:val="Web"/>
        <w:spacing w:before="0" w:beforeAutospacing="0" w:after="0" w:afterAutospacing="0"/>
        <w:ind w:left="720"/>
        <w:jc w:val="both"/>
        <w:rPr>
          <w:ins w:id="2298" w:author="ΜΗΤΣΕΑΣ ΗΛΙΑΣ" w:date="2026-01-07T11:41:00Z" w16du:dateUtc="2026-01-07T09:41:00Z"/>
          <w:lang w:val="el-GR"/>
          <w:rPrChange w:id="2299" w:author="ΜΗΤΣΕΑΣ ΗΛΙΑΣ" w:date="2026-01-07T12:32:00Z" w16du:dateUtc="2026-01-07T10:32:00Z">
            <w:rPr>
              <w:ins w:id="2300" w:author="ΜΗΤΣΕΑΣ ΗΛΙΑΣ" w:date="2026-01-07T11:41:00Z" w16du:dateUtc="2026-01-07T09:41:00Z"/>
            </w:rPr>
          </w:rPrChange>
        </w:rPr>
        <w:pPrChange w:id="2301" w:author="ΜΗΤΣΕΑΣ ΗΛΙΑΣ" w:date="2026-01-07T15:10:00Z" w16du:dateUtc="2026-01-07T13:10:00Z">
          <w:pPr>
            <w:pStyle w:val="Web"/>
            <w:spacing w:before="0" w:beforeAutospacing="0" w:after="0" w:afterAutospacing="0"/>
            <w:ind w:left="720"/>
          </w:pPr>
        </w:pPrChange>
      </w:pPr>
      <w:ins w:id="2302" w:author="ΜΗΤΣΕΑΣ ΗΛΙΑΣ" w:date="2026-01-07T12:08:00Z" w16du:dateUtc="2026-01-07T10:08:00Z">
        <w:r w:rsidRPr="004230CA">
          <w:rPr>
            <w:rFonts w:hAnsi="Symbol"/>
          </w:rPr>
          <w:t></w:t>
        </w:r>
        <w:r w:rsidRPr="004230CA">
          <w:rPr>
            <w:lang w:val="el-GR"/>
          </w:rPr>
          <w:t xml:space="preserve">  </w:t>
        </w:r>
      </w:ins>
      <w:ins w:id="2303" w:author="ΜΗΤΣΕΑΣ ΗΛΙΑΣ" w:date="2026-01-07T12:10:00Z" w16du:dateUtc="2026-01-07T10:10:00Z">
        <w:r w:rsidRPr="004230CA">
          <w:rPr>
            <w:lang w:val="el-GR"/>
          </w:rPr>
          <w:t xml:space="preserve">Κατάσταση </w:t>
        </w:r>
      </w:ins>
      <w:ins w:id="2304" w:author="ΜΗΤΣΕΑΣ ΗΛΙΑΣ" w:date="2026-01-07T12:11:00Z" w16du:dateUtc="2026-01-07T10:11:00Z">
        <w:r w:rsidRPr="004230CA">
          <w:rPr>
            <w:lang w:val="el-GR"/>
          </w:rPr>
          <w:t>πρ</w:t>
        </w:r>
      </w:ins>
      <w:ins w:id="2305" w:author="ΜΗΤΣΕΑΣ ΗΛΙΑΣ" w:date="2026-01-07T12:32:00Z" w16du:dateUtc="2026-01-07T10:32:00Z">
        <w:r w:rsidR="00F348D3">
          <w:rPr>
            <w:lang w:val="el-GR"/>
          </w:rPr>
          <w:t>ό</w:t>
        </w:r>
      </w:ins>
      <w:ins w:id="2306" w:author="ΜΗΤΣΕΑΣ ΗΛΙΑΣ" w:date="2026-01-07T12:11:00Z" w16du:dateUtc="2026-01-07T10:11:00Z">
        <w:r w:rsidRPr="004230CA">
          <w:rPr>
            <w:lang w:val="el-GR"/>
          </w:rPr>
          <w:t>ταση</w:t>
        </w:r>
      </w:ins>
      <w:ins w:id="2307" w:author="ΜΗΤΣΕΑΣ ΗΛΙΑΣ" w:date="2026-01-07T12:37:00Z" w16du:dateUtc="2026-01-07T10:37:00Z">
        <w:r w:rsidR="00710590">
          <w:rPr>
            <w:lang w:val="el-GR"/>
          </w:rPr>
          <w:t>ς</w:t>
        </w:r>
      </w:ins>
      <w:ins w:id="2308" w:author="ΜΗΤΣΕΑΣ ΗΛΙΑΣ" w:date="2026-01-07T12:11:00Z" w16du:dateUtc="2026-01-07T10:11:00Z">
        <w:r w:rsidRPr="004230CA">
          <w:rPr>
            <w:lang w:val="el-GR"/>
          </w:rPr>
          <w:t xml:space="preserve"> συνεργασίας (</w:t>
        </w:r>
      </w:ins>
      <w:ins w:id="2309" w:author="ΜΗΤΣΕΑΣ ΗΛΙΑΣ" w:date="2026-01-07T12:40:00Z" w16du:dateUtc="2026-01-07T10:40:00Z">
        <w:r w:rsidR="00710590">
          <w:rPr>
            <w:lang w:val="el-GR"/>
          </w:rPr>
          <w:t>αποδεκτή</w:t>
        </w:r>
      </w:ins>
      <w:ins w:id="2310" w:author="ΜΗΤΣΕΑΣ ΗΛΙΑΣ" w:date="2026-01-07T12:11:00Z" w16du:dateUtc="2026-01-07T10:11:00Z">
        <w:r w:rsidRPr="004230CA">
          <w:rPr>
            <w:lang w:val="el-GR"/>
          </w:rPr>
          <w:t xml:space="preserve">, </w:t>
        </w:r>
      </w:ins>
      <w:ins w:id="2311" w:author="ΜΗΤΣΕΑΣ ΗΛΙΑΣ" w:date="2026-01-07T12:40:00Z">
        <w:r w:rsidR="00710590" w:rsidRPr="00710590">
          <w:rPr>
            <w:lang w:val="el-GR"/>
          </w:rPr>
          <w:t>απορριφθείσα</w:t>
        </w:r>
      </w:ins>
      <w:ins w:id="2312" w:author="ΜΗΤΣΕΑΣ ΗΛΙΑΣ" w:date="2026-01-07T12:11:00Z" w16du:dateUtc="2026-01-07T10:11:00Z">
        <w:r w:rsidRPr="004230CA">
          <w:rPr>
            <w:lang w:val="el-GR"/>
          </w:rPr>
          <w:t xml:space="preserve">, </w:t>
        </w:r>
      </w:ins>
      <w:ins w:id="2313" w:author="ΜΗΤΣΕΑΣ ΗΛΙΑΣ" w:date="2026-01-07T12:40:00Z" w16du:dateUtc="2026-01-07T10:40:00Z">
        <w:r w:rsidR="00710590">
          <w:rPr>
            <w:lang w:val="el-GR"/>
          </w:rPr>
          <w:t xml:space="preserve">σε </w:t>
        </w:r>
      </w:ins>
      <w:ins w:id="2314" w:author="ΜΗΤΣΕΑΣ ΗΛΙΑΣ" w:date="2026-01-07T12:40:00Z">
        <w:r w:rsidR="00710590" w:rsidRPr="00710590">
          <w:rPr>
            <w:lang w:val="el-GR"/>
          </w:rPr>
          <w:t>εκκρεμότητα</w:t>
        </w:r>
      </w:ins>
      <w:ins w:id="2315" w:author="ΜΗΤΣΕΑΣ ΗΛΙΑΣ" w:date="2026-01-07T12:12:00Z" w16du:dateUtc="2026-01-07T10:12:00Z">
        <w:r w:rsidRPr="004230CA">
          <w:rPr>
            <w:lang w:val="el-GR"/>
          </w:rPr>
          <w:t>)</w:t>
        </w:r>
      </w:ins>
    </w:p>
    <w:p w14:paraId="7AF1FC7F" w14:textId="43A63BE0" w:rsidR="00551203" w:rsidRPr="004230CA" w:rsidRDefault="00551203">
      <w:pPr>
        <w:pStyle w:val="ae"/>
        <w:numPr>
          <w:ilvl w:val="0"/>
          <w:numId w:val="45"/>
        </w:numPr>
        <w:jc w:val="both"/>
        <w:rPr>
          <w:ins w:id="2316" w:author="ΜΗΤΣΕΑΣ ΗΛΙΑΣ" w:date="2026-01-07T11:41:00Z" w16du:dateUtc="2026-01-07T09:41:00Z"/>
          <w:sz w:val="24"/>
          <w:szCs w:val="24"/>
          <w:rPrChange w:id="2317" w:author="ΜΗΤΣΕΑΣ ΗΛΙΑΣ" w:date="2026-01-07T12:21:00Z" w16du:dateUtc="2026-01-07T10:21:00Z">
            <w:rPr>
              <w:ins w:id="2318" w:author="ΜΗΤΣΕΑΣ ΗΛΙΑΣ" w:date="2026-01-07T11:41:00Z" w16du:dateUtc="2026-01-07T09:41:00Z"/>
            </w:rPr>
          </w:rPrChange>
        </w:rPr>
        <w:pPrChange w:id="2319" w:author="ΜΗΤΣΕΑΣ ΗΛΙΑΣ" w:date="2026-01-07T15:10:00Z" w16du:dateUtc="2026-01-07T13:10:00Z">
          <w:pPr>
            <w:pStyle w:val="ae"/>
            <w:numPr>
              <w:numId w:val="45"/>
            </w:numPr>
            <w:ind w:hanging="360"/>
          </w:pPr>
        </w:pPrChange>
      </w:pPr>
      <w:ins w:id="2320" w:author="ΜΗΤΣΕΑΣ ΗΛΙΑΣ" w:date="2026-01-07T11:41:00Z" w16du:dateUtc="2026-01-07T09:41:00Z">
        <w:r w:rsidRPr="004230CA">
          <w:rPr>
            <w:sz w:val="24"/>
            <w:szCs w:val="24"/>
            <w:rPrChange w:id="2321" w:author="ΜΗΤΣΕΑΣ ΗΛΙΑΣ" w:date="2026-01-07T12:21:00Z" w16du:dateUtc="2026-01-07T10:21:00Z">
              <w:rPr/>
            </w:rPrChange>
          </w:rPr>
          <w:t>Τίτλος : US-B</w:t>
        </w:r>
      </w:ins>
      <w:ins w:id="2322" w:author="ΜΗΤΣΕΑΣ ΗΛΙΑΣ" w:date="2026-01-07T12:22:00Z" w16du:dateUtc="2026-01-07T10:22:00Z">
        <w:r w:rsidR="004230CA">
          <w:rPr>
            <w:sz w:val="24"/>
            <w:szCs w:val="24"/>
          </w:rPr>
          <w:t>5</w:t>
        </w:r>
      </w:ins>
      <w:ins w:id="2323" w:author="ΜΗΤΣΕΑΣ ΗΛΙΑΣ" w:date="2026-01-07T11:41:00Z" w16du:dateUtc="2026-01-07T09:41:00Z">
        <w:r w:rsidRPr="004230CA">
          <w:rPr>
            <w:sz w:val="24"/>
            <w:szCs w:val="24"/>
            <w:rPrChange w:id="2324" w:author="ΜΗΤΣΕΑΣ ΗΛΙΑΣ" w:date="2026-01-07T12:21:00Z" w16du:dateUtc="2026-01-07T10:21:00Z">
              <w:rPr/>
            </w:rPrChange>
          </w:rPr>
          <w:t xml:space="preserve"> – </w:t>
        </w:r>
      </w:ins>
      <w:ins w:id="2325" w:author="ΜΗΤΣΕΑΣ ΗΛΙΑΣ" w:date="2026-01-07T11:42:00Z">
        <w:r w:rsidRPr="004230CA">
          <w:rPr>
            <w:sz w:val="24"/>
            <w:szCs w:val="24"/>
            <w:rPrChange w:id="2326" w:author="ΜΗΤΣΕΑΣ ΗΛΙΑΣ" w:date="2026-01-07T12:21:00Z" w16du:dateUtc="2026-01-07T10:21:00Z">
              <w:rPr/>
            </w:rPrChange>
          </w:rPr>
          <w:t>Αναζήτηση και αξιολόγηση influencers</w:t>
        </w:r>
      </w:ins>
    </w:p>
    <w:p w14:paraId="307093F7" w14:textId="4B62FCE7" w:rsidR="00551203" w:rsidRPr="00F314EB" w:rsidRDefault="00551203">
      <w:pPr>
        <w:pStyle w:val="ae"/>
        <w:jc w:val="both"/>
        <w:rPr>
          <w:ins w:id="2327" w:author="ΜΗΤΣΕΑΣ ΗΛΙΑΣ" w:date="2026-01-07T11:41:00Z" w16du:dateUtc="2026-01-07T09:41:00Z"/>
          <w:sz w:val="24"/>
          <w:szCs w:val="24"/>
          <w:rPrChange w:id="2328" w:author="ΜΗΤΣΕΑΣ ΗΛΙΑΣ" w:date="2026-01-08T10:37:00Z" w16du:dateUtc="2026-01-08T08:37:00Z">
            <w:rPr>
              <w:ins w:id="2329" w:author="ΜΗΤΣΕΑΣ ΗΛΙΑΣ" w:date="2026-01-07T11:41:00Z" w16du:dateUtc="2026-01-07T09:41:00Z"/>
            </w:rPr>
          </w:rPrChange>
        </w:rPr>
        <w:pPrChange w:id="2330" w:author="ΜΗΤΣΕΑΣ ΗΛΙΑΣ" w:date="2026-01-07T15:10:00Z" w16du:dateUtc="2026-01-07T13:10:00Z">
          <w:pPr>
            <w:pStyle w:val="ae"/>
          </w:pPr>
        </w:pPrChange>
      </w:pPr>
      <w:ins w:id="2331" w:author="ΜΗΤΣΕΑΣ ΗΛΙΑΣ" w:date="2026-01-07T11:41:00Z" w16du:dateUtc="2026-01-07T09:41:00Z">
        <w:r w:rsidRPr="004230CA">
          <w:rPr>
            <w:sz w:val="24"/>
            <w:szCs w:val="24"/>
            <w:lang w:val="en-US"/>
            <w:rPrChange w:id="2332" w:author="ΜΗΤΣΕΑΣ ΗΛΙΑΣ" w:date="2026-01-07T12:21:00Z" w16du:dateUtc="2026-01-07T10:21:00Z">
              <w:rPr>
                <w:lang w:val="en-US"/>
              </w:rPr>
            </w:rPrChange>
          </w:rPr>
          <w:t>User</w:t>
        </w:r>
        <w:r w:rsidRPr="004230CA">
          <w:rPr>
            <w:sz w:val="24"/>
            <w:szCs w:val="24"/>
            <w:rPrChange w:id="2333" w:author="ΜΗΤΣΕΑΣ ΗΛΙΑΣ" w:date="2026-01-07T12:21:00Z" w16du:dateUtc="2026-01-07T10:21:00Z">
              <w:rPr/>
            </w:rPrChange>
          </w:rPr>
          <w:t xml:space="preserve"> </w:t>
        </w:r>
      </w:ins>
      <w:r w:rsidR="00A8509F">
        <w:rPr>
          <w:sz w:val="24"/>
          <w:szCs w:val="24"/>
          <w:lang w:val="en-US"/>
        </w:rPr>
        <w:t>s</w:t>
      </w:r>
      <w:ins w:id="2334" w:author="ΜΗΤΣΕΑΣ ΗΛΙΑΣ" w:date="2026-01-07T11:41:00Z" w16du:dateUtc="2026-01-07T09:41:00Z">
        <w:r w:rsidRPr="004230CA">
          <w:rPr>
            <w:sz w:val="24"/>
            <w:szCs w:val="24"/>
            <w:lang w:val="en-US"/>
            <w:rPrChange w:id="2335" w:author="ΜΗΤΣΕΑΣ ΗΛΙΑΣ" w:date="2026-01-07T12:21:00Z" w16du:dateUtc="2026-01-07T10:21:00Z">
              <w:rPr>
                <w:lang w:val="en-US"/>
              </w:rPr>
            </w:rPrChange>
          </w:rPr>
          <w:t>tory</w:t>
        </w:r>
        <w:r w:rsidRPr="004230CA">
          <w:rPr>
            <w:b/>
            <w:bCs/>
            <w:sz w:val="24"/>
            <w:szCs w:val="24"/>
            <w:rPrChange w:id="2336" w:author="ΜΗΤΣΕΑΣ ΗΛΙΑΣ" w:date="2026-01-07T12:21:00Z" w16du:dateUtc="2026-01-07T10:21:00Z">
              <w:rPr>
                <w:b/>
                <w:bCs/>
              </w:rPr>
            </w:rPrChange>
          </w:rPr>
          <w:t xml:space="preserve">: </w:t>
        </w:r>
      </w:ins>
      <w:ins w:id="2337" w:author="ΜΗΤΣΕΑΣ ΗΛΙΑΣ" w:date="2026-01-07T11:42:00Z">
        <w:r w:rsidRPr="004230CA">
          <w:rPr>
            <w:sz w:val="24"/>
            <w:szCs w:val="24"/>
            <w:rPrChange w:id="2338" w:author="ΜΗΤΣΕΑΣ ΗΛΙΑΣ" w:date="2026-01-07T12:21:00Z" w16du:dateUtc="2026-01-07T10:21:00Z">
              <w:rPr/>
            </w:rPrChange>
          </w:rPr>
          <w:t xml:space="preserve">Ως </w:t>
        </w:r>
      </w:ins>
      <w:ins w:id="2339" w:author="ΜΗΤΣΕΑΣ ΗΛΙΑΣ" w:date="2026-01-07T12:26:00Z" w16du:dateUtc="2026-01-07T10:26:00Z">
        <w:r w:rsidR="00F348D3">
          <w:rPr>
            <w:sz w:val="24"/>
            <w:szCs w:val="24"/>
          </w:rPr>
          <w:t>ε</w:t>
        </w:r>
      </w:ins>
      <w:ins w:id="2340" w:author="ΜΗΤΣΕΑΣ ΗΛΙΑΣ" w:date="2026-01-07T11:42:00Z">
        <w:r w:rsidRPr="004230CA">
          <w:rPr>
            <w:sz w:val="24"/>
            <w:szCs w:val="24"/>
            <w:rPrChange w:id="2341" w:author="ΜΗΤΣΕΑΣ ΗΛΙΑΣ" w:date="2026-01-07T12:21:00Z" w16du:dateUtc="2026-01-07T10:21:00Z">
              <w:rPr/>
            </w:rPrChange>
          </w:rPr>
          <w:t xml:space="preserve">πιχείρηση, θέλω να αναζητώ influencers βάσει θεματολογίας, </w:t>
        </w:r>
      </w:ins>
      <w:r w:rsidR="00F3210D">
        <w:rPr>
          <w:sz w:val="24"/>
          <w:szCs w:val="24"/>
        </w:rPr>
        <w:t>δείκτη αλληλεπίδρασης</w:t>
      </w:r>
      <w:ins w:id="2342" w:author="ΜΗΤΣΕΑΣ ΗΛΙΑΣ" w:date="2026-01-07T11:42:00Z">
        <w:r w:rsidRPr="004230CA">
          <w:rPr>
            <w:sz w:val="24"/>
            <w:szCs w:val="24"/>
            <w:rPrChange w:id="2343" w:author="ΜΗΤΣΕΑΣ ΗΛΙΑΣ" w:date="2026-01-07T12:21:00Z" w16du:dateUtc="2026-01-07T10:21:00Z">
              <w:rPr/>
            </w:rPrChange>
          </w:rPr>
          <w:t>, ποιότητας κοινού και συναισθηματικού δείκτη, ώστε να εντοπίζω συνεργάτες υψηλής συνάφειας</w:t>
        </w:r>
      </w:ins>
    </w:p>
    <w:p w14:paraId="69E94012" w14:textId="18F4E814" w:rsidR="00551203" w:rsidRPr="00F3210D" w:rsidRDefault="00551203">
      <w:pPr>
        <w:pStyle w:val="ae"/>
        <w:spacing w:after="0"/>
        <w:jc w:val="both"/>
        <w:rPr>
          <w:ins w:id="2344" w:author="ΜΗΤΣΕΑΣ ΗΛΙΑΣ" w:date="2026-01-07T11:41:00Z" w16du:dateUtc="2026-01-07T09:41:00Z"/>
          <w:sz w:val="24"/>
          <w:szCs w:val="24"/>
          <w:rPrChange w:id="2345" w:author="ΜΗΤΣΕΑΣ ΗΛΙΑΣ" w:date="2026-01-07T12:38:00Z" w16du:dateUtc="2026-01-07T10:38:00Z">
            <w:rPr>
              <w:ins w:id="2346" w:author="ΜΗΤΣΕΑΣ ΗΛΙΑΣ" w:date="2026-01-07T11:41:00Z" w16du:dateUtc="2026-01-07T09:41:00Z"/>
            </w:rPr>
          </w:rPrChange>
        </w:rPr>
        <w:pPrChange w:id="2347" w:author="ΜΗΤΣΕΑΣ ΗΛΙΑΣ" w:date="2026-01-07T15:10:00Z" w16du:dateUtc="2026-01-07T13:10:00Z">
          <w:pPr>
            <w:pStyle w:val="ae"/>
            <w:spacing w:after="0"/>
          </w:pPr>
        </w:pPrChange>
      </w:pPr>
      <w:ins w:id="2348" w:author="ΜΗΤΣΕΑΣ ΗΛΙΑΣ" w:date="2026-01-07T11:41:00Z" w16du:dateUtc="2026-01-07T09:41:00Z">
        <w:r w:rsidRPr="004230CA">
          <w:rPr>
            <w:sz w:val="24"/>
            <w:szCs w:val="24"/>
            <w:lang w:val="en-US"/>
            <w:rPrChange w:id="2349" w:author="ΜΗΤΣΕΑΣ ΗΛΙΑΣ" w:date="2026-01-07T12:21:00Z" w16du:dateUtc="2026-01-07T10:21:00Z">
              <w:rPr>
                <w:lang w:val="en-US"/>
              </w:rPr>
            </w:rPrChange>
          </w:rPr>
          <w:t>Acceptance</w:t>
        </w:r>
        <w:r w:rsidRPr="00F3210D">
          <w:rPr>
            <w:sz w:val="24"/>
            <w:szCs w:val="24"/>
            <w:rPrChange w:id="2350" w:author="ΜΗΤΣΕΑΣ ΗΛΙΑΣ" w:date="2026-01-07T12:38:00Z" w16du:dateUtc="2026-01-07T10:38:00Z">
              <w:rPr/>
            </w:rPrChange>
          </w:rPr>
          <w:t xml:space="preserve"> </w:t>
        </w:r>
      </w:ins>
      <w:r w:rsidR="00A8509F">
        <w:rPr>
          <w:sz w:val="24"/>
          <w:szCs w:val="24"/>
          <w:lang w:val="en-US"/>
        </w:rPr>
        <w:t>c</w:t>
      </w:r>
      <w:ins w:id="2351" w:author="ΜΗΤΣΕΑΣ ΗΛΙΑΣ" w:date="2026-01-07T11:41:00Z" w16du:dateUtc="2026-01-07T09:41:00Z">
        <w:r w:rsidRPr="004230CA">
          <w:rPr>
            <w:sz w:val="24"/>
            <w:szCs w:val="24"/>
            <w:lang w:val="en-US"/>
            <w:rPrChange w:id="2352" w:author="ΜΗΤΣΕΑΣ ΗΛΙΑΣ" w:date="2026-01-07T12:21:00Z" w16du:dateUtc="2026-01-07T10:21:00Z">
              <w:rPr>
                <w:lang w:val="en-US"/>
              </w:rPr>
            </w:rPrChange>
          </w:rPr>
          <w:t>riteria</w:t>
        </w:r>
        <w:r w:rsidRPr="00F3210D">
          <w:rPr>
            <w:sz w:val="24"/>
            <w:szCs w:val="24"/>
            <w:rPrChange w:id="2353" w:author="ΜΗΤΣΕΑΣ ΗΛΙΑΣ" w:date="2026-01-07T12:38:00Z" w16du:dateUtc="2026-01-07T10:38:00Z">
              <w:rPr/>
            </w:rPrChange>
          </w:rPr>
          <w:t>:</w:t>
        </w:r>
      </w:ins>
    </w:p>
    <w:p w14:paraId="344BEE79" w14:textId="22FBADA1" w:rsidR="00551203" w:rsidRPr="00F314EB" w:rsidRDefault="00551203">
      <w:pPr>
        <w:pStyle w:val="Web"/>
        <w:spacing w:before="0" w:beforeAutospacing="0" w:after="0" w:afterAutospacing="0"/>
        <w:ind w:left="720"/>
        <w:jc w:val="both"/>
        <w:rPr>
          <w:ins w:id="2354" w:author="ΜΗΤΣΕΑΣ ΗΛΙΑΣ" w:date="2026-01-07T11:41:00Z" w16du:dateUtc="2026-01-07T09:41:00Z"/>
          <w:lang w:val="el-GR"/>
        </w:rPr>
        <w:pPrChange w:id="2355" w:author="ΜΗΤΣΕΑΣ ΗΛΙΑΣ" w:date="2026-01-07T15:10:00Z" w16du:dateUtc="2026-01-07T13:10:00Z">
          <w:pPr>
            <w:pStyle w:val="Web"/>
            <w:spacing w:before="0" w:beforeAutospacing="0" w:after="0" w:afterAutospacing="0"/>
            <w:ind w:left="720"/>
          </w:pPr>
        </w:pPrChange>
      </w:pPr>
      <w:ins w:id="2356" w:author="ΜΗΤΣΕΑΣ ΗΛΙΑΣ" w:date="2026-01-07T11:41:00Z" w16du:dateUtc="2026-01-07T09:41:00Z">
        <w:r w:rsidRPr="004230CA">
          <w:rPr>
            <w:rFonts w:hAnsi="Symbol"/>
          </w:rPr>
          <w:t></w:t>
        </w:r>
        <w:r w:rsidRPr="00F314EB">
          <w:rPr>
            <w:lang w:val="el-GR"/>
          </w:rPr>
          <w:t xml:space="preserve">  </w:t>
        </w:r>
      </w:ins>
      <w:ins w:id="2357" w:author="ΜΗΤΣΕΑΣ ΗΛΙΑΣ" w:date="2026-01-07T11:42:00Z">
        <w:r w:rsidRPr="004230CA">
          <w:rPr>
            <w:lang w:val="el-GR"/>
          </w:rPr>
          <w:t>Υποστ</w:t>
        </w:r>
      </w:ins>
      <w:ins w:id="2358" w:author="ΜΗΤΣΕΑΣ ΗΛΙΑΣ" w:date="2026-01-07T12:37:00Z" w16du:dateUtc="2026-01-07T10:37:00Z">
        <w:r w:rsidR="00710590">
          <w:rPr>
            <w:lang w:val="el-GR"/>
          </w:rPr>
          <w:t>ήριξη</w:t>
        </w:r>
      </w:ins>
      <w:ins w:id="2359" w:author="ΜΗΤΣΕΑΣ ΗΛΙΑΣ" w:date="2026-01-07T11:42:00Z">
        <w:r w:rsidRPr="00F314EB">
          <w:rPr>
            <w:lang w:val="el-GR"/>
          </w:rPr>
          <w:t xml:space="preserve"> </w:t>
        </w:r>
        <w:r w:rsidRPr="004230CA">
          <w:rPr>
            <w:lang w:val="el-GR"/>
          </w:rPr>
          <w:t>φίλτρ</w:t>
        </w:r>
      </w:ins>
      <w:ins w:id="2360" w:author="ΜΗΤΣΕΑΣ ΗΛΙΑΣ" w:date="2026-01-07T12:37:00Z" w16du:dateUtc="2026-01-07T10:37:00Z">
        <w:r w:rsidR="00710590">
          <w:rPr>
            <w:lang w:val="el-GR"/>
          </w:rPr>
          <w:t>ων</w:t>
        </w:r>
      </w:ins>
      <w:ins w:id="2361" w:author="ΜΗΤΣΕΑΣ ΗΛΙΑΣ" w:date="2026-01-07T11:42:00Z">
        <w:r w:rsidRPr="00F314EB">
          <w:rPr>
            <w:lang w:val="el-GR"/>
          </w:rPr>
          <w:t xml:space="preserve"> </w:t>
        </w:r>
        <w:r w:rsidRPr="004230CA">
          <w:rPr>
            <w:lang w:val="el-GR"/>
          </w:rPr>
          <w:t>αναζήτησης</w:t>
        </w:r>
      </w:ins>
    </w:p>
    <w:p w14:paraId="60085C11" w14:textId="295CCEAA" w:rsidR="00551203" w:rsidRPr="009A6E3A" w:rsidRDefault="00551203">
      <w:pPr>
        <w:pStyle w:val="Web"/>
        <w:spacing w:before="0" w:beforeAutospacing="0" w:after="0" w:afterAutospacing="0"/>
        <w:ind w:left="720"/>
        <w:jc w:val="both"/>
        <w:rPr>
          <w:ins w:id="2362" w:author="ΜΗΤΣΕΑΣ ΗΛΙΑΣ" w:date="2026-01-07T11:41:00Z" w16du:dateUtc="2026-01-07T09:41:00Z"/>
          <w:lang w:val="el-GR"/>
        </w:rPr>
        <w:pPrChange w:id="2363" w:author="ΜΗΤΣΕΑΣ ΗΛΙΑΣ" w:date="2026-01-07T15:10:00Z" w16du:dateUtc="2026-01-07T13:10:00Z">
          <w:pPr>
            <w:pStyle w:val="Web"/>
            <w:spacing w:before="0" w:beforeAutospacing="0" w:after="0" w:afterAutospacing="0"/>
            <w:ind w:left="720"/>
          </w:pPr>
        </w:pPrChange>
      </w:pPr>
      <w:ins w:id="2364" w:author="ΜΗΤΣΕΑΣ ΗΛΙΑΣ" w:date="2026-01-07T11:41:00Z" w16du:dateUtc="2026-01-07T09:41:00Z">
        <w:r w:rsidRPr="004230CA">
          <w:rPr>
            <w:rFonts w:hAnsi="Symbol"/>
          </w:rPr>
          <w:t></w:t>
        </w:r>
        <w:r w:rsidRPr="00F314EB">
          <w:rPr>
            <w:lang w:val="el-GR"/>
          </w:rPr>
          <w:t xml:space="preserve">  </w:t>
        </w:r>
      </w:ins>
      <w:ins w:id="2365" w:author="ΜΗΤΣΕΑΣ ΗΛΙΑΣ" w:date="2026-01-07T11:42:00Z">
        <w:r w:rsidRPr="004230CA">
          <w:rPr>
            <w:lang w:val="el-GR"/>
          </w:rPr>
          <w:t>Εμφ</w:t>
        </w:r>
      </w:ins>
      <w:ins w:id="2366" w:author="ΜΗΤΣΕΑΣ ΗΛΙΑΣ" w:date="2026-01-07T12:38:00Z" w16du:dateUtc="2026-01-07T10:38:00Z">
        <w:r w:rsidR="00710590">
          <w:rPr>
            <w:lang w:val="el-GR"/>
          </w:rPr>
          <w:t>άνιση</w:t>
        </w:r>
      </w:ins>
      <w:ins w:id="2367" w:author="ΜΗΤΣΕΑΣ ΗΛΙΑΣ" w:date="2026-01-07T11:42:00Z">
        <w:r w:rsidRPr="00F314EB">
          <w:rPr>
            <w:lang w:val="el-GR"/>
          </w:rPr>
          <w:t xml:space="preserve"> </w:t>
        </w:r>
        <w:r w:rsidRPr="004230CA">
          <w:rPr>
            <w:lang w:val="el-GR"/>
          </w:rPr>
          <w:t>μετρήσε</w:t>
        </w:r>
      </w:ins>
      <w:ins w:id="2368" w:author="ΜΗΤΣΕΑΣ ΗΛΙΑΣ" w:date="2026-01-07T12:38:00Z" w16du:dateUtc="2026-01-07T10:38:00Z">
        <w:r w:rsidR="00710590">
          <w:rPr>
            <w:lang w:val="el-GR"/>
          </w:rPr>
          <w:t>ων</w:t>
        </w:r>
      </w:ins>
      <w:ins w:id="2369" w:author="ΜΗΤΣΕΑΣ ΗΛΙΑΣ" w:date="2026-01-07T11:42:00Z">
        <w:r w:rsidRPr="00F314EB">
          <w:rPr>
            <w:lang w:val="el-GR"/>
          </w:rPr>
          <w:t xml:space="preserve"> </w:t>
        </w:r>
      </w:ins>
      <w:r w:rsidR="009A6E3A">
        <w:rPr>
          <w:lang w:val="el-GR"/>
        </w:rPr>
        <w:t>αλληλεπίδρασης</w:t>
      </w:r>
      <w:ins w:id="2370" w:author="ΜΗΤΣΕΑΣ ΗΛΙΑΣ" w:date="2026-01-07T11:42:00Z">
        <w:r w:rsidRPr="00F314EB">
          <w:rPr>
            <w:lang w:val="el-GR"/>
          </w:rPr>
          <w:t xml:space="preserve"> </w:t>
        </w:r>
        <w:r w:rsidRPr="004230CA">
          <w:rPr>
            <w:lang w:val="el-GR"/>
          </w:rPr>
          <w:t>και</w:t>
        </w:r>
        <w:r w:rsidRPr="00F314EB">
          <w:rPr>
            <w:lang w:val="el-GR"/>
          </w:rPr>
          <w:t xml:space="preserve"> </w:t>
        </w:r>
      </w:ins>
      <w:r w:rsidR="009A6E3A">
        <w:rPr>
          <w:lang w:val="el-GR"/>
        </w:rPr>
        <w:t>συναισθήματος</w:t>
      </w:r>
    </w:p>
    <w:p w14:paraId="3BC0D649" w14:textId="528948F4" w:rsidR="00551203" w:rsidRPr="004230CA" w:rsidRDefault="00551203">
      <w:pPr>
        <w:pStyle w:val="Web"/>
        <w:spacing w:before="0" w:beforeAutospacing="0" w:after="0" w:afterAutospacing="0"/>
        <w:ind w:left="720"/>
        <w:jc w:val="both"/>
        <w:rPr>
          <w:ins w:id="2371" w:author="ΜΗΤΣΕΑΣ ΗΛΙΑΣ" w:date="2026-01-07T11:41:00Z" w16du:dateUtc="2026-01-07T09:41:00Z"/>
          <w:lang w:val="el-GR"/>
        </w:rPr>
        <w:pPrChange w:id="2372" w:author="ΜΗΤΣΕΑΣ ΗΛΙΑΣ" w:date="2026-01-07T15:10:00Z" w16du:dateUtc="2026-01-07T13:10:00Z">
          <w:pPr>
            <w:pStyle w:val="Web"/>
            <w:spacing w:before="0" w:beforeAutospacing="0" w:after="0" w:afterAutospacing="0"/>
            <w:ind w:left="720"/>
          </w:pPr>
        </w:pPrChange>
      </w:pPr>
      <w:ins w:id="2373" w:author="ΜΗΤΣΕΑΣ ΗΛΙΑΣ" w:date="2026-01-07T11:41:00Z" w16du:dateUtc="2026-01-07T09:41:00Z">
        <w:r w:rsidRPr="004230CA">
          <w:rPr>
            <w:rFonts w:hAnsi="Symbol"/>
          </w:rPr>
          <w:t></w:t>
        </w:r>
        <w:r w:rsidRPr="004230CA">
          <w:rPr>
            <w:lang w:val="el-GR"/>
          </w:rPr>
          <w:t xml:space="preserve">  </w:t>
        </w:r>
      </w:ins>
      <w:ins w:id="2374" w:author="ΜΗΤΣΕΑΣ ΗΛΙΑΣ" w:date="2026-01-07T12:38:00Z" w16du:dateUtc="2026-01-07T10:38:00Z">
        <w:r w:rsidR="00710590">
          <w:rPr>
            <w:lang w:val="el-GR"/>
          </w:rPr>
          <w:t>Σ</w:t>
        </w:r>
      </w:ins>
      <w:ins w:id="2375" w:author="ΜΗΤΣΕΑΣ ΗΛΙΑΣ" w:date="2026-01-07T11:43:00Z">
        <w:r w:rsidRPr="004230CA">
          <w:rPr>
            <w:lang w:val="el-GR"/>
          </w:rPr>
          <w:t>υνολικός</w:t>
        </w:r>
      </w:ins>
      <w:r w:rsidR="009A6E3A">
        <w:rPr>
          <w:lang w:val="el-GR"/>
        </w:rPr>
        <w:t xml:space="preserve"> βαθμός</w:t>
      </w:r>
      <w:ins w:id="2376" w:author="ΜΗΤΣΕΑΣ ΗΛΙΑΣ" w:date="2026-01-07T11:43:00Z">
        <w:r w:rsidRPr="004230CA">
          <w:rPr>
            <w:lang w:val="el-GR"/>
          </w:rPr>
          <w:t xml:space="preserve"> influencer</w:t>
        </w:r>
      </w:ins>
    </w:p>
    <w:p w14:paraId="5422FF93" w14:textId="77C0878A" w:rsidR="00F348D3" w:rsidRPr="00710590" w:rsidRDefault="00551203">
      <w:pPr>
        <w:pStyle w:val="Web"/>
        <w:spacing w:before="0" w:beforeAutospacing="0" w:after="0" w:afterAutospacing="0"/>
        <w:ind w:left="720"/>
        <w:jc w:val="both"/>
        <w:rPr>
          <w:ins w:id="2377" w:author="ΜΗΤΣΕΑΣ ΗΛΙΑΣ" w:date="2026-01-07T11:43:00Z" w16du:dateUtc="2026-01-07T09:43:00Z"/>
          <w:lang w:val="el-GR"/>
          <w:rPrChange w:id="2378" w:author="ΜΗΤΣΕΑΣ ΗΛΙΑΣ" w:date="2026-01-07T12:38:00Z" w16du:dateUtc="2026-01-07T10:38:00Z">
            <w:rPr>
              <w:ins w:id="2379" w:author="ΜΗΤΣΕΑΣ ΗΛΙΑΣ" w:date="2026-01-07T11:43:00Z" w16du:dateUtc="2026-01-07T09:43:00Z"/>
            </w:rPr>
          </w:rPrChange>
        </w:rPr>
        <w:pPrChange w:id="2380" w:author="ΜΗΤΣΕΑΣ ΗΛΙΑΣ" w:date="2026-01-07T15:10:00Z" w16du:dateUtc="2026-01-07T13:10:00Z">
          <w:pPr>
            <w:pStyle w:val="Web"/>
            <w:spacing w:before="0" w:beforeAutospacing="0" w:after="0" w:afterAutospacing="0"/>
            <w:ind w:left="720"/>
          </w:pPr>
        </w:pPrChange>
      </w:pPr>
      <w:ins w:id="2381" w:author="ΜΗΤΣΕΑΣ ΗΛΙΑΣ" w:date="2026-01-07T11:41:00Z" w16du:dateUtc="2026-01-07T09:41:00Z">
        <w:r w:rsidRPr="004230CA">
          <w:rPr>
            <w:rFonts w:hAnsi="Symbol"/>
          </w:rPr>
          <w:t></w:t>
        </w:r>
        <w:r w:rsidRPr="004230CA">
          <w:rPr>
            <w:lang w:val="el-GR"/>
          </w:rPr>
          <w:t xml:space="preserve">  </w:t>
        </w:r>
      </w:ins>
      <w:ins w:id="2382" w:author="ΜΗΤΣΕΑΣ ΗΛΙΑΣ" w:date="2026-01-07T12:48:00Z">
        <w:r w:rsidR="00174646" w:rsidRPr="00174646">
          <w:rPr>
            <w:lang w:val="el-GR"/>
          </w:rPr>
          <w:t>Δυνατότητα ταξινόμησης των αποτελεσμάτων βάσει συνάφειας</w:t>
        </w:r>
      </w:ins>
    </w:p>
    <w:p w14:paraId="3EF8BB6C" w14:textId="6976DF93" w:rsidR="00551203" w:rsidRPr="004230CA" w:rsidRDefault="00551203">
      <w:pPr>
        <w:pStyle w:val="ae"/>
        <w:numPr>
          <w:ilvl w:val="0"/>
          <w:numId w:val="45"/>
        </w:numPr>
        <w:jc w:val="both"/>
        <w:rPr>
          <w:ins w:id="2383" w:author="ΜΗΤΣΕΑΣ ΗΛΙΑΣ" w:date="2026-01-07T11:43:00Z" w16du:dateUtc="2026-01-07T09:43:00Z"/>
          <w:sz w:val="24"/>
          <w:szCs w:val="24"/>
          <w:rPrChange w:id="2384" w:author="ΜΗΤΣΕΑΣ ΗΛΙΑΣ" w:date="2026-01-07T12:21:00Z" w16du:dateUtc="2026-01-07T10:21:00Z">
            <w:rPr>
              <w:ins w:id="2385" w:author="ΜΗΤΣΕΑΣ ΗΛΙΑΣ" w:date="2026-01-07T11:43:00Z" w16du:dateUtc="2026-01-07T09:43:00Z"/>
            </w:rPr>
          </w:rPrChange>
        </w:rPr>
        <w:pPrChange w:id="2386" w:author="ΜΗΤΣΕΑΣ ΗΛΙΑΣ" w:date="2026-01-07T15:10:00Z" w16du:dateUtc="2026-01-07T13:10:00Z">
          <w:pPr>
            <w:pStyle w:val="ae"/>
            <w:numPr>
              <w:numId w:val="45"/>
            </w:numPr>
            <w:ind w:hanging="360"/>
          </w:pPr>
        </w:pPrChange>
      </w:pPr>
      <w:ins w:id="2387" w:author="ΜΗΤΣΕΑΣ ΗΛΙΑΣ" w:date="2026-01-07T11:43:00Z" w16du:dateUtc="2026-01-07T09:43:00Z">
        <w:r w:rsidRPr="004230CA">
          <w:rPr>
            <w:sz w:val="24"/>
            <w:szCs w:val="24"/>
            <w:rPrChange w:id="2388" w:author="ΜΗΤΣΕΑΣ ΗΛΙΑΣ" w:date="2026-01-07T12:21:00Z" w16du:dateUtc="2026-01-07T10:21:00Z">
              <w:rPr/>
            </w:rPrChange>
          </w:rPr>
          <w:t>Τίτλος : US-B</w:t>
        </w:r>
      </w:ins>
      <w:ins w:id="2389" w:author="ΜΗΤΣΕΑΣ ΗΛΙΑΣ" w:date="2026-01-07T12:22:00Z" w16du:dateUtc="2026-01-07T10:22:00Z">
        <w:r w:rsidR="004230CA">
          <w:rPr>
            <w:sz w:val="24"/>
            <w:szCs w:val="24"/>
          </w:rPr>
          <w:t>6</w:t>
        </w:r>
      </w:ins>
      <w:ins w:id="2390" w:author="ΜΗΤΣΕΑΣ ΗΛΙΑΣ" w:date="2026-01-07T11:43:00Z" w16du:dateUtc="2026-01-07T09:43:00Z">
        <w:r w:rsidRPr="004230CA">
          <w:rPr>
            <w:sz w:val="24"/>
            <w:szCs w:val="24"/>
            <w:rPrChange w:id="2391" w:author="ΜΗΤΣΕΑΣ ΗΛΙΑΣ" w:date="2026-01-07T12:21:00Z" w16du:dateUtc="2026-01-07T10:21:00Z">
              <w:rPr/>
            </w:rPrChange>
          </w:rPr>
          <w:t xml:space="preserve"> – </w:t>
        </w:r>
      </w:ins>
      <w:ins w:id="2392" w:author="ΜΗΤΣΕΑΣ ΗΛΙΑΣ" w:date="2026-01-07T11:44:00Z">
        <w:r w:rsidRPr="004230CA">
          <w:rPr>
            <w:sz w:val="24"/>
            <w:szCs w:val="24"/>
            <w:rPrChange w:id="2393" w:author="ΜΗΤΣΕΑΣ ΗΛΙΑΣ" w:date="2026-01-07T12:21:00Z" w16du:dateUtc="2026-01-07T10:21:00Z">
              <w:rPr/>
            </w:rPrChange>
          </w:rPr>
          <w:t>Αναφορές και απόδοση καμπάνιας</w:t>
        </w:r>
      </w:ins>
    </w:p>
    <w:p w14:paraId="673AF719" w14:textId="4F277C49" w:rsidR="00551203" w:rsidRPr="00F314EB" w:rsidRDefault="00551203">
      <w:pPr>
        <w:pStyle w:val="ae"/>
        <w:jc w:val="both"/>
        <w:rPr>
          <w:ins w:id="2394" w:author="ΜΗΤΣΕΑΣ ΗΛΙΑΣ" w:date="2026-01-07T11:43:00Z" w16du:dateUtc="2026-01-07T09:43:00Z"/>
          <w:sz w:val="24"/>
          <w:szCs w:val="24"/>
          <w:rPrChange w:id="2395" w:author="ΜΗΤΣΕΑΣ ΗΛΙΑΣ" w:date="2026-01-08T10:37:00Z" w16du:dateUtc="2026-01-08T08:37:00Z">
            <w:rPr>
              <w:ins w:id="2396" w:author="ΜΗΤΣΕΑΣ ΗΛΙΑΣ" w:date="2026-01-07T11:43:00Z" w16du:dateUtc="2026-01-07T09:43:00Z"/>
            </w:rPr>
          </w:rPrChange>
        </w:rPr>
        <w:pPrChange w:id="2397" w:author="ΜΗΤΣΕΑΣ ΗΛΙΑΣ" w:date="2026-01-07T15:10:00Z" w16du:dateUtc="2026-01-07T13:10:00Z">
          <w:pPr>
            <w:pStyle w:val="ae"/>
          </w:pPr>
        </w:pPrChange>
      </w:pPr>
      <w:ins w:id="2398" w:author="ΜΗΤΣΕΑΣ ΗΛΙΑΣ" w:date="2026-01-07T11:43:00Z" w16du:dateUtc="2026-01-07T09:43:00Z">
        <w:r w:rsidRPr="004230CA">
          <w:rPr>
            <w:sz w:val="24"/>
            <w:szCs w:val="24"/>
            <w:lang w:val="en-US"/>
            <w:rPrChange w:id="2399" w:author="ΜΗΤΣΕΑΣ ΗΛΙΑΣ" w:date="2026-01-07T12:21:00Z" w16du:dateUtc="2026-01-07T10:21:00Z">
              <w:rPr>
                <w:lang w:val="en-US"/>
              </w:rPr>
            </w:rPrChange>
          </w:rPr>
          <w:t>User</w:t>
        </w:r>
        <w:r w:rsidRPr="004230CA">
          <w:rPr>
            <w:sz w:val="24"/>
            <w:szCs w:val="24"/>
            <w:rPrChange w:id="2400" w:author="ΜΗΤΣΕΑΣ ΗΛΙΑΣ" w:date="2026-01-07T12:21:00Z" w16du:dateUtc="2026-01-07T10:21:00Z">
              <w:rPr/>
            </w:rPrChange>
          </w:rPr>
          <w:t xml:space="preserve"> </w:t>
        </w:r>
      </w:ins>
      <w:r w:rsidR="00A8509F">
        <w:rPr>
          <w:sz w:val="24"/>
          <w:szCs w:val="24"/>
          <w:lang w:val="en-US"/>
        </w:rPr>
        <w:t>s</w:t>
      </w:r>
      <w:ins w:id="2401" w:author="ΜΗΤΣΕΑΣ ΗΛΙΑΣ" w:date="2026-01-07T11:43:00Z" w16du:dateUtc="2026-01-07T09:43:00Z">
        <w:r w:rsidRPr="004230CA">
          <w:rPr>
            <w:sz w:val="24"/>
            <w:szCs w:val="24"/>
            <w:lang w:val="en-US"/>
            <w:rPrChange w:id="2402" w:author="ΜΗΤΣΕΑΣ ΗΛΙΑΣ" w:date="2026-01-07T12:21:00Z" w16du:dateUtc="2026-01-07T10:21:00Z">
              <w:rPr>
                <w:lang w:val="en-US"/>
              </w:rPr>
            </w:rPrChange>
          </w:rPr>
          <w:t>tory</w:t>
        </w:r>
        <w:r w:rsidRPr="004230CA">
          <w:rPr>
            <w:b/>
            <w:bCs/>
            <w:sz w:val="24"/>
            <w:szCs w:val="24"/>
            <w:rPrChange w:id="2403" w:author="ΜΗΤΣΕΑΣ ΗΛΙΑΣ" w:date="2026-01-07T12:21:00Z" w16du:dateUtc="2026-01-07T10:21:00Z">
              <w:rPr>
                <w:b/>
                <w:bCs/>
              </w:rPr>
            </w:rPrChange>
          </w:rPr>
          <w:t xml:space="preserve">: </w:t>
        </w:r>
      </w:ins>
      <w:ins w:id="2404" w:author="ΜΗΤΣΕΑΣ ΗΛΙΑΣ" w:date="2026-01-07T11:44:00Z">
        <w:r w:rsidRPr="004230CA">
          <w:rPr>
            <w:sz w:val="24"/>
            <w:szCs w:val="24"/>
            <w:rPrChange w:id="2405" w:author="ΜΗΤΣΕΑΣ ΗΛΙΑΣ" w:date="2026-01-07T12:21:00Z" w16du:dateUtc="2026-01-07T10:21:00Z">
              <w:rPr/>
            </w:rPrChange>
          </w:rPr>
          <w:t xml:space="preserve">Ως </w:t>
        </w:r>
      </w:ins>
      <w:ins w:id="2406" w:author="ΜΗΤΣΕΑΣ ΗΛΙΑΣ" w:date="2026-01-07T12:26:00Z" w16du:dateUtc="2026-01-07T10:26:00Z">
        <w:r w:rsidR="00F348D3">
          <w:rPr>
            <w:sz w:val="24"/>
            <w:szCs w:val="24"/>
          </w:rPr>
          <w:t>ε</w:t>
        </w:r>
      </w:ins>
      <w:ins w:id="2407" w:author="ΜΗΤΣΕΑΣ ΗΛΙΑΣ" w:date="2026-01-07T11:44:00Z">
        <w:r w:rsidRPr="004230CA">
          <w:rPr>
            <w:sz w:val="24"/>
            <w:szCs w:val="24"/>
            <w:rPrChange w:id="2408" w:author="ΜΗΤΣΕΑΣ ΗΛΙΑΣ" w:date="2026-01-07T12:21:00Z" w16du:dateUtc="2026-01-07T10:21:00Z">
              <w:rPr/>
            </w:rPrChange>
          </w:rPr>
          <w:t xml:space="preserve">πιχείρηση, θέλω να λαμβάνω αναλυτικές αναφορές με δείκτες </w:t>
        </w:r>
      </w:ins>
      <w:r w:rsidR="009A6E3A">
        <w:rPr>
          <w:sz w:val="24"/>
          <w:szCs w:val="24"/>
        </w:rPr>
        <w:t>αλληλεπίδρασης</w:t>
      </w:r>
      <w:ins w:id="2409" w:author="ΜΗΤΣΕΑΣ ΗΛΙΑΣ" w:date="2026-01-07T11:44:00Z">
        <w:r w:rsidRPr="004230CA">
          <w:rPr>
            <w:sz w:val="24"/>
            <w:szCs w:val="24"/>
            <w:rPrChange w:id="2410" w:author="ΜΗΤΣΕΑΣ ΗΛΙΑΣ" w:date="2026-01-07T12:21:00Z" w16du:dateUtc="2026-01-07T10:21:00Z">
              <w:rPr/>
            </w:rPrChange>
          </w:rPr>
          <w:t xml:space="preserve">, </w:t>
        </w:r>
      </w:ins>
      <w:r w:rsidR="009A6E3A">
        <w:rPr>
          <w:sz w:val="24"/>
          <w:szCs w:val="24"/>
        </w:rPr>
        <w:t>συναισθήματος</w:t>
      </w:r>
      <w:ins w:id="2411" w:author="ΜΗΤΣΕΑΣ ΗΛΙΑΣ" w:date="2026-01-07T11:44:00Z">
        <w:r w:rsidRPr="004230CA">
          <w:rPr>
            <w:sz w:val="24"/>
            <w:szCs w:val="24"/>
            <w:rPrChange w:id="2412" w:author="ΜΗΤΣΕΑΣ ΗΛΙΑΣ" w:date="2026-01-07T12:21:00Z" w16du:dateUtc="2026-01-07T10:21:00Z">
              <w:rPr/>
            </w:rPrChange>
          </w:rPr>
          <w:t xml:space="preserve"> και ROI, ώστε να βελτιώνω τις μελλοντικές μου στρατηγικές</w:t>
        </w:r>
      </w:ins>
    </w:p>
    <w:p w14:paraId="5C266441" w14:textId="661C083B" w:rsidR="00551203" w:rsidRPr="004230CA" w:rsidRDefault="00551203">
      <w:pPr>
        <w:pStyle w:val="ae"/>
        <w:spacing w:after="0"/>
        <w:jc w:val="both"/>
        <w:rPr>
          <w:ins w:id="2413" w:author="ΜΗΤΣΕΑΣ ΗΛΙΑΣ" w:date="2026-01-07T11:43:00Z" w16du:dateUtc="2026-01-07T09:43:00Z"/>
          <w:sz w:val="24"/>
          <w:szCs w:val="24"/>
          <w:rPrChange w:id="2414" w:author="ΜΗΤΣΕΑΣ ΗΛΙΑΣ" w:date="2026-01-07T12:21:00Z" w16du:dateUtc="2026-01-07T10:21:00Z">
            <w:rPr>
              <w:ins w:id="2415" w:author="ΜΗΤΣΕΑΣ ΗΛΙΑΣ" w:date="2026-01-07T11:43:00Z" w16du:dateUtc="2026-01-07T09:43:00Z"/>
            </w:rPr>
          </w:rPrChange>
        </w:rPr>
        <w:pPrChange w:id="2416" w:author="ΜΗΤΣΕΑΣ ΗΛΙΑΣ" w:date="2026-01-07T15:10:00Z" w16du:dateUtc="2026-01-07T13:10:00Z">
          <w:pPr>
            <w:pStyle w:val="ae"/>
            <w:spacing w:after="0"/>
          </w:pPr>
        </w:pPrChange>
      </w:pPr>
      <w:ins w:id="2417" w:author="ΜΗΤΣΕΑΣ ΗΛΙΑΣ" w:date="2026-01-07T11:43:00Z" w16du:dateUtc="2026-01-07T09:43:00Z">
        <w:r w:rsidRPr="004230CA">
          <w:rPr>
            <w:sz w:val="24"/>
            <w:szCs w:val="24"/>
            <w:lang w:val="en-US"/>
            <w:rPrChange w:id="2418" w:author="ΜΗΤΣΕΑΣ ΗΛΙΑΣ" w:date="2026-01-07T12:21:00Z" w16du:dateUtc="2026-01-07T10:21:00Z">
              <w:rPr>
                <w:lang w:val="en-US"/>
              </w:rPr>
            </w:rPrChange>
          </w:rPr>
          <w:t>Acceptance</w:t>
        </w:r>
        <w:r w:rsidRPr="004230CA">
          <w:rPr>
            <w:sz w:val="24"/>
            <w:szCs w:val="24"/>
            <w:rPrChange w:id="2419" w:author="ΜΗΤΣΕΑΣ ΗΛΙΑΣ" w:date="2026-01-07T12:21:00Z" w16du:dateUtc="2026-01-07T10:21:00Z">
              <w:rPr/>
            </w:rPrChange>
          </w:rPr>
          <w:t xml:space="preserve"> </w:t>
        </w:r>
      </w:ins>
      <w:r w:rsidR="00A8509F">
        <w:rPr>
          <w:sz w:val="24"/>
          <w:szCs w:val="24"/>
          <w:lang w:val="en-US"/>
        </w:rPr>
        <w:t>c</w:t>
      </w:r>
      <w:ins w:id="2420" w:author="ΜΗΤΣΕΑΣ ΗΛΙΑΣ" w:date="2026-01-07T11:43:00Z" w16du:dateUtc="2026-01-07T09:43:00Z">
        <w:r w:rsidRPr="004230CA">
          <w:rPr>
            <w:sz w:val="24"/>
            <w:szCs w:val="24"/>
            <w:lang w:val="en-US"/>
            <w:rPrChange w:id="2421" w:author="ΜΗΤΣΕΑΣ ΗΛΙΑΣ" w:date="2026-01-07T12:21:00Z" w16du:dateUtc="2026-01-07T10:21:00Z">
              <w:rPr>
                <w:lang w:val="en-US"/>
              </w:rPr>
            </w:rPrChange>
          </w:rPr>
          <w:t>riteria</w:t>
        </w:r>
        <w:r w:rsidRPr="004230CA">
          <w:rPr>
            <w:sz w:val="24"/>
            <w:szCs w:val="24"/>
            <w:rPrChange w:id="2422" w:author="ΜΗΤΣΕΑΣ ΗΛΙΑΣ" w:date="2026-01-07T12:21:00Z" w16du:dateUtc="2026-01-07T10:21:00Z">
              <w:rPr/>
            </w:rPrChange>
          </w:rPr>
          <w:t>:</w:t>
        </w:r>
      </w:ins>
    </w:p>
    <w:p w14:paraId="47E0FA37" w14:textId="2C360289" w:rsidR="00551203" w:rsidRPr="004230CA" w:rsidRDefault="00551203">
      <w:pPr>
        <w:pStyle w:val="Web"/>
        <w:spacing w:before="0" w:beforeAutospacing="0" w:after="0" w:afterAutospacing="0"/>
        <w:ind w:left="720"/>
        <w:jc w:val="both"/>
        <w:rPr>
          <w:ins w:id="2423" w:author="ΜΗΤΣΕΑΣ ΗΛΙΑΣ" w:date="2026-01-07T11:43:00Z" w16du:dateUtc="2026-01-07T09:43:00Z"/>
          <w:lang w:val="el-GR"/>
        </w:rPr>
        <w:pPrChange w:id="2424" w:author="ΜΗΤΣΕΑΣ ΗΛΙΑΣ" w:date="2026-01-07T15:10:00Z" w16du:dateUtc="2026-01-07T13:10:00Z">
          <w:pPr>
            <w:pStyle w:val="Web"/>
            <w:spacing w:before="0" w:beforeAutospacing="0" w:after="0" w:afterAutospacing="0"/>
            <w:ind w:left="720"/>
          </w:pPr>
        </w:pPrChange>
      </w:pPr>
      <w:ins w:id="2425" w:author="ΜΗΤΣΕΑΣ ΗΛΙΑΣ" w:date="2026-01-07T11:43:00Z" w16du:dateUtc="2026-01-07T09:43:00Z">
        <w:r w:rsidRPr="004230CA">
          <w:rPr>
            <w:rFonts w:hAnsi="Symbol"/>
          </w:rPr>
          <w:t></w:t>
        </w:r>
        <w:r w:rsidRPr="004230CA">
          <w:rPr>
            <w:lang w:val="el-GR"/>
          </w:rPr>
          <w:t xml:space="preserve">  </w:t>
        </w:r>
      </w:ins>
      <w:ins w:id="2426" w:author="ΜΗΤΣΕΑΣ ΗΛΙΑΣ" w:date="2026-01-07T11:44:00Z">
        <w:r w:rsidRPr="004230CA">
          <w:rPr>
            <w:lang w:val="el-GR"/>
          </w:rPr>
          <w:t>Παρουσίαση ποσοτικών και ποιοτικών δεικτών</w:t>
        </w:r>
      </w:ins>
    </w:p>
    <w:p w14:paraId="1CEBD956" w14:textId="65494842" w:rsidR="00551203" w:rsidRPr="004230CA" w:rsidRDefault="00551203">
      <w:pPr>
        <w:pStyle w:val="Web"/>
        <w:spacing w:before="0" w:beforeAutospacing="0" w:after="0" w:afterAutospacing="0"/>
        <w:ind w:left="720"/>
        <w:jc w:val="both"/>
        <w:rPr>
          <w:ins w:id="2427" w:author="ΜΗΤΣΕΑΣ ΗΛΙΑΣ" w:date="2026-01-07T11:43:00Z" w16du:dateUtc="2026-01-07T09:43:00Z"/>
          <w:lang w:val="el-GR"/>
        </w:rPr>
        <w:pPrChange w:id="2428" w:author="ΜΗΤΣΕΑΣ ΗΛΙΑΣ" w:date="2026-01-07T15:10:00Z" w16du:dateUtc="2026-01-07T13:10:00Z">
          <w:pPr>
            <w:pStyle w:val="Web"/>
            <w:spacing w:before="0" w:beforeAutospacing="0" w:after="0" w:afterAutospacing="0"/>
            <w:ind w:left="720"/>
          </w:pPr>
        </w:pPrChange>
      </w:pPr>
      <w:ins w:id="2429" w:author="ΜΗΤΣΕΑΣ ΗΛΙΑΣ" w:date="2026-01-07T11:43:00Z" w16du:dateUtc="2026-01-07T09:43:00Z">
        <w:r w:rsidRPr="004230CA">
          <w:rPr>
            <w:rFonts w:hAnsi="Symbol"/>
          </w:rPr>
          <w:t></w:t>
        </w:r>
        <w:r w:rsidRPr="004230CA">
          <w:rPr>
            <w:lang w:val="el-GR"/>
          </w:rPr>
          <w:t xml:space="preserve">  </w:t>
        </w:r>
      </w:ins>
      <w:ins w:id="2430" w:author="ΜΗΤΣΕΑΣ ΗΛΙΑΣ" w:date="2026-01-07T11:45:00Z">
        <w:r w:rsidRPr="004230CA">
          <w:rPr>
            <w:lang w:val="el-GR"/>
          </w:rPr>
          <w:t>Οπτικοποίηση δεδομένων (π.χ. γραφήματα)</w:t>
        </w:r>
      </w:ins>
    </w:p>
    <w:p w14:paraId="1EFD8B6A" w14:textId="4CAA206A" w:rsidR="00551203" w:rsidRPr="004230CA" w:rsidRDefault="00551203">
      <w:pPr>
        <w:pStyle w:val="Web"/>
        <w:spacing w:before="0" w:beforeAutospacing="0" w:after="0" w:afterAutospacing="0"/>
        <w:ind w:left="720"/>
        <w:jc w:val="both"/>
        <w:rPr>
          <w:ins w:id="2431" w:author="ΜΗΤΣΕΑΣ ΗΛΙΑΣ" w:date="2026-01-07T11:43:00Z" w16du:dateUtc="2026-01-07T09:43:00Z"/>
          <w:lang w:val="el-GR"/>
        </w:rPr>
        <w:pPrChange w:id="2432" w:author="ΜΗΤΣΕΑΣ ΗΛΙΑΣ" w:date="2026-01-07T15:10:00Z" w16du:dateUtc="2026-01-07T13:10:00Z">
          <w:pPr>
            <w:pStyle w:val="Web"/>
            <w:spacing w:before="0" w:beforeAutospacing="0" w:after="0" w:afterAutospacing="0"/>
            <w:ind w:left="720"/>
          </w:pPr>
        </w:pPrChange>
      </w:pPr>
      <w:ins w:id="2433" w:author="ΜΗΤΣΕΑΣ ΗΛΙΑΣ" w:date="2026-01-07T11:43:00Z" w16du:dateUtc="2026-01-07T09:43:00Z">
        <w:r w:rsidRPr="004230CA">
          <w:rPr>
            <w:rFonts w:hAnsi="Symbol"/>
          </w:rPr>
          <w:t></w:t>
        </w:r>
        <w:r w:rsidRPr="004230CA">
          <w:rPr>
            <w:lang w:val="el-GR"/>
          </w:rPr>
          <w:t xml:space="preserve">  </w:t>
        </w:r>
      </w:ins>
      <w:ins w:id="2434" w:author="ΜΗΤΣΕΑΣ ΗΛΙΑΣ" w:date="2026-01-07T11:45:00Z">
        <w:r w:rsidRPr="004230CA">
          <w:rPr>
            <w:lang w:val="el-GR"/>
          </w:rPr>
          <w:t>Υποστήριξη ιστορικών δεδομένων καμπάνιας</w:t>
        </w:r>
      </w:ins>
    </w:p>
    <w:p w14:paraId="7BA52241" w14:textId="272BDB6C" w:rsidR="00551203" w:rsidRPr="00F314EB" w:rsidRDefault="00551203">
      <w:pPr>
        <w:pStyle w:val="Web"/>
        <w:spacing w:before="0" w:beforeAutospacing="0" w:after="0" w:afterAutospacing="0"/>
        <w:ind w:left="720"/>
        <w:jc w:val="both"/>
        <w:rPr>
          <w:ins w:id="2435" w:author="ΜΗΤΣΕΑΣ ΗΛΙΑΣ" w:date="2026-01-07T11:53:00Z" w16du:dateUtc="2026-01-07T09:53:00Z"/>
          <w:lang w:val="el-GR"/>
          <w:rPrChange w:id="2436" w:author="ΜΗΤΣΕΑΣ ΗΛΙΑΣ" w:date="2026-01-08T09:44:00Z" w16du:dateUtc="2026-01-08T07:44:00Z">
            <w:rPr>
              <w:ins w:id="2437" w:author="ΜΗΤΣΕΑΣ ΗΛΙΑΣ" w:date="2026-01-07T11:53:00Z" w16du:dateUtc="2026-01-07T09:53:00Z"/>
            </w:rPr>
          </w:rPrChange>
        </w:rPr>
        <w:pPrChange w:id="2438" w:author="ΜΗΤΣΕΑΣ ΗΛΙΑΣ" w:date="2026-01-07T15:10:00Z" w16du:dateUtc="2026-01-07T13:10:00Z">
          <w:pPr>
            <w:pStyle w:val="Web"/>
            <w:spacing w:before="0" w:beforeAutospacing="0" w:after="0" w:afterAutospacing="0"/>
            <w:ind w:left="720"/>
          </w:pPr>
        </w:pPrChange>
      </w:pPr>
      <w:ins w:id="2439" w:author="ΜΗΤΣΕΑΣ ΗΛΙΑΣ" w:date="2026-01-07T11:43:00Z" w16du:dateUtc="2026-01-07T09:43:00Z">
        <w:r w:rsidRPr="004230CA">
          <w:rPr>
            <w:rFonts w:hAnsi="Symbol"/>
          </w:rPr>
          <w:t></w:t>
        </w:r>
        <w:r w:rsidRPr="004230CA">
          <w:rPr>
            <w:lang w:val="el-GR"/>
          </w:rPr>
          <w:t xml:space="preserve">  </w:t>
        </w:r>
      </w:ins>
      <w:ins w:id="2440" w:author="ΜΗΤΣΕΑΣ ΗΛΙΑΣ" w:date="2026-01-07T11:45:00Z">
        <w:r w:rsidRPr="004230CA">
          <w:rPr>
            <w:lang w:val="el-GR"/>
          </w:rPr>
          <w:t>Πρόσβαση μόνο από εξουσιοδοτημένους χρήστες</w:t>
        </w:r>
      </w:ins>
    </w:p>
    <w:p w14:paraId="7AB613E3" w14:textId="77777777" w:rsidR="005D573E" w:rsidRPr="00F314EB" w:rsidRDefault="005D573E">
      <w:pPr>
        <w:pStyle w:val="Web"/>
        <w:spacing w:before="0" w:beforeAutospacing="0" w:after="0" w:afterAutospacing="0"/>
        <w:ind w:left="720"/>
        <w:jc w:val="both"/>
        <w:rPr>
          <w:ins w:id="2441" w:author="ΜΗΤΣΕΑΣ ΗΛΙΑΣ" w:date="2026-01-07T11:53:00Z" w16du:dateUtc="2026-01-07T09:53:00Z"/>
          <w:lang w:val="el-GR"/>
          <w:rPrChange w:id="2442" w:author="ΜΗΤΣΕΑΣ ΗΛΙΑΣ" w:date="2026-01-08T09:44:00Z" w16du:dateUtc="2026-01-08T07:44:00Z">
            <w:rPr>
              <w:ins w:id="2443" w:author="ΜΗΤΣΕΑΣ ΗΛΙΑΣ" w:date="2026-01-07T11:53:00Z" w16du:dateUtc="2026-01-07T09:53:00Z"/>
            </w:rPr>
          </w:rPrChange>
        </w:rPr>
        <w:pPrChange w:id="2444" w:author="ΜΗΤΣΕΑΣ ΗΛΙΑΣ" w:date="2026-01-07T15:10:00Z" w16du:dateUtc="2026-01-07T13:10:00Z">
          <w:pPr>
            <w:pStyle w:val="Web"/>
            <w:spacing w:before="0" w:beforeAutospacing="0" w:after="0" w:afterAutospacing="0"/>
            <w:ind w:left="720"/>
          </w:pPr>
        </w:pPrChange>
      </w:pPr>
    </w:p>
    <w:p w14:paraId="0DAB4A34" w14:textId="133916F9" w:rsidR="005D573E" w:rsidRPr="004230CA" w:rsidRDefault="005D573E">
      <w:pPr>
        <w:jc w:val="both"/>
        <w:rPr>
          <w:ins w:id="2445" w:author="ΜΗΤΣΕΑΣ ΗΛΙΑΣ" w:date="2026-01-07T11:53:00Z" w16du:dateUtc="2026-01-07T09:53:00Z"/>
          <w:u w:val="single"/>
          <w:lang w:val="en-US" w:eastAsia="x-none"/>
        </w:rPr>
        <w:pPrChange w:id="2446" w:author="ΜΗΤΣΕΑΣ ΗΛΙΑΣ" w:date="2026-01-07T15:10:00Z" w16du:dateUtc="2026-01-07T13:10:00Z">
          <w:pPr/>
        </w:pPrChange>
      </w:pPr>
      <w:ins w:id="2447" w:author="ΜΗΤΣΕΑΣ ΗΛΙΑΣ" w:date="2026-01-07T11:53:00Z" w16du:dateUtc="2026-01-07T09:53:00Z">
        <w:r w:rsidRPr="004230CA">
          <w:rPr>
            <w:u w:val="single"/>
            <w:lang w:val="en-US" w:eastAsia="x-none"/>
          </w:rPr>
          <w:t>User Stories Influencer:</w:t>
        </w:r>
      </w:ins>
    </w:p>
    <w:p w14:paraId="7F4A7112" w14:textId="217507FC" w:rsidR="005D573E" w:rsidRPr="004230CA" w:rsidRDefault="005D573E">
      <w:pPr>
        <w:pStyle w:val="ae"/>
        <w:numPr>
          <w:ilvl w:val="0"/>
          <w:numId w:val="45"/>
        </w:numPr>
        <w:jc w:val="both"/>
        <w:rPr>
          <w:ins w:id="2448" w:author="ΜΗΤΣΕΑΣ ΗΛΙΑΣ" w:date="2026-01-07T11:53:00Z" w16du:dateUtc="2026-01-07T09:53:00Z"/>
          <w:sz w:val="24"/>
          <w:szCs w:val="24"/>
          <w:rPrChange w:id="2449" w:author="ΜΗΤΣΕΑΣ ΗΛΙΑΣ" w:date="2026-01-07T12:21:00Z" w16du:dateUtc="2026-01-07T10:21:00Z">
            <w:rPr>
              <w:ins w:id="2450" w:author="ΜΗΤΣΕΑΣ ΗΛΙΑΣ" w:date="2026-01-07T11:53:00Z" w16du:dateUtc="2026-01-07T09:53:00Z"/>
            </w:rPr>
          </w:rPrChange>
        </w:rPr>
        <w:pPrChange w:id="2451" w:author="ΜΗΤΣΕΑΣ ΗΛΙΑΣ" w:date="2026-01-07T15:10:00Z" w16du:dateUtc="2026-01-07T13:10:00Z">
          <w:pPr>
            <w:pStyle w:val="ae"/>
            <w:numPr>
              <w:numId w:val="45"/>
            </w:numPr>
            <w:ind w:hanging="360"/>
          </w:pPr>
        </w:pPrChange>
      </w:pPr>
      <w:ins w:id="2452" w:author="ΜΗΤΣΕΑΣ ΗΛΙΑΣ" w:date="2026-01-07T11:53:00Z" w16du:dateUtc="2026-01-07T09:53:00Z">
        <w:r w:rsidRPr="004230CA">
          <w:rPr>
            <w:sz w:val="24"/>
            <w:szCs w:val="24"/>
            <w:rPrChange w:id="2453" w:author="ΜΗΤΣΕΑΣ ΗΛΙΑΣ" w:date="2026-01-07T12:21:00Z" w16du:dateUtc="2026-01-07T10:21:00Z">
              <w:rPr/>
            </w:rPrChange>
          </w:rPr>
          <w:t>Τίτλος : US-</w:t>
        </w:r>
      </w:ins>
      <w:ins w:id="2454" w:author="ΜΗΤΣΕΑΣ ΗΛΙΑΣ" w:date="2026-01-07T12:00:00Z" w16du:dateUtc="2026-01-07T10:00:00Z">
        <w:r w:rsidRPr="004230CA">
          <w:rPr>
            <w:sz w:val="24"/>
            <w:szCs w:val="24"/>
            <w:lang w:val="en-US"/>
            <w:rPrChange w:id="2455" w:author="ΜΗΤΣΕΑΣ ΗΛΙΑΣ" w:date="2026-01-07T12:21:00Z" w16du:dateUtc="2026-01-07T10:21:00Z">
              <w:rPr>
                <w:lang w:val="en-US"/>
              </w:rPr>
            </w:rPrChange>
          </w:rPr>
          <w:t>I</w:t>
        </w:r>
      </w:ins>
      <w:ins w:id="2456" w:author="ΜΗΤΣΕΑΣ ΗΛΙΑΣ" w:date="2026-01-07T11:53:00Z" w16du:dateUtc="2026-01-07T09:53:00Z">
        <w:r w:rsidRPr="004230CA">
          <w:rPr>
            <w:sz w:val="24"/>
            <w:szCs w:val="24"/>
            <w:rPrChange w:id="2457" w:author="ΜΗΤΣΕΑΣ ΗΛΙΑΣ" w:date="2026-01-07T12:21:00Z" w16du:dateUtc="2026-01-07T10:21:00Z">
              <w:rPr/>
            </w:rPrChange>
          </w:rPr>
          <w:t xml:space="preserve">1 – </w:t>
        </w:r>
      </w:ins>
      <w:ins w:id="2458" w:author="ΜΗΤΣΕΑΣ ΗΛΙΑΣ" w:date="2026-01-07T12:00:00Z">
        <w:r w:rsidRPr="004230CA">
          <w:rPr>
            <w:sz w:val="24"/>
            <w:szCs w:val="24"/>
            <w:rPrChange w:id="2459" w:author="ΜΗΤΣΕΑΣ ΗΛΙΑΣ" w:date="2026-01-07T12:21:00Z" w16du:dateUtc="2026-01-07T10:21:00Z">
              <w:rPr/>
            </w:rPrChange>
          </w:rPr>
          <w:t>Δημιουργία προφίλ influencer</w:t>
        </w:r>
      </w:ins>
    </w:p>
    <w:p w14:paraId="65E0CAFB" w14:textId="0B897E98" w:rsidR="005D573E" w:rsidRPr="00F348D3" w:rsidRDefault="005D573E">
      <w:pPr>
        <w:pStyle w:val="ae"/>
        <w:jc w:val="both"/>
        <w:rPr>
          <w:ins w:id="2460" w:author="ΜΗΤΣΕΑΣ ΗΛΙΑΣ" w:date="2026-01-07T11:53:00Z" w16du:dateUtc="2026-01-07T09:53:00Z"/>
          <w:sz w:val="24"/>
          <w:szCs w:val="24"/>
          <w:rPrChange w:id="2461" w:author="ΜΗΤΣΕΑΣ ΗΛΙΑΣ" w:date="2026-01-07T12:33:00Z" w16du:dateUtc="2026-01-07T10:33:00Z">
            <w:rPr>
              <w:ins w:id="2462" w:author="ΜΗΤΣΕΑΣ ΗΛΙΑΣ" w:date="2026-01-07T11:53:00Z" w16du:dateUtc="2026-01-07T09:53:00Z"/>
            </w:rPr>
          </w:rPrChange>
        </w:rPr>
        <w:pPrChange w:id="2463" w:author="ΜΗΤΣΕΑΣ ΗΛΙΑΣ" w:date="2026-01-07T15:10:00Z" w16du:dateUtc="2026-01-07T13:10:00Z">
          <w:pPr>
            <w:pStyle w:val="ae"/>
          </w:pPr>
        </w:pPrChange>
      </w:pPr>
      <w:ins w:id="2464" w:author="ΜΗΤΣΕΑΣ ΗΛΙΑΣ" w:date="2026-01-07T11:53:00Z" w16du:dateUtc="2026-01-07T09:53:00Z">
        <w:r w:rsidRPr="004230CA">
          <w:rPr>
            <w:sz w:val="24"/>
            <w:szCs w:val="24"/>
            <w:lang w:val="en-US"/>
            <w:rPrChange w:id="2465" w:author="ΜΗΤΣΕΑΣ ΗΛΙΑΣ" w:date="2026-01-07T12:21:00Z" w16du:dateUtc="2026-01-07T10:21:00Z">
              <w:rPr>
                <w:lang w:val="en-US"/>
              </w:rPr>
            </w:rPrChange>
          </w:rPr>
          <w:t>User</w:t>
        </w:r>
        <w:r w:rsidRPr="004230CA">
          <w:rPr>
            <w:sz w:val="24"/>
            <w:szCs w:val="24"/>
            <w:rPrChange w:id="2466" w:author="ΜΗΤΣΕΑΣ ΗΛΙΑΣ" w:date="2026-01-07T12:21:00Z" w16du:dateUtc="2026-01-07T10:21:00Z">
              <w:rPr/>
            </w:rPrChange>
          </w:rPr>
          <w:t xml:space="preserve"> </w:t>
        </w:r>
      </w:ins>
      <w:r w:rsidR="00A8509F">
        <w:rPr>
          <w:sz w:val="24"/>
          <w:szCs w:val="24"/>
          <w:lang w:val="en-US"/>
        </w:rPr>
        <w:t>s</w:t>
      </w:r>
      <w:ins w:id="2467" w:author="ΜΗΤΣΕΑΣ ΗΛΙΑΣ" w:date="2026-01-07T11:53:00Z" w16du:dateUtc="2026-01-07T09:53:00Z">
        <w:r w:rsidRPr="004230CA">
          <w:rPr>
            <w:sz w:val="24"/>
            <w:szCs w:val="24"/>
            <w:lang w:val="en-US"/>
            <w:rPrChange w:id="2468" w:author="ΜΗΤΣΕΑΣ ΗΛΙΑΣ" w:date="2026-01-07T12:21:00Z" w16du:dateUtc="2026-01-07T10:21:00Z">
              <w:rPr>
                <w:lang w:val="en-US"/>
              </w:rPr>
            </w:rPrChange>
          </w:rPr>
          <w:t>tory</w:t>
        </w:r>
        <w:r w:rsidRPr="004230CA">
          <w:rPr>
            <w:b/>
            <w:bCs/>
            <w:sz w:val="24"/>
            <w:szCs w:val="24"/>
            <w:rPrChange w:id="2469" w:author="ΜΗΤΣΕΑΣ ΗΛΙΑΣ" w:date="2026-01-07T12:21:00Z" w16du:dateUtc="2026-01-07T10:21:00Z">
              <w:rPr>
                <w:b/>
                <w:bCs/>
              </w:rPr>
            </w:rPrChange>
          </w:rPr>
          <w:t xml:space="preserve">: </w:t>
        </w:r>
      </w:ins>
      <w:ins w:id="2470" w:author="ΜΗΤΣΕΑΣ ΗΛΙΑΣ" w:date="2026-01-07T12:01:00Z">
        <w:r w:rsidRPr="004230CA">
          <w:rPr>
            <w:sz w:val="24"/>
            <w:szCs w:val="24"/>
            <w:rPrChange w:id="2471" w:author="ΜΗΤΣΕΑΣ ΗΛΙΑΣ" w:date="2026-01-07T12:21:00Z" w16du:dateUtc="2026-01-07T10:21:00Z">
              <w:rPr/>
            </w:rPrChange>
          </w:rPr>
          <w:t xml:space="preserve">Ως </w:t>
        </w:r>
      </w:ins>
      <w:ins w:id="2472" w:author="ΜΗΤΣΕΑΣ ΗΛΙΑΣ" w:date="2026-01-07T12:26:00Z" w16du:dateUtc="2026-01-07T10:26:00Z">
        <w:r w:rsidR="00F348D3">
          <w:rPr>
            <w:sz w:val="24"/>
            <w:szCs w:val="24"/>
            <w:lang w:val="en-US"/>
          </w:rPr>
          <w:t>i</w:t>
        </w:r>
      </w:ins>
      <w:ins w:id="2473" w:author="ΜΗΤΣΕΑΣ ΗΛΙΑΣ" w:date="2026-01-07T12:01:00Z">
        <w:r w:rsidRPr="004230CA">
          <w:rPr>
            <w:sz w:val="24"/>
            <w:szCs w:val="24"/>
            <w:rPrChange w:id="2474" w:author="ΜΗΤΣΕΑΣ ΗΛΙΑΣ" w:date="2026-01-07T12:21:00Z" w16du:dateUtc="2026-01-07T10:21:00Z">
              <w:rPr/>
            </w:rPrChange>
          </w:rPr>
          <w:t>nfluencer, θέλω να δημιουργήσω λογαριασμό στην πλατφόρμα, ώστε να μπορώ να συμμετέχω σε συνεργασίες με επιχειρήσεις</w:t>
        </w:r>
      </w:ins>
    </w:p>
    <w:p w14:paraId="7BD7DA5E" w14:textId="5A3714DB" w:rsidR="005D573E" w:rsidRPr="004230CA" w:rsidRDefault="005D573E">
      <w:pPr>
        <w:pStyle w:val="ae"/>
        <w:jc w:val="both"/>
        <w:rPr>
          <w:ins w:id="2475" w:author="ΜΗΤΣΕΑΣ ΗΛΙΑΣ" w:date="2026-01-07T11:53:00Z" w16du:dateUtc="2026-01-07T09:53:00Z"/>
          <w:sz w:val="24"/>
          <w:szCs w:val="24"/>
          <w:lang w:val="en-US"/>
          <w:rPrChange w:id="2476" w:author="ΜΗΤΣΕΑΣ ΗΛΙΑΣ" w:date="2026-01-07T12:21:00Z" w16du:dateUtc="2026-01-07T10:21:00Z">
            <w:rPr>
              <w:ins w:id="2477" w:author="ΜΗΤΣΕΑΣ ΗΛΙΑΣ" w:date="2026-01-07T11:53:00Z" w16du:dateUtc="2026-01-07T09:53:00Z"/>
              <w:lang w:val="en-US"/>
            </w:rPr>
          </w:rPrChange>
        </w:rPr>
        <w:pPrChange w:id="2478" w:author="ΜΗΤΣΕΑΣ ΗΛΙΑΣ" w:date="2026-01-07T15:10:00Z" w16du:dateUtc="2026-01-07T13:10:00Z">
          <w:pPr>
            <w:pStyle w:val="ae"/>
          </w:pPr>
        </w:pPrChange>
      </w:pPr>
      <w:ins w:id="2479" w:author="ΜΗΤΣΕΑΣ ΗΛΙΑΣ" w:date="2026-01-07T11:53:00Z" w16du:dateUtc="2026-01-07T09:53:00Z">
        <w:r w:rsidRPr="004230CA">
          <w:rPr>
            <w:sz w:val="24"/>
            <w:szCs w:val="24"/>
            <w:lang w:val="en-US"/>
            <w:rPrChange w:id="2480" w:author="ΜΗΤΣΕΑΣ ΗΛΙΑΣ" w:date="2026-01-07T12:21:00Z" w16du:dateUtc="2026-01-07T10:21:00Z">
              <w:rPr>
                <w:lang w:val="en-US"/>
              </w:rPr>
            </w:rPrChange>
          </w:rPr>
          <w:t xml:space="preserve">Acceptance </w:t>
        </w:r>
      </w:ins>
      <w:r w:rsidR="00A8509F">
        <w:rPr>
          <w:sz w:val="24"/>
          <w:szCs w:val="24"/>
          <w:lang w:val="en-US"/>
        </w:rPr>
        <w:t>c</w:t>
      </w:r>
      <w:ins w:id="2481" w:author="ΜΗΤΣΕΑΣ ΗΛΙΑΣ" w:date="2026-01-07T11:53:00Z" w16du:dateUtc="2026-01-07T09:53:00Z">
        <w:r w:rsidRPr="004230CA">
          <w:rPr>
            <w:sz w:val="24"/>
            <w:szCs w:val="24"/>
            <w:lang w:val="en-US"/>
            <w:rPrChange w:id="2482" w:author="ΜΗΤΣΕΑΣ ΗΛΙΑΣ" w:date="2026-01-07T12:21:00Z" w16du:dateUtc="2026-01-07T10:21:00Z">
              <w:rPr>
                <w:lang w:val="en-US"/>
              </w:rPr>
            </w:rPrChange>
          </w:rPr>
          <w:t>riteria:</w:t>
        </w:r>
      </w:ins>
    </w:p>
    <w:p w14:paraId="22E14A87" w14:textId="511A6DEE" w:rsidR="005D573E" w:rsidRPr="004230CA" w:rsidRDefault="00710590">
      <w:pPr>
        <w:pStyle w:val="ae"/>
        <w:numPr>
          <w:ilvl w:val="0"/>
          <w:numId w:val="46"/>
        </w:numPr>
        <w:tabs>
          <w:tab w:val="left" w:pos="990"/>
        </w:tabs>
        <w:ind w:firstLine="0"/>
        <w:jc w:val="both"/>
        <w:rPr>
          <w:ins w:id="2483" w:author="ΜΗΤΣΕΑΣ ΗΛΙΑΣ" w:date="2026-01-07T11:53:00Z" w16du:dateUtc="2026-01-07T09:53:00Z"/>
          <w:sz w:val="24"/>
          <w:szCs w:val="24"/>
          <w:rPrChange w:id="2484" w:author="ΜΗΤΣΕΑΣ ΗΛΙΑΣ" w:date="2026-01-07T12:21:00Z" w16du:dateUtc="2026-01-07T10:21:00Z">
            <w:rPr>
              <w:ins w:id="2485" w:author="ΜΗΤΣΕΑΣ ΗΛΙΑΣ" w:date="2026-01-07T11:53:00Z" w16du:dateUtc="2026-01-07T09:53:00Z"/>
            </w:rPr>
          </w:rPrChange>
        </w:rPr>
        <w:pPrChange w:id="2486" w:author="ΜΗΤΣΕΑΣ ΗΛΙΑΣ" w:date="2026-01-07T15:10:00Z" w16du:dateUtc="2026-01-07T13:10:00Z">
          <w:pPr>
            <w:pStyle w:val="ae"/>
            <w:numPr>
              <w:numId w:val="46"/>
            </w:numPr>
            <w:tabs>
              <w:tab w:val="num" w:pos="720"/>
              <w:tab w:val="left" w:pos="990"/>
            </w:tabs>
            <w:ind w:hanging="360"/>
          </w:pPr>
        </w:pPrChange>
      </w:pPr>
      <w:ins w:id="2487" w:author="ΜΗΤΣΕΑΣ ΗΛΙΑΣ" w:date="2026-01-07T12:38:00Z" w16du:dateUtc="2026-01-07T10:38:00Z">
        <w:r>
          <w:rPr>
            <w:sz w:val="24"/>
            <w:szCs w:val="24"/>
          </w:rPr>
          <w:t>Ε</w:t>
        </w:r>
      </w:ins>
      <w:ins w:id="2488" w:author="ΜΗΤΣΕΑΣ ΗΛΙΑΣ" w:date="2026-01-07T12:25:00Z" w16du:dateUtc="2026-01-07T10:25:00Z">
        <w:r w:rsidR="00F348D3">
          <w:rPr>
            <w:sz w:val="24"/>
            <w:szCs w:val="24"/>
          </w:rPr>
          <w:t>γγρ</w:t>
        </w:r>
      </w:ins>
      <w:ins w:id="2489" w:author="ΜΗΤΣΕΑΣ ΗΛΙΑΣ" w:date="2026-01-07T12:39:00Z" w16du:dateUtc="2026-01-07T10:39:00Z">
        <w:r>
          <w:rPr>
            <w:sz w:val="24"/>
            <w:szCs w:val="24"/>
          </w:rPr>
          <w:t>αφή χρήστη</w:t>
        </w:r>
      </w:ins>
      <w:ins w:id="2490" w:author="ΜΗΤΣΕΑΣ ΗΛΙΑΣ" w:date="2026-01-07T12:25:00Z" w16du:dateUtc="2026-01-07T10:25:00Z">
        <w:r w:rsidR="00F348D3">
          <w:rPr>
            <w:sz w:val="24"/>
            <w:szCs w:val="24"/>
          </w:rPr>
          <w:t xml:space="preserve"> μέσω </w:t>
        </w:r>
        <w:r w:rsidR="00F348D3">
          <w:rPr>
            <w:sz w:val="24"/>
            <w:szCs w:val="24"/>
            <w:lang w:val="en-US"/>
          </w:rPr>
          <w:t>email</w:t>
        </w:r>
        <w:r w:rsidR="00F348D3" w:rsidRPr="00F348D3">
          <w:rPr>
            <w:sz w:val="24"/>
            <w:szCs w:val="24"/>
            <w:rPrChange w:id="2491" w:author="ΜΗΤΣΕΑΣ ΗΛΙΑΣ" w:date="2026-01-07T12:25:00Z" w16du:dateUtc="2026-01-07T10:25:00Z">
              <w:rPr>
                <w:sz w:val="24"/>
                <w:szCs w:val="24"/>
                <w:lang w:val="en-US"/>
              </w:rPr>
            </w:rPrChange>
          </w:rPr>
          <w:t xml:space="preserve"> </w:t>
        </w:r>
        <w:r w:rsidR="00F348D3">
          <w:rPr>
            <w:sz w:val="24"/>
            <w:szCs w:val="24"/>
          </w:rPr>
          <w:t>και κωδικού και</w:t>
        </w:r>
      </w:ins>
      <w:ins w:id="2492" w:author="ΜΗΤΣΕΑΣ ΗΛΙΑΣ" w:date="2026-01-07T12:01:00Z">
        <w:r w:rsidR="005D573E" w:rsidRPr="004230CA">
          <w:rPr>
            <w:sz w:val="24"/>
            <w:szCs w:val="24"/>
            <w:rPrChange w:id="2493" w:author="ΜΗΤΣΕΑΣ ΗΛΙΑΣ" w:date="2026-01-07T12:21:00Z" w16du:dateUtc="2026-01-07T10:21:00Z">
              <w:rPr/>
            </w:rPrChange>
          </w:rPr>
          <w:t xml:space="preserve"> αποκτά ρόλο </w:t>
        </w:r>
      </w:ins>
      <w:ins w:id="2494" w:author="ΜΗΤΣΕΑΣ ΗΛΙΑΣ" w:date="2026-01-07T12:27:00Z" w16du:dateUtc="2026-01-07T10:27:00Z">
        <w:r w:rsidR="00F348D3">
          <w:rPr>
            <w:sz w:val="24"/>
            <w:szCs w:val="24"/>
          </w:rPr>
          <w:t>¨</w:t>
        </w:r>
      </w:ins>
      <w:ins w:id="2495" w:author="ΜΗΤΣΕΑΣ ΗΛΙΑΣ" w:date="2026-01-07T12:01:00Z">
        <w:r w:rsidR="005D573E" w:rsidRPr="004230CA">
          <w:rPr>
            <w:sz w:val="24"/>
            <w:szCs w:val="24"/>
            <w:rPrChange w:id="2496" w:author="ΜΗΤΣΕΑΣ ΗΛΙΑΣ" w:date="2026-01-07T12:21:00Z" w16du:dateUtc="2026-01-07T10:21:00Z">
              <w:rPr/>
            </w:rPrChange>
          </w:rPr>
          <w:t>Influencer</w:t>
        </w:r>
      </w:ins>
      <w:ins w:id="2497" w:author="ΜΗΤΣΕΑΣ ΗΛΙΑΣ" w:date="2026-01-07T12:27:00Z" w16du:dateUtc="2026-01-07T10:27:00Z">
        <w:r w:rsidR="00F348D3">
          <w:rPr>
            <w:sz w:val="24"/>
            <w:szCs w:val="24"/>
          </w:rPr>
          <w:t>¨</w:t>
        </w:r>
      </w:ins>
    </w:p>
    <w:p w14:paraId="37F4D29E" w14:textId="1B91FAE9" w:rsidR="005D573E" w:rsidRPr="004230CA" w:rsidRDefault="005D573E">
      <w:pPr>
        <w:pStyle w:val="ae"/>
        <w:numPr>
          <w:ilvl w:val="0"/>
          <w:numId w:val="46"/>
        </w:numPr>
        <w:tabs>
          <w:tab w:val="left" w:pos="990"/>
        </w:tabs>
        <w:ind w:firstLine="0"/>
        <w:jc w:val="both"/>
        <w:rPr>
          <w:ins w:id="2498" w:author="ΜΗΤΣΕΑΣ ΗΛΙΑΣ" w:date="2026-01-07T11:53:00Z" w16du:dateUtc="2026-01-07T09:53:00Z"/>
          <w:sz w:val="24"/>
          <w:szCs w:val="24"/>
          <w:rPrChange w:id="2499" w:author="ΜΗΤΣΕΑΣ ΗΛΙΑΣ" w:date="2026-01-07T12:21:00Z" w16du:dateUtc="2026-01-07T10:21:00Z">
            <w:rPr>
              <w:ins w:id="2500" w:author="ΜΗΤΣΕΑΣ ΗΛΙΑΣ" w:date="2026-01-07T11:53:00Z" w16du:dateUtc="2026-01-07T09:53:00Z"/>
            </w:rPr>
          </w:rPrChange>
        </w:rPr>
        <w:pPrChange w:id="2501" w:author="ΜΗΤΣΕΑΣ ΗΛΙΑΣ" w:date="2026-01-07T15:10:00Z" w16du:dateUtc="2026-01-07T13:10:00Z">
          <w:pPr>
            <w:pStyle w:val="ae"/>
            <w:numPr>
              <w:numId w:val="46"/>
            </w:numPr>
            <w:tabs>
              <w:tab w:val="num" w:pos="720"/>
              <w:tab w:val="left" w:pos="990"/>
            </w:tabs>
            <w:ind w:hanging="360"/>
          </w:pPr>
        </w:pPrChange>
      </w:pPr>
      <w:ins w:id="2502" w:author="ΜΗΤΣΕΑΣ ΗΛΙΑΣ" w:date="2026-01-07T12:02:00Z">
        <w:r w:rsidRPr="004230CA">
          <w:rPr>
            <w:sz w:val="24"/>
            <w:szCs w:val="24"/>
            <w:rPrChange w:id="2503" w:author="ΜΗΤΣΕΑΣ ΗΛΙΑΣ" w:date="2026-01-07T12:21:00Z" w16du:dateUtc="2026-01-07T10:21:00Z">
              <w:rPr/>
            </w:rPrChange>
          </w:rPr>
          <w:t>Ορίζει θεματολογία και κοινό</w:t>
        </w:r>
      </w:ins>
    </w:p>
    <w:p w14:paraId="4640CC5E" w14:textId="4BB188BE" w:rsidR="005D573E" w:rsidRPr="004230CA" w:rsidRDefault="00710590">
      <w:pPr>
        <w:pStyle w:val="ae"/>
        <w:numPr>
          <w:ilvl w:val="0"/>
          <w:numId w:val="46"/>
        </w:numPr>
        <w:tabs>
          <w:tab w:val="left" w:pos="990"/>
        </w:tabs>
        <w:ind w:firstLine="0"/>
        <w:jc w:val="both"/>
        <w:rPr>
          <w:ins w:id="2504" w:author="ΜΗΤΣΕΑΣ ΗΛΙΑΣ" w:date="2026-01-07T11:53:00Z" w16du:dateUtc="2026-01-07T09:53:00Z"/>
          <w:sz w:val="24"/>
          <w:szCs w:val="24"/>
          <w:rPrChange w:id="2505" w:author="ΜΗΤΣΕΑΣ ΗΛΙΑΣ" w:date="2026-01-07T12:21:00Z" w16du:dateUtc="2026-01-07T10:21:00Z">
            <w:rPr>
              <w:ins w:id="2506" w:author="ΜΗΤΣΕΑΣ ΗΛΙΑΣ" w:date="2026-01-07T11:53:00Z" w16du:dateUtc="2026-01-07T09:53:00Z"/>
            </w:rPr>
          </w:rPrChange>
        </w:rPr>
        <w:pPrChange w:id="2507" w:author="ΜΗΤΣΕΑΣ ΗΛΙΑΣ" w:date="2026-01-07T15:10:00Z" w16du:dateUtc="2026-01-07T13:10:00Z">
          <w:pPr>
            <w:pStyle w:val="ae"/>
            <w:numPr>
              <w:numId w:val="46"/>
            </w:numPr>
            <w:tabs>
              <w:tab w:val="num" w:pos="720"/>
              <w:tab w:val="left" w:pos="990"/>
            </w:tabs>
            <w:ind w:hanging="360"/>
          </w:pPr>
        </w:pPrChange>
      </w:pPr>
      <w:ins w:id="2508" w:author="ΜΗΤΣΕΑΣ ΗΛΙΑΣ" w:date="2026-01-07T12:39:00Z" w16du:dateUtc="2026-01-07T10:39:00Z">
        <w:r>
          <w:rPr>
            <w:sz w:val="24"/>
            <w:szCs w:val="24"/>
          </w:rPr>
          <w:t>Α</w:t>
        </w:r>
      </w:ins>
      <w:ins w:id="2509" w:author="ΜΗΤΣΕΑΣ ΗΛΙΑΣ" w:date="2026-01-07T12:02:00Z">
        <w:r w:rsidR="005D573E" w:rsidRPr="004230CA">
          <w:rPr>
            <w:sz w:val="24"/>
            <w:szCs w:val="24"/>
            <w:rPrChange w:id="2510" w:author="ΜΗΤΣΕΑΣ ΗΛΙΑΣ" w:date="2026-01-07T12:21:00Z" w16du:dateUtc="2026-01-07T10:21:00Z">
              <w:rPr/>
            </w:rPrChange>
          </w:rPr>
          <w:t>ντιστοίχιση</w:t>
        </w:r>
      </w:ins>
      <w:ins w:id="2511" w:author="ΜΗΤΣΕΑΣ ΗΛΙΑΣ" w:date="2026-01-07T12:39:00Z" w16du:dateUtc="2026-01-07T10:39:00Z">
        <w:r>
          <w:rPr>
            <w:sz w:val="24"/>
            <w:szCs w:val="24"/>
          </w:rPr>
          <w:t xml:space="preserve"> στοιχείων</w:t>
        </w:r>
      </w:ins>
      <w:ins w:id="2512" w:author="ΜΗΤΣΕΑΣ ΗΛΙΑΣ" w:date="2026-01-07T12:26:00Z" w16du:dateUtc="2026-01-07T10:26:00Z">
        <w:r w:rsidR="00F348D3">
          <w:rPr>
            <w:sz w:val="24"/>
            <w:szCs w:val="24"/>
          </w:rPr>
          <w:t xml:space="preserve"> με τις επιχειρήσεις</w:t>
        </w:r>
      </w:ins>
    </w:p>
    <w:p w14:paraId="3EED0B3D" w14:textId="5A6919A6" w:rsidR="005D573E" w:rsidRPr="00F348D3" w:rsidRDefault="00710590" w:rsidP="00BF1F12">
      <w:pPr>
        <w:pStyle w:val="ae"/>
        <w:numPr>
          <w:ilvl w:val="0"/>
          <w:numId w:val="46"/>
        </w:numPr>
        <w:tabs>
          <w:tab w:val="left" w:pos="990"/>
        </w:tabs>
        <w:ind w:firstLine="0"/>
        <w:jc w:val="both"/>
        <w:rPr>
          <w:ins w:id="2513" w:author="ΜΗΤΣΕΑΣ ΗΛΙΑΣ" w:date="2026-01-07T12:28:00Z" w16du:dateUtc="2026-01-07T10:28:00Z"/>
          <w:sz w:val="24"/>
          <w:szCs w:val="24"/>
          <w:rPrChange w:id="2514" w:author="ΜΗΤΣΕΑΣ ΗΛΙΑΣ" w:date="2026-01-07T12:28:00Z" w16du:dateUtc="2026-01-07T10:28:00Z">
            <w:rPr>
              <w:ins w:id="2515" w:author="ΜΗΤΣΕΑΣ ΗΛΙΑΣ" w:date="2026-01-07T12:28:00Z" w16du:dateUtc="2026-01-07T10:28:00Z"/>
              <w:sz w:val="24"/>
              <w:szCs w:val="24"/>
              <w:lang w:val="en-US"/>
            </w:rPr>
          </w:rPrChange>
        </w:rPr>
      </w:pPr>
      <w:ins w:id="2516" w:author="ΜΗΤΣΕΑΣ ΗΛΙΑΣ" w:date="2026-01-07T12:39:00Z" w16du:dateUtc="2026-01-07T10:39:00Z">
        <w:r>
          <w:rPr>
            <w:sz w:val="24"/>
            <w:szCs w:val="24"/>
          </w:rPr>
          <w:t>Δ</w:t>
        </w:r>
      </w:ins>
      <w:ins w:id="2517" w:author="ΜΗΤΣΕΑΣ ΗΛΙΑΣ" w:date="2026-01-07T12:02:00Z">
        <w:r w:rsidR="005D573E" w:rsidRPr="004230CA">
          <w:rPr>
            <w:sz w:val="24"/>
            <w:szCs w:val="24"/>
            <w:rPrChange w:id="2518" w:author="ΜΗΤΣΕΑΣ ΗΛΙΑΣ" w:date="2026-01-07T12:21:00Z" w16du:dateUtc="2026-01-07T10:21:00Z">
              <w:rPr/>
            </w:rPrChange>
          </w:rPr>
          <w:t>υνατότητα επεξεργασίας προφίλ</w:t>
        </w:r>
      </w:ins>
    </w:p>
    <w:p w14:paraId="26D4FBE1" w14:textId="4F1C74FE" w:rsidR="005D573E" w:rsidRPr="004230CA" w:rsidRDefault="005D573E">
      <w:pPr>
        <w:pStyle w:val="ae"/>
        <w:numPr>
          <w:ilvl w:val="0"/>
          <w:numId w:val="45"/>
        </w:numPr>
        <w:jc w:val="both"/>
        <w:rPr>
          <w:ins w:id="2519" w:author="ΜΗΤΣΕΑΣ ΗΛΙΑΣ" w:date="2026-01-07T11:53:00Z" w16du:dateUtc="2026-01-07T09:53:00Z"/>
          <w:sz w:val="24"/>
          <w:szCs w:val="24"/>
          <w:rPrChange w:id="2520" w:author="ΜΗΤΣΕΑΣ ΗΛΙΑΣ" w:date="2026-01-07T12:21:00Z" w16du:dateUtc="2026-01-07T10:21:00Z">
            <w:rPr>
              <w:ins w:id="2521" w:author="ΜΗΤΣΕΑΣ ΗΛΙΑΣ" w:date="2026-01-07T11:53:00Z" w16du:dateUtc="2026-01-07T09:53:00Z"/>
            </w:rPr>
          </w:rPrChange>
        </w:rPr>
        <w:pPrChange w:id="2522" w:author="ΜΗΤΣΕΑΣ ΗΛΙΑΣ" w:date="2026-01-07T15:10:00Z" w16du:dateUtc="2026-01-07T13:10:00Z">
          <w:pPr>
            <w:pStyle w:val="ae"/>
            <w:numPr>
              <w:numId w:val="45"/>
            </w:numPr>
            <w:ind w:hanging="360"/>
          </w:pPr>
        </w:pPrChange>
      </w:pPr>
      <w:ins w:id="2523" w:author="ΜΗΤΣΕΑΣ ΗΛΙΑΣ" w:date="2026-01-07T11:53:00Z" w16du:dateUtc="2026-01-07T09:53:00Z">
        <w:r w:rsidRPr="004230CA">
          <w:rPr>
            <w:sz w:val="24"/>
            <w:szCs w:val="24"/>
            <w:rPrChange w:id="2524" w:author="ΜΗΤΣΕΑΣ ΗΛΙΑΣ" w:date="2026-01-07T12:21:00Z" w16du:dateUtc="2026-01-07T10:21:00Z">
              <w:rPr/>
            </w:rPrChange>
          </w:rPr>
          <w:t>Τίτλος : US-</w:t>
        </w:r>
      </w:ins>
      <w:ins w:id="2525" w:author="ΜΗΤΣΕΑΣ ΗΛΙΑΣ" w:date="2026-01-07T12:03:00Z" w16du:dateUtc="2026-01-07T10:03:00Z">
        <w:r w:rsidRPr="004230CA">
          <w:rPr>
            <w:sz w:val="24"/>
            <w:szCs w:val="24"/>
            <w:lang w:val="en-US"/>
            <w:rPrChange w:id="2526" w:author="ΜΗΤΣΕΑΣ ΗΛΙΑΣ" w:date="2026-01-07T12:21:00Z" w16du:dateUtc="2026-01-07T10:21:00Z">
              <w:rPr>
                <w:lang w:val="en-US"/>
              </w:rPr>
            </w:rPrChange>
          </w:rPr>
          <w:t>I</w:t>
        </w:r>
      </w:ins>
      <w:ins w:id="2527" w:author="ΜΗΤΣΕΑΣ ΗΛΙΑΣ" w:date="2026-01-07T11:53:00Z" w16du:dateUtc="2026-01-07T09:53:00Z">
        <w:r w:rsidRPr="004230CA">
          <w:rPr>
            <w:sz w:val="24"/>
            <w:szCs w:val="24"/>
            <w:rPrChange w:id="2528" w:author="ΜΗΤΣΕΑΣ ΗΛΙΑΣ" w:date="2026-01-07T12:21:00Z" w16du:dateUtc="2026-01-07T10:21:00Z">
              <w:rPr/>
            </w:rPrChange>
          </w:rPr>
          <w:t xml:space="preserve">2 – </w:t>
        </w:r>
      </w:ins>
      <w:ins w:id="2529" w:author="ΜΗΤΣΕΑΣ ΗΛΙΑΣ" w:date="2026-01-07T12:03:00Z">
        <w:r w:rsidR="00614C7F" w:rsidRPr="004230CA">
          <w:rPr>
            <w:sz w:val="24"/>
            <w:szCs w:val="24"/>
            <w:rPrChange w:id="2530" w:author="ΜΗΤΣΕΑΣ ΗΛΙΑΣ" w:date="2026-01-07T12:21:00Z" w16du:dateUtc="2026-01-07T10:21:00Z">
              <w:rPr/>
            </w:rPrChange>
          </w:rPr>
          <w:t>Διαχείριση προτάσεων συνεργασίας</w:t>
        </w:r>
      </w:ins>
    </w:p>
    <w:p w14:paraId="53CF9C9C" w14:textId="5BD33484" w:rsidR="005D573E" w:rsidRPr="00F314EB" w:rsidRDefault="005D573E">
      <w:pPr>
        <w:pStyle w:val="ae"/>
        <w:jc w:val="both"/>
        <w:rPr>
          <w:ins w:id="2531" w:author="ΜΗΤΣΕΑΣ ΗΛΙΑΣ" w:date="2026-01-07T11:53:00Z" w16du:dateUtc="2026-01-07T09:53:00Z"/>
          <w:sz w:val="24"/>
          <w:szCs w:val="24"/>
          <w:rPrChange w:id="2532" w:author="ΜΗΤΣΕΑΣ ΗΛΙΑΣ" w:date="2026-01-08T10:37:00Z" w16du:dateUtc="2026-01-08T08:37:00Z">
            <w:rPr>
              <w:ins w:id="2533" w:author="ΜΗΤΣΕΑΣ ΗΛΙΑΣ" w:date="2026-01-07T11:53:00Z" w16du:dateUtc="2026-01-07T09:53:00Z"/>
            </w:rPr>
          </w:rPrChange>
        </w:rPr>
        <w:pPrChange w:id="2534" w:author="ΜΗΤΣΕΑΣ ΗΛΙΑΣ" w:date="2026-01-07T15:10:00Z" w16du:dateUtc="2026-01-07T13:10:00Z">
          <w:pPr>
            <w:pStyle w:val="ae"/>
          </w:pPr>
        </w:pPrChange>
      </w:pPr>
      <w:ins w:id="2535" w:author="ΜΗΤΣΕΑΣ ΗΛΙΑΣ" w:date="2026-01-07T11:53:00Z" w16du:dateUtc="2026-01-07T09:53:00Z">
        <w:r w:rsidRPr="004230CA">
          <w:rPr>
            <w:sz w:val="24"/>
            <w:szCs w:val="24"/>
            <w:lang w:val="en-US"/>
            <w:rPrChange w:id="2536" w:author="ΜΗΤΣΕΑΣ ΗΛΙΑΣ" w:date="2026-01-07T12:21:00Z" w16du:dateUtc="2026-01-07T10:21:00Z">
              <w:rPr>
                <w:lang w:val="en-US"/>
              </w:rPr>
            </w:rPrChange>
          </w:rPr>
          <w:t>User</w:t>
        </w:r>
        <w:r w:rsidRPr="004230CA">
          <w:rPr>
            <w:sz w:val="24"/>
            <w:szCs w:val="24"/>
            <w:rPrChange w:id="2537" w:author="ΜΗΤΣΕΑΣ ΗΛΙΑΣ" w:date="2026-01-07T12:21:00Z" w16du:dateUtc="2026-01-07T10:21:00Z">
              <w:rPr/>
            </w:rPrChange>
          </w:rPr>
          <w:t xml:space="preserve"> </w:t>
        </w:r>
      </w:ins>
      <w:r w:rsidR="00A8509F">
        <w:rPr>
          <w:sz w:val="24"/>
          <w:szCs w:val="24"/>
          <w:lang w:val="en-US"/>
        </w:rPr>
        <w:t>s</w:t>
      </w:r>
      <w:ins w:id="2538" w:author="ΜΗΤΣΕΑΣ ΗΛΙΑΣ" w:date="2026-01-07T11:53:00Z" w16du:dateUtc="2026-01-07T09:53:00Z">
        <w:r w:rsidRPr="004230CA">
          <w:rPr>
            <w:sz w:val="24"/>
            <w:szCs w:val="24"/>
            <w:lang w:val="en-US"/>
            <w:rPrChange w:id="2539" w:author="ΜΗΤΣΕΑΣ ΗΛΙΑΣ" w:date="2026-01-07T12:21:00Z" w16du:dateUtc="2026-01-07T10:21:00Z">
              <w:rPr>
                <w:lang w:val="en-US"/>
              </w:rPr>
            </w:rPrChange>
          </w:rPr>
          <w:t>tory</w:t>
        </w:r>
        <w:r w:rsidRPr="004230CA">
          <w:rPr>
            <w:b/>
            <w:bCs/>
            <w:sz w:val="24"/>
            <w:szCs w:val="24"/>
            <w:rPrChange w:id="2540" w:author="ΜΗΤΣΕΑΣ ΗΛΙΑΣ" w:date="2026-01-07T12:21:00Z" w16du:dateUtc="2026-01-07T10:21:00Z">
              <w:rPr>
                <w:b/>
                <w:bCs/>
              </w:rPr>
            </w:rPrChange>
          </w:rPr>
          <w:t xml:space="preserve">: </w:t>
        </w:r>
      </w:ins>
      <w:ins w:id="2541" w:author="ΜΗΤΣΕΑΣ ΗΛΙΑΣ" w:date="2026-01-07T12:03:00Z">
        <w:r w:rsidR="00614C7F" w:rsidRPr="004230CA">
          <w:rPr>
            <w:sz w:val="24"/>
            <w:szCs w:val="24"/>
            <w:rPrChange w:id="2542" w:author="ΜΗΤΣΕΑΣ ΗΛΙΑΣ" w:date="2026-01-07T12:21:00Z" w16du:dateUtc="2026-01-07T10:21:00Z">
              <w:rPr/>
            </w:rPrChange>
          </w:rPr>
          <w:t xml:space="preserve">Ως </w:t>
        </w:r>
      </w:ins>
      <w:ins w:id="2543" w:author="ΜΗΤΣΕΑΣ ΗΛΙΑΣ" w:date="2026-01-07T12:26:00Z" w16du:dateUtc="2026-01-07T10:26:00Z">
        <w:r w:rsidR="00F348D3">
          <w:rPr>
            <w:sz w:val="24"/>
            <w:szCs w:val="24"/>
            <w:lang w:val="en-US"/>
          </w:rPr>
          <w:t>i</w:t>
        </w:r>
      </w:ins>
      <w:ins w:id="2544" w:author="ΜΗΤΣΕΑΣ ΗΛΙΑΣ" w:date="2026-01-07T12:03:00Z">
        <w:r w:rsidR="00614C7F" w:rsidRPr="004230CA">
          <w:rPr>
            <w:sz w:val="24"/>
            <w:szCs w:val="24"/>
            <w:rPrChange w:id="2545" w:author="ΜΗΤΣΕΑΣ ΗΛΙΑΣ" w:date="2026-01-07T12:21:00Z" w16du:dateUtc="2026-01-07T10:21:00Z">
              <w:rPr/>
            </w:rPrChange>
          </w:rPr>
          <w:t>nfluencer, θέλω να βλέπω, να αποδέχομαι ή να απορρίπτω προτάσεις συνεργασίας, ώστε να διατηρώ την αυθεντικότητα του περιεχομένου μου</w:t>
        </w:r>
      </w:ins>
    </w:p>
    <w:p w14:paraId="5EB7FD83" w14:textId="7D046DC6" w:rsidR="005D573E" w:rsidRPr="004230CA" w:rsidRDefault="005D573E">
      <w:pPr>
        <w:pStyle w:val="ae"/>
        <w:spacing w:after="0"/>
        <w:jc w:val="both"/>
        <w:rPr>
          <w:ins w:id="2546" w:author="ΜΗΤΣΕΑΣ ΗΛΙΑΣ" w:date="2026-01-07T11:53:00Z" w16du:dateUtc="2026-01-07T09:53:00Z"/>
          <w:sz w:val="24"/>
          <w:szCs w:val="24"/>
          <w:rPrChange w:id="2547" w:author="ΜΗΤΣΕΑΣ ΗΛΙΑΣ" w:date="2026-01-07T12:21:00Z" w16du:dateUtc="2026-01-07T10:21:00Z">
            <w:rPr>
              <w:ins w:id="2548" w:author="ΜΗΤΣΕΑΣ ΗΛΙΑΣ" w:date="2026-01-07T11:53:00Z" w16du:dateUtc="2026-01-07T09:53:00Z"/>
              <w:lang w:val="en-US"/>
            </w:rPr>
          </w:rPrChange>
        </w:rPr>
        <w:pPrChange w:id="2549" w:author="ΜΗΤΣΕΑΣ ΗΛΙΑΣ" w:date="2026-01-07T15:10:00Z" w16du:dateUtc="2026-01-07T13:10:00Z">
          <w:pPr>
            <w:pStyle w:val="ae"/>
            <w:spacing w:after="0"/>
          </w:pPr>
        </w:pPrChange>
      </w:pPr>
      <w:ins w:id="2550" w:author="ΜΗΤΣΕΑΣ ΗΛΙΑΣ" w:date="2026-01-07T11:53:00Z" w16du:dateUtc="2026-01-07T09:53:00Z">
        <w:r w:rsidRPr="004230CA">
          <w:rPr>
            <w:sz w:val="24"/>
            <w:szCs w:val="24"/>
            <w:lang w:val="en-US"/>
            <w:rPrChange w:id="2551" w:author="ΜΗΤΣΕΑΣ ΗΛΙΑΣ" w:date="2026-01-07T12:21:00Z" w16du:dateUtc="2026-01-07T10:21:00Z">
              <w:rPr>
                <w:lang w:val="en-US"/>
              </w:rPr>
            </w:rPrChange>
          </w:rPr>
          <w:t>Acceptance</w:t>
        </w:r>
        <w:r w:rsidRPr="004230CA">
          <w:rPr>
            <w:sz w:val="24"/>
            <w:szCs w:val="24"/>
            <w:rPrChange w:id="2552" w:author="ΜΗΤΣΕΑΣ ΗΛΙΑΣ" w:date="2026-01-07T12:21:00Z" w16du:dateUtc="2026-01-07T10:21:00Z">
              <w:rPr>
                <w:lang w:val="en-US"/>
              </w:rPr>
            </w:rPrChange>
          </w:rPr>
          <w:t xml:space="preserve"> </w:t>
        </w:r>
      </w:ins>
      <w:r w:rsidR="00A8509F">
        <w:rPr>
          <w:sz w:val="24"/>
          <w:szCs w:val="24"/>
          <w:lang w:val="en-US"/>
        </w:rPr>
        <w:t>c</w:t>
      </w:r>
      <w:ins w:id="2553" w:author="ΜΗΤΣΕΑΣ ΗΛΙΑΣ" w:date="2026-01-07T11:53:00Z" w16du:dateUtc="2026-01-07T09:53:00Z">
        <w:r w:rsidRPr="004230CA">
          <w:rPr>
            <w:sz w:val="24"/>
            <w:szCs w:val="24"/>
            <w:lang w:val="en-US"/>
            <w:rPrChange w:id="2554" w:author="ΜΗΤΣΕΑΣ ΗΛΙΑΣ" w:date="2026-01-07T12:21:00Z" w16du:dateUtc="2026-01-07T10:21:00Z">
              <w:rPr>
                <w:lang w:val="en-US"/>
              </w:rPr>
            </w:rPrChange>
          </w:rPr>
          <w:t>riteria</w:t>
        </w:r>
        <w:r w:rsidRPr="004230CA">
          <w:rPr>
            <w:sz w:val="24"/>
            <w:szCs w:val="24"/>
            <w:rPrChange w:id="2555" w:author="ΜΗΤΣΕΑΣ ΗΛΙΑΣ" w:date="2026-01-07T12:21:00Z" w16du:dateUtc="2026-01-07T10:21:00Z">
              <w:rPr>
                <w:lang w:val="en-US"/>
              </w:rPr>
            </w:rPrChange>
          </w:rPr>
          <w:t>:</w:t>
        </w:r>
      </w:ins>
    </w:p>
    <w:p w14:paraId="5385798F" w14:textId="2BFF9E8F" w:rsidR="005D573E" w:rsidRPr="004230CA" w:rsidRDefault="005D573E">
      <w:pPr>
        <w:pStyle w:val="Web"/>
        <w:spacing w:before="0" w:beforeAutospacing="0" w:after="0" w:afterAutospacing="0"/>
        <w:ind w:left="720"/>
        <w:jc w:val="both"/>
        <w:rPr>
          <w:ins w:id="2556" w:author="ΜΗΤΣΕΑΣ ΗΛΙΑΣ" w:date="2026-01-07T11:53:00Z" w16du:dateUtc="2026-01-07T09:53:00Z"/>
          <w:lang w:val="el-GR"/>
          <w:rPrChange w:id="2557" w:author="ΜΗΤΣΕΑΣ ΗΛΙΑΣ" w:date="2026-01-07T12:21:00Z" w16du:dateUtc="2026-01-07T10:21:00Z">
            <w:rPr>
              <w:ins w:id="2558" w:author="ΜΗΤΣΕΑΣ ΗΛΙΑΣ" w:date="2026-01-07T11:53:00Z" w16du:dateUtc="2026-01-07T09:53:00Z"/>
            </w:rPr>
          </w:rPrChange>
        </w:rPr>
        <w:pPrChange w:id="2559" w:author="ΜΗΤΣΕΑΣ ΗΛΙΑΣ" w:date="2026-01-07T15:10:00Z" w16du:dateUtc="2026-01-07T13:10:00Z">
          <w:pPr>
            <w:pStyle w:val="Web"/>
            <w:spacing w:before="0" w:beforeAutospacing="0" w:after="0" w:afterAutospacing="0"/>
            <w:ind w:left="720"/>
          </w:pPr>
        </w:pPrChange>
      </w:pPr>
      <w:ins w:id="2560" w:author="ΜΗΤΣΕΑΣ ΗΛΙΑΣ" w:date="2026-01-07T11:53:00Z" w16du:dateUtc="2026-01-07T09:53:00Z">
        <w:r w:rsidRPr="004230CA">
          <w:rPr>
            <w:rFonts w:hAnsi="Symbol"/>
          </w:rPr>
          <w:t></w:t>
        </w:r>
        <w:r w:rsidRPr="004230CA">
          <w:rPr>
            <w:lang w:val="el-GR"/>
            <w:rPrChange w:id="2561" w:author="ΜΗΤΣΕΑΣ ΗΛΙΑΣ" w:date="2026-01-07T12:21:00Z" w16du:dateUtc="2026-01-07T10:21:00Z">
              <w:rPr/>
            </w:rPrChange>
          </w:rPr>
          <w:t xml:space="preserve">  </w:t>
        </w:r>
      </w:ins>
      <w:ins w:id="2562" w:author="ΜΗΤΣΕΑΣ ΗΛΙΑΣ" w:date="2026-01-07T12:03:00Z">
        <w:r w:rsidR="00614C7F" w:rsidRPr="004230CA">
          <w:rPr>
            <w:lang w:val="el-GR"/>
          </w:rPr>
          <w:t>Προβολή λίστας προτάσεων</w:t>
        </w:r>
      </w:ins>
    </w:p>
    <w:p w14:paraId="42953D2A" w14:textId="3E8751A3" w:rsidR="005D573E" w:rsidRPr="004230CA" w:rsidRDefault="005D573E">
      <w:pPr>
        <w:pStyle w:val="Web"/>
        <w:spacing w:before="0" w:beforeAutospacing="0" w:after="0" w:afterAutospacing="0"/>
        <w:ind w:left="720"/>
        <w:jc w:val="both"/>
        <w:rPr>
          <w:ins w:id="2563" w:author="ΜΗΤΣΕΑΣ ΗΛΙΑΣ" w:date="2026-01-07T11:53:00Z" w16du:dateUtc="2026-01-07T09:53:00Z"/>
          <w:lang w:val="el-GR"/>
        </w:rPr>
        <w:pPrChange w:id="2564" w:author="ΜΗΤΣΕΑΣ ΗΛΙΑΣ" w:date="2026-01-07T15:10:00Z" w16du:dateUtc="2026-01-07T13:10:00Z">
          <w:pPr>
            <w:pStyle w:val="Web"/>
            <w:spacing w:before="0" w:beforeAutospacing="0" w:after="0" w:afterAutospacing="0"/>
            <w:ind w:left="720"/>
          </w:pPr>
        </w:pPrChange>
      </w:pPr>
      <w:ins w:id="2565" w:author="ΜΗΤΣΕΑΣ ΗΛΙΑΣ" w:date="2026-01-07T11:53:00Z" w16du:dateUtc="2026-01-07T09:53:00Z">
        <w:r w:rsidRPr="004230CA">
          <w:rPr>
            <w:rFonts w:hAnsi="Symbol"/>
          </w:rPr>
          <w:t></w:t>
        </w:r>
        <w:r w:rsidRPr="004230CA">
          <w:rPr>
            <w:lang w:val="el-GR"/>
          </w:rPr>
          <w:t xml:space="preserve">  </w:t>
        </w:r>
      </w:ins>
      <w:ins w:id="2566" w:author="ΜΗΤΣΕΑΣ ΗΛΙΑΣ" w:date="2026-01-07T12:03:00Z">
        <w:r w:rsidR="00614C7F" w:rsidRPr="004230CA">
          <w:rPr>
            <w:lang w:val="el-GR"/>
          </w:rPr>
          <w:t>Επιλογή αποδοχής ή απόρριψης</w:t>
        </w:r>
      </w:ins>
    </w:p>
    <w:p w14:paraId="72584268" w14:textId="671E2C01" w:rsidR="005D573E" w:rsidRPr="004230CA" w:rsidRDefault="005D573E">
      <w:pPr>
        <w:pStyle w:val="Web"/>
        <w:spacing w:before="0" w:beforeAutospacing="0" w:after="0" w:afterAutospacing="0"/>
        <w:ind w:left="720"/>
        <w:jc w:val="both"/>
        <w:rPr>
          <w:ins w:id="2567" w:author="ΜΗΤΣΕΑΣ ΗΛΙΑΣ" w:date="2026-01-07T11:53:00Z" w16du:dateUtc="2026-01-07T09:53:00Z"/>
          <w:lang w:val="el-GR"/>
        </w:rPr>
        <w:pPrChange w:id="2568" w:author="ΜΗΤΣΕΑΣ ΗΛΙΑΣ" w:date="2026-01-07T15:10:00Z" w16du:dateUtc="2026-01-07T13:10:00Z">
          <w:pPr>
            <w:pStyle w:val="Web"/>
            <w:spacing w:before="0" w:beforeAutospacing="0" w:after="0" w:afterAutospacing="0"/>
            <w:ind w:left="720"/>
          </w:pPr>
        </w:pPrChange>
      </w:pPr>
      <w:ins w:id="2569" w:author="ΜΗΤΣΕΑΣ ΗΛΙΑΣ" w:date="2026-01-07T11:53:00Z" w16du:dateUtc="2026-01-07T09:53:00Z">
        <w:r w:rsidRPr="004230CA">
          <w:rPr>
            <w:rFonts w:hAnsi="Symbol"/>
          </w:rPr>
          <w:t></w:t>
        </w:r>
        <w:r w:rsidRPr="004230CA">
          <w:rPr>
            <w:lang w:val="el-GR"/>
          </w:rPr>
          <w:t xml:space="preserve">  </w:t>
        </w:r>
      </w:ins>
      <w:ins w:id="2570" w:author="ΜΗΤΣΕΑΣ ΗΛΙΑΣ" w:date="2026-01-07T12:04:00Z">
        <w:r w:rsidR="00614C7F" w:rsidRPr="004230CA">
          <w:rPr>
            <w:lang w:val="el-GR"/>
          </w:rPr>
          <w:t>Ενημέρωση της επιχείρησης</w:t>
        </w:r>
      </w:ins>
    </w:p>
    <w:p w14:paraId="0C5B4364" w14:textId="447DF6EC" w:rsidR="00F348D3" w:rsidRPr="00F314EB" w:rsidRDefault="005D573E">
      <w:pPr>
        <w:pStyle w:val="Web"/>
        <w:spacing w:before="0" w:beforeAutospacing="0" w:after="0" w:afterAutospacing="0"/>
        <w:ind w:left="720"/>
        <w:jc w:val="both"/>
        <w:rPr>
          <w:ins w:id="2571" w:author="ΜΗΤΣΕΑΣ ΗΛΙΑΣ" w:date="2026-01-07T12:12:00Z" w16du:dateUtc="2026-01-07T10:12:00Z"/>
          <w:lang w:val="el-GR"/>
        </w:rPr>
        <w:pPrChange w:id="2572" w:author="ΜΗΤΣΕΑΣ ΗΛΙΑΣ" w:date="2026-01-07T15:10:00Z" w16du:dateUtc="2026-01-07T13:10:00Z">
          <w:pPr>
            <w:pStyle w:val="Web"/>
            <w:spacing w:before="0" w:beforeAutospacing="0" w:after="0" w:afterAutospacing="0"/>
            <w:ind w:left="720"/>
          </w:pPr>
        </w:pPrChange>
      </w:pPr>
      <w:ins w:id="2573" w:author="ΜΗΤΣΕΑΣ ΗΛΙΑΣ" w:date="2026-01-07T11:53:00Z" w16du:dateUtc="2026-01-07T09:53:00Z">
        <w:r w:rsidRPr="004230CA">
          <w:rPr>
            <w:rFonts w:hAnsi="Symbol"/>
          </w:rPr>
          <w:lastRenderedPageBreak/>
          <w:t></w:t>
        </w:r>
        <w:r w:rsidRPr="00F314EB">
          <w:rPr>
            <w:lang w:val="el-GR"/>
            <w:rPrChange w:id="2574" w:author="ΜΗΤΣΕΑΣ ΗΛΙΑΣ" w:date="2026-01-08T09:44:00Z" w16du:dateUtc="2026-01-08T07:44:00Z">
              <w:rPr/>
            </w:rPrChange>
          </w:rPr>
          <w:t xml:space="preserve">  </w:t>
        </w:r>
      </w:ins>
      <w:ins w:id="2575" w:author="ΜΗΤΣΕΑΣ ΗΛΙΑΣ" w:date="2026-01-07T12:04:00Z">
        <w:r w:rsidR="00614C7F" w:rsidRPr="004230CA">
          <w:rPr>
            <w:lang w:val="el-GR"/>
          </w:rPr>
          <w:t>Καταγραφή κατάστασης συνεργασίας</w:t>
        </w:r>
      </w:ins>
    </w:p>
    <w:p w14:paraId="33BF2F31" w14:textId="394E6E02" w:rsidR="00614C7F" w:rsidRPr="004230CA" w:rsidRDefault="00614C7F">
      <w:pPr>
        <w:pStyle w:val="ae"/>
        <w:numPr>
          <w:ilvl w:val="0"/>
          <w:numId w:val="45"/>
        </w:numPr>
        <w:jc w:val="both"/>
        <w:rPr>
          <w:ins w:id="2576" w:author="ΜΗΤΣΕΑΣ ΗΛΙΑΣ" w:date="2026-01-07T12:12:00Z" w16du:dateUtc="2026-01-07T10:12:00Z"/>
          <w:sz w:val="24"/>
          <w:szCs w:val="24"/>
          <w:rPrChange w:id="2577" w:author="ΜΗΤΣΕΑΣ ΗΛΙΑΣ" w:date="2026-01-07T12:21:00Z" w16du:dateUtc="2026-01-07T10:21:00Z">
            <w:rPr>
              <w:ins w:id="2578" w:author="ΜΗΤΣΕΑΣ ΗΛΙΑΣ" w:date="2026-01-07T12:12:00Z" w16du:dateUtc="2026-01-07T10:12:00Z"/>
            </w:rPr>
          </w:rPrChange>
        </w:rPr>
        <w:pPrChange w:id="2579" w:author="ΜΗΤΣΕΑΣ ΗΛΙΑΣ" w:date="2026-01-07T15:10:00Z" w16du:dateUtc="2026-01-07T13:10:00Z">
          <w:pPr>
            <w:pStyle w:val="ae"/>
            <w:numPr>
              <w:numId w:val="45"/>
            </w:numPr>
            <w:ind w:hanging="360"/>
          </w:pPr>
        </w:pPrChange>
      </w:pPr>
      <w:ins w:id="2580" w:author="ΜΗΤΣΕΑΣ ΗΛΙΑΣ" w:date="2026-01-07T12:12:00Z" w16du:dateUtc="2026-01-07T10:12:00Z">
        <w:r w:rsidRPr="004230CA">
          <w:rPr>
            <w:sz w:val="24"/>
            <w:szCs w:val="24"/>
            <w:rPrChange w:id="2581" w:author="ΜΗΤΣΕΑΣ ΗΛΙΑΣ" w:date="2026-01-07T12:21:00Z" w16du:dateUtc="2026-01-07T10:21:00Z">
              <w:rPr/>
            </w:rPrChange>
          </w:rPr>
          <w:t>Τίτλος : US-</w:t>
        </w:r>
      </w:ins>
      <w:ins w:id="2582" w:author="ΜΗΤΣΕΑΣ ΗΛΙΑΣ" w:date="2026-01-07T12:32:00Z" w16du:dateUtc="2026-01-07T10:32:00Z">
        <w:r w:rsidR="00F348D3">
          <w:rPr>
            <w:sz w:val="24"/>
            <w:szCs w:val="24"/>
            <w:lang w:val="en-US"/>
          </w:rPr>
          <w:t>I</w:t>
        </w:r>
      </w:ins>
      <w:ins w:id="2583" w:author="ΜΗΤΣΕΑΣ ΗΛΙΑΣ" w:date="2026-01-07T12:12:00Z" w16du:dateUtc="2026-01-07T10:12:00Z">
        <w:r w:rsidRPr="004230CA">
          <w:rPr>
            <w:sz w:val="24"/>
            <w:szCs w:val="24"/>
            <w:rPrChange w:id="2584" w:author="ΜΗΤΣΕΑΣ ΗΛΙΑΣ" w:date="2026-01-07T12:21:00Z" w16du:dateUtc="2026-01-07T10:21:00Z">
              <w:rPr/>
            </w:rPrChange>
          </w:rPr>
          <w:t xml:space="preserve">3 – </w:t>
        </w:r>
      </w:ins>
      <w:ins w:id="2585" w:author="ΜΗΤΣΕΑΣ ΗΛΙΑΣ" w:date="2026-01-07T12:13:00Z">
        <w:r w:rsidRPr="004230CA">
          <w:rPr>
            <w:sz w:val="24"/>
            <w:szCs w:val="24"/>
            <w:rPrChange w:id="2586" w:author="ΜΗΤΣΕΑΣ ΗΛΙΑΣ" w:date="2026-01-07T12:21:00Z" w16du:dateUtc="2026-01-07T10:21:00Z">
              <w:rPr/>
            </w:rPrChange>
          </w:rPr>
          <w:t>Παρακολούθηση απόδοσης περιεχομένου ανά καμπάνια</w:t>
        </w:r>
      </w:ins>
    </w:p>
    <w:p w14:paraId="48822DB6" w14:textId="0DC88E20" w:rsidR="00614C7F" w:rsidRPr="00F314EB" w:rsidRDefault="00614C7F">
      <w:pPr>
        <w:pStyle w:val="ae"/>
        <w:jc w:val="both"/>
        <w:rPr>
          <w:ins w:id="2587" w:author="ΜΗΤΣΕΑΣ ΗΛΙΑΣ" w:date="2026-01-07T12:12:00Z" w16du:dateUtc="2026-01-07T10:12:00Z"/>
          <w:sz w:val="24"/>
          <w:szCs w:val="24"/>
          <w:rPrChange w:id="2588" w:author="ΜΗΤΣΕΑΣ ΗΛΙΑΣ" w:date="2026-01-08T10:37:00Z" w16du:dateUtc="2026-01-08T08:37:00Z">
            <w:rPr>
              <w:ins w:id="2589" w:author="ΜΗΤΣΕΑΣ ΗΛΙΑΣ" w:date="2026-01-07T12:12:00Z" w16du:dateUtc="2026-01-07T10:12:00Z"/>
            </w:rPr>
          </w:rPrChange>
        </w:rPr>
        <w:pPrChange w:id="2590" w:author="ΜΗΤΣΕΑΣ ΗΛΙΑΣ" w:date="2026-01-07T15:10:00Z" w16du:dateUtc="2026-01-07T13:10:00Z">
          <w:pPr>
            <w:pStyle w:val="ae"/>
          </w:pPr>
        </w:pPrChange>
      </w:pPr>
      <w:ins w:id="2591" w:author="ΜΗΤΣΕΑΣ ΗΛΙΑΣ" w:date="2026-01-07T12:12:00Z" w16du:dateUtc="2026-01-07T10:12:00Z">
        <w:r w:rsidRPr="004230CA">
          <w:rPr>
            <w:sz w:val="24"/>
            <w:szCs w:val="24"/>
            <w:lang w:val="en-US"/>
            <w:rPrChange w:id="2592" w:author="ΜΗΤΣΕΑΣ ΗΛΙΑΣ" w:date="2026-01-07T12:21:00Z" w16du:dateUtc="2026-01-07T10:21:00Z">
              <w:rPr>
                <w:lang w:val="en-US"/>
              </w:rPr>
            </w:rPrChange>
          </w:rPr>
          <w:t>User</w:t>
        </w:r>
        <w:r w:rsidRPr="004230CA">
          <w:rPr>
            <w:sz w:val="24"/>
            <w:szCs w:val="24"/>
            <w:rPrChange w:id="2593" w:author="ΜΗΤΣΕΑΣ ΗΛΙΑΣ" w:date="2026-01-07T12:21:00Z" w16du:dateUtc="2026-01-07T10:21:00Z">
              <w:rPr/>
            </w:rPrChange>
          </w:rPr>
          <w:t xml:space="preserve"> </w:t>
        </w:r>
      </w:ins>
      <w:r w:rsidR="00A8509F">
        <w:rPr>
          <w:sz w:val="24"/>
          <w:szCs w:val="24"/>
          <w:lang w:val="en-US"/>
        </w:rPr>
        <w:t>s</w:t>
      </w:r>
      <w:ins w:id="2594" w:author="ΜΗΤΣΕΑΣ ΗΛΙΑΣ" w:date="2026-01-07T12:12:00Z" w16du:dateUtc="2026-01-07T10:12:00Z">
        <w:r w:rsidRPr="004230CA">
          <w:rPr>
            <w:sz w:val="24"/>
            <w:szCs w:val="24"/>
            <w:lang w:val="en-US"/>
            <w:rPrChange w:id="2595" w:author="ΜΗΤΣΕΑΣ ΗΛΙΑΣ" w:date="2026-01-07T12:21:00Z" w16du:dateUtc="2026-01-07T10:21:00Z">
              <w:rPr>
                <w:lang w:val="en-US"/>
              </w:rPr>
            </w:rPrChange>
          </w:rPr>
          <w:t>tory</w:t>
        </w:r>
        <w:r w:rsidRPr="004230CA">
          <w:rPr>
            <w:b/>
            <w:bCs/>
            <w:sz w:val="24"/>
            <w:szCs w:val="24"/>
            <w:rPrChange w:id="2596" w:author="ΜΗΤΣΕΑΣ ΗΛΙΑΣ" w:date="2026-01-07T12:21:00Z" w16du:dateUtc="2026-01-07T10:21:00Z">
              <w:rPr>
                <w:b/>
                <w:bCs/>
              </w:rPr>
            </w:rPrChange>
          </w:rPr>
          <w:t xml:space="preserve">: </w:t>
        </w:r>
      </w:ins>
      <w:ins w:id="2597" w:author="ΜΗΤΣΕΑΣ ΗΛΙΑΣ" w:date="2026-01-07T12:13:00Z">
        <w:r w:rsidR="006A6F44" w:rsidRPr="004230CA">
          <w:rPr>
            <w:sz w:val="24"/>
            <w:szCs w:val="24"/>
            <w:rPrChange w:id="2598" w:author="ΜΗΤΣΕΑΣ ΗΛΙΑΣ" w:date="2026-01-07T12:21:00Z" w16du:dateUtc="2026-01-07T10:21:00Z">
              <w:rPr/>
            </w:rPrChange>
          </w:rPr>
          <w:t xml:space="preserve">Ως </w:t>
        </w:r>
      </w:ins>
      <w:ins w:id="2599" w:author="ΜΗΤΣΕΑΣ ΗΛΙΑΣ" w:date="2026-01-07T12:27:00Z" w16du:dateUtc="2026-01-07T10:27:00Z">
        <w:r w:rsidR="00F348D3">
          <w:rPr>
            <w:sz w:val="24"/>
            <w:szCs w:val="24"/>
            <w:lang w:val="en-US"/>
          </w:rPr>
          <w:t>i</w:t>
        </w:r>
      </w:ins>
      <w:ins w:id="2600" w:author="ΜΗΤΣΕΑΣ ΗΛΙΑΣ" w:date="2026-01-07T12:13:00Z">
        <w:r w:rsidR="006A6F44" w:rsidRPr="004230CA">
          <w:rPr>
            <w:sz w:val="24"/>
            <w:szCs w:val="24"/>
            <w:rPrChange w:id="2601" w:author="ΜΗΤΣΕΑΣ ΗΛΙΑΣ" w:date="2026-01-07T12:21:00Z" w16du:dateUtc="2026-01-07T10:21:00Z">
              <w:rPr/>
            </w:rPrChange>
          </w:rPr>
          <w:t>nfluencer, θέλω να βλέπω αναλυτικά την απόδοση του περιεχομένου μου ανά καμπάνια (</w:t>
        </w:r>
      </w:ins>
      <w:r w:rsidR="009A6E3A">
        <w:rPr>
          <w:sz w:val="24"/>
          <w:szCs w:val="24"/>
        </w:rPr>
        <w:t>αλληλεπιδράσεις</w:t>
      </w:r>
      <w:ins w:id="2602" w:author="ΜΗΤΣΕΑΣ ΗΛΙΑΣ" w:date="2026-01-07T12:13:00Z">
        <w:r w:rsidR="006A6F44" w:rsidRPr="004230CA">
          <w:rPr>
            <w:sz w:val="24"/>
            <w:szCs w:val="24"/>
            <w:rPrChange w:id="2603" w:author="ΜΗΤΣΕΑΣ ΗΛΙΑΣ" w:date="2026-01-07T12:21:00Z" w16du:dateUtc="2026-01-07T10:21:00Z">
              <w:rPr/>
            </w:rPrChange>
          </w:rPr>
          <w:t xml:space="preserve">, σχόλια, </w:t>
        </w:r>
      </w:ins>
      <w:r w:rsidR="006B5606">
        <w:rPr>
          <w:sz w:val="24"/>
          <w:szCs w:val="24"/>
        </w:rPr>
        <w:t>συναίσθημα</w:t>
      </w:r>
      <w:ins w:id="2604" w:author="ΜΗΤΣΕΑΣ ΗΛΙΑΣ" w:date="2026-01-07T12:13:00Z">
        <w:r w:rsidR="006A6F44" w:rsidRPr="004230CA">
          <w:rPr>
            <w:sz w:val="24"/>
            <w:szCs w:val="24"/>
            <w:rPrChange w:id="2605" w:author="ΜΗΤΣΕΑΣ ΗΛΙΑΣ" w:date="2026-01-07T12:21:00Z" w16du:dateUtc="2026-01-07T10:21:00Z">
              <w:rPr/>
            </w:rPrChange>
          </w:rPr>
          <w:t>), ώστε να αξιολογώ την αποτελεσματικότητα των συνεργασιών μου</w:t>
        </w:r>
      </w:ins>
    </w:p>
    <w:p w14:paraId="452080D3" w14:textId="597D9997" w:rsidR="00614C7F" w:rsidRPr="00A04CDC" w:rsidRDefault="00614C7F">
      <w:pPr>
        <w:pStyle w:val="ae"/>
        <w:spacing w:after="0"/>
        <w:jc w:val="both"/>
        <w:rPr>
          <w:ins w:id="2606" w:author="ΜΗΤΣΕΑΣ ΗΛΙΑΣ" w:date="2026-01-07T12:12:00Z" w16du:dateUtc="2026-01-07T10:12:00Z"/>
          <w:sz w:val="24"/>
          <w:szCs w:val="24"/>
          <w:rPrChange w:id="2607" w:author="ΜΗΤΣΕΑΣ ΗΛΙΑΣ" w:date="2026-01-07T12:21:00Z" w16du:dateUtc="2026-01-07T10:21:00Z">
            <w:rPr>
              <w:ins w:id="2608" w:author="ΜΗΤΣΕΑΣ ΗΛΙΑΣ" w:date="2026-01-07T12:12:00Z" w16du:dateUtc="2026-01-07T10:12:00Z"/>
            </w:rPr>
          </w:rPrChange>
        </w:rPr>
        <w:pPrChange w:id="2609" w:author="ΜΗΤΣΕΑΣ ΗΛΙΑΣ" w:date="2026-01-07T15:10:00Z" w16du:dateUtc="2026-01-07T13:10:00Z">
          <w:pPr>
            <w:pStyle w:val="ae"/>
            <w:spacing w:after="0"/>
          </w:pPr>
        </w:pPrChange>
      </w:pPr>
      <w:ins w:id="2610" w:author="ΜΗΤΣΕΑΣ ΗΛΙΑΣ" w:date="2026-01-07T12:12:00Z" w16du:dateUtc="2026-01-07T10:12:00Z">
        <w:r w:rsidRPr="004230CA">
          <w:rPr>
            <w:sz w:val="24"/>
            <w:szCs w:val="24"/>
            <w:lang w:val="en-US"/>
            <w:rPrChange w:id="2611" w:author="ΜΗΤΣΕΑΣ ΗΛΙΑΣ" w:date="2026-01-07T12:21:00Z" w16du:dateUtc="2026-01-07T10:21:00Z">
              <w:rPr>
                <w:lang w:val="en-US"/>
              </w:rPr>
            </w:rPrChange>
          </w:rPr>
          <w:t>Acceptance</w:t>
        </w:r>
        <w:r w:rsidRPr="00A04CDC">
          <w:rPr>
            <w:sz w:val="24"/>
            <w:szCs w:val="24"/>
            <w:rPrChange w:id="2612" w:author="ΜΗΤΣΕΑΣ ΗΛΙΑΣ" w:date="2026-01-07T12:21:00Z" w16du:dateUtc="2026-01-07T10:21:00Z">
              <w:rPr/>
            </w:rPrChange>
          </w:rPr>
          <w:t xml:space="preserve"> </w:t>
        </w:r>
      </w:ins>
      <w:r w:rsidR="00A8509F">
        <w:rPr>
          <w:sz w:val="24"/>
          <w:szCs w:val="24"/>
          <w:lang w:val="en-US"/>
        </w:rPr>
        <w:t>c</w:t>
      </w:r>
      <w:ins w:id="2613" w:author="ΜΗΤΣΕΑΣ ΗΛΙΑΣ" w:date="2026-01-07T12:12:00Z" w16du:dateUtc="2026-01-07T10:12:00Z">
        <w:r w:rsidRPr="004230CA">
          <w:rPr>
            <w:sz w:val="24"/>
            <w:szCs w:val="24"/>
            <w:lang w:val="en-US"/>
            <w:rPrChange w:id="2614" w:author="ΜΗΤΣΕΑΣ ΗΛΙΑΣ" w:date="2026-01-07T12:21:00Z" w16du:dateUtc="2026-01-07T10:21:00Z">
              <w:rPr>
                <w:lang w:val="en-US"/>
              </w:rPr>
            </w:rPrChange>
          </w:rPr>
          <w:t>riteria</w:t>
        </w:r>
        <w:r w:rsidRPr="00A04CDC">
          <w:rPr>
            <w:sz w:val="24"/>
            <w:szCs w:val="24"/>
            <w:rPrChange w:id="2615" w:author="ΜΗΤΣΕΑΣ ΗΛΙΑΣ" w:date="2026-01-07T12:21:00Z" w16du:dateUtc="2026-01-07T10:21:00Z">
              <w:rPr/>
            </w:rPrChange>
          </w:rPr>
          <w:t>:</w:t>
        </w:r>
      </w:ins>
    </w:p>
    <w:p w14:paraId="0AFAF31A" w14:textId="3B2573B8" w:rsidR="00614C7F" w:rsidRPr="00A04CDC" w:rsidRDefault="00614C7F">
      <w:pPr>
        <w:pStyle w:val="Web"/>
        <w:spacing w:before="0" w:beforeAutospacing="0" w:after="0" w:afterAutospacing="0"/>
        <w:ind w:left="720"/>
        <w:jc w:val="both"/>
        <w:rPr>
          <w:ins w:id="2616" w:author="ΜΗΤΣΕΑΣ ΗΛΙΑΣ" w:date="2026-01-07T12:12:00Z" w16du:dateUtc="2026-01-07T10:12:00Z"/>
          <w:lang w:val="el-GR"/>
        </w:rPr>
        <w:pPrChange w:id="2617" w:author="ΜΗΤΣΕΑΣ ΗΛΙΑΣ" w:date="2026-01-07T15:10:00Z" w16du:dateUtc="2026-01-07T13:10:00Z">
          <w:pPr>
            <w:pStyle w:val="Web"/>
            <w:spacing w:before="0" w:beforeAutospacing="0" w:after="0" w:afterAutospacing="0"/>
            <w:ind w:left="720"/>
          </w:pPr>
        </w:pPrChange>
      </w:pPr>
      <w:ins w:id="2618" w:author="ΜΗΤΣΕΑΣ ΗΛΙΑΣ" w:date="2026-01-07T12:12:00Z" w16du:dateUtc="2026-01-07T10:12:00Z">
        <w:r w:rsidRPr="004230CA">
          <w:rPr>
            <w:rFonts w:hAnsi="Symbol"/>
          </w:rPr>
          <w:t></w:t>
        </w:r>
        <w:r w:rsidRPr="00A04CDC">
          <w:rPr>
            <w:lang w:val="el-GR"/>
          </w:rPr>
          <w:t xml:space="preserve">  </w:t>
        </w:r>
      </w:ins>
      <w:ins w:id="2619" w:author="ΜΗΤΣΕΑΣ ΗΛΙΑΣ" w:date="2026-01-07T12:13:00Z">
        <w:r w:rsidR="006A6F44" w:rsidRPr="004230CA">
          <w:rPr>
            <w:lang w:val="el-GR"/>
          </w:rPr>
          <w:t>Εμφάνιση</w:t>
        </w:r>
        <w:r w:rsidR="006A6F44" w:rsidRPr="00A04CDC">
          <w:rPr>
            <w:lang w:val="el-GR"/>
          </w:rPr>
          <w:t xml:space="preserve"> </w:t>
        </w:r>
      </w:ins>
      <w:r w:rsidR="009A6E3A">
        <w:rPr>
          <w:lang w:val="el-GR"/>
        </w:rPr>
        <w:t xml:space="preserve">μετρήσεων αλληλεπιδράσεων </w:t>
      </w:r>
      <w:ins w:id="2620" w:author="ΜΗΤΣΕΑΣ ΗΛΙΑΣ" w:date="2026-01-07T12:13:00Z">
        <w:r w:rsidR="006A6F44" w:rsidRPr="004230CA">
          <w:rPr>
            <w:lang w:val="el-GR"/>
          </w:rPr>
          <w:t>ανά</w:t>
        </w:r>
        <w:r w:rsidR="006A6F44" w:rsidRPr="00A04CDC">
          <w:rPr>
            <w:lang w:val="el-GR"/>
          </w:rPr>
          <w:t xml:space="preserve"> </w:t>
        </w:r>
        <w:r w:rsidR="006A6F44" w:rsidRPr="004230CA">
          <w:rPr>
            <w:lang w:val="el-GR"/>
          </w:rPr>
          <w:t>καμπάνια</w:t>
        </w:r>
      </w:ins>
    </w:p>
    <w:p w14:paraId="584CD4C1" w14:textId="470A6E1E" w:rsidR="00614C7F" w:rsidRPr="004230CA" w:rsidRDefault="00614C7F">
      <w:pPr>
        <w:pStyle w:val="Web"/>
        <w:spacing w:before="0" w:beforeAutospacing="0" w:after="0" w:afterAutospacing="0"/>
        <w:ind w:left="720"/>
        <w:jc w:val="both"/>
        <w:rPr>
          <w:ins w:id="2621" w:author="ΜΗΤΣΕΑΣ ΗΛΙΑΣ" w:date="2026-01-07T12:12:00Z" w16du:dateUtc="2026-01-07T10:12:00Z"/>
          <w:lang w:val="el-GR"/>
        </w:rPr>
        <w:pPrChange w:id="2622" w:author="ΜΗΤΣΕΑΣ ΗΛΙΑΣ" w:date="2026-01-07T15:10:00Z" w16du:dateUtc="2026-01-07T13:10:00Z">
          <w:pPr>
            <w:pStyle w:val="Web"/>
            <w:spacing w:before="0" w:beforeAutospacing="0" w:after="0" w:afterAutospacing="0"/>
            <w:ind w:left="720"/>
          </w:pPr>
        </w:pPrChange>
      </w:pPr>
      <w:ins w:id="2623" w:author="ΜΗΤΣΕΑΣ ΗΛΙΑΣ" w:date="2026-01-07T12:12:00Z" w16du:dateUtc="2026-01-07T10:12:00Z">
        <w:r w:rsidRPr="004230CA">
          <w:rPr>
            <w:rFonts w:hAnsi="Symbol"/>
          </w:rPr>
          <w:t></w:t>
        </w:r>
        <w:r w:rsidRPr="004230CA">
          <w:rPr>
            <w:lang w:val="el-GR"/>
          </w:rPr>
          <w:t xml:space="preserve">  </w:t>
        </w:r>
      </w:ins>
      <w:ins w:id="2624" w:author="ΜΗΤΣΕΑΣ ΗΛΙΑΣ" w:date="2026-01-07T12:13:00Z">
        <w:r w:rsidR="006A6F44" w:rsidRPr="004230CA">
          <w:rPr>
            <w:lang w:val="el-GR"/>
          </w:rPr>
          <w:t>Ανάλυση συναισθήματος σχολίων</w:t>
        </w:r>
      </w:ins>
    </w:p>
    <w:p w14:paraId="168AE5AE" w14:textId="0B58EBEF" w:rsidR="00614C7F" w:rsidRPr="004230CA" w:rsidRDefault="00614C7F">
      <w:pPr>
        <w:pStyle w:val="Web"/>
        <w:spacing w:before="0" w:beforeAutospacing="0" w:after="0" w:afterAutospacing="0"/>
        <w:ind w:left="720"/>
        <w:jc w:val="both"/>
        <w:rPr>
          <w:ins w:id="2625" w:author="ΜΗΤΣΕΑΣ ΗΛΙΑΣ" w:date="2026-01-07T12:12:00Z" w16du:dateUtc="2026-01-07T10:12:00Z"/>
          <w:lang w:val="el-GR"/>
        </w:rPr>
        <w:pPrChange w:id="2626" w:author="ΜΗΤΣΕΑΣ ΗΛΙΑΣ" w:date="2026-01-07T15:10:00Z" w16du:dateUtc="2026-01-07T13:10:00Z">
          <w:pPr>
            <w:pStyle w:val="Web"/>
            <w:spacing w:before="0" w:beforeAutospacing="0" w:after="0" w:afterAutospacing="0"/>
            <w:ind w:left="720"/>
          </w:pPr>
        </w:pPrChange>
      </w:pPr>
      <w:ins w:id="2627" w:author="ΜΗΤΣΕΑΣ ΗΛΙΑΣ" w:date="2026-01-07T12:12:00Z" w16du:dateUtc="2026-01-07T10:12:00Z">
        <w:r w:rsidRPr="004230CA">
          <w:rPr>
            <w:rFonts w:hAnsi="Symbol"/>
          </w:rPr>
          <w:t></w:t>
        </w:r>
        <w:r w:rsidRPr="004230CA">
          <w:rPr>
            <w:lang w:val="el-GR"/>
          </w:rPr>
          <w:t xml:space="preserve">  </w:t>
        </w:r>
      </w:ins>
      <w:ins w:id="2628" w:author="ΜΗΤΣΕΑΣ ΗΛΙΑΣ" w:date="2026-01-07T12:14:00Z">
        <w:r w:rsidR="006A6F44" w:rsidRPr="004230CA">
          <w:rPr>
            <w:lang w:val="el-GR"/>
          </w:rPr>
          <w:t>Σύγκριση απόδοσης μεταξύ καμπανιών</w:t>
        </w:r>
      </w:ins>
    </w:p>
    <w:p w14:paraId="4A5ACF42" w14:textId="26D528E5" w:rsidR="00F348D3" w:rsidRPr="00F314EB" w:rsidRDefault="00614C7F">
      <w:pPr>
        <w:pStyle w:val="Web"/>
        <w:spacing w:before="0" w:beforeAutospacing="0" w:after="0" w:afterAutospacing="0"/>
        <w:ind w:left="720"/>
        <w:jc w:val="both"/>
        <w:rPr>
          <w:ins w:id="2629" w:author="ΜΗΤΣΕΑΣ ΗΛΙΑΣ" w:date="2026-01-07T12:15:00Z" w16du:dateUtc="2026-01-07T10:15:00Z"/>
          <w:lang w:val="el-GR"/>
        </w:rPr>
        <w:pPrChange w:id="2630" w:author="ΜΗΤΣΕΑΣ ΗΛΙΑΣ" w:date="2026-01-07T15:10:00Z" w16du:dateUtc="2026-01-07T13:10:00Z">
          <w:pPr>
            <w:pStyle w:val="Web"/>
            <w:spacing w:before="0" w:beforeAutospacing="0" w:after="0" w:afterAutospacing="0"/>
            <w:ind w:left="720"/>
          </w:pPr>
        </w:pPrChange>
      </w:pPr>
      <w:ins w:id="2631" w:author="ΜΗΤΣΕΑΣ ΗΛΙΑΣ" w:date="2026-01-07T12:12:00Z" w16du:dateUtc="2026-01-07T10:12:00Z">
        <w:r w:rsidRPr="004230CA">
          <w:rPr>
            <w:rFonts w:hAnsi="Symbol"/>
          </w:rPr>
          <w:t></w:t>
        </w:r>
        <w:r w:rsidRPr="004230CA">
          <w:rPr>
            <w:lang w:val="el-GR"/>
          </w:rPr>
          <w:t xml:space="preserve">  </w:t>
        </w:r>
      </w:ins>
      <w:ins w:id="2632" w:author="ΜΗΤΣΕΑΣ ΗΛΙΑΣ" w:date="2026-01-07T12:14:00Z">
        <w:r w:rsidR="006A6F44" w:rsidRPr="004230CA">
          <w:rPr>
            <w:lang w:val="el-GR"/>
          </w:rPr>
          <w:t>Οπτικοποίηση αποτελεσμάτων (π.χ. γραφήματα)</w:t>
        </w:r>
      </w:ins>
    </w:p>
    <w:p w14:paraId="66A760CF" w14:textId="18E95413" w:rsidR="006A6F44" w:rsidRPr="004230CA" w:rsidRDefault="006A6F44">
      <w:pPr>
        <w:pStyle w:val="ae"/>
        <w:numPr>
          <w:ilvl w:val="0"/>
          <w:numId w:val="45"/>
        </w:numPr>
        <w:jc w:val="both"/>
        <w:rPr>
          <w:ins w:id="2633" w:author="ΜΗΤΣΕΑΣ ΗΛΙΑΣ" w:date="2026-01-07T12:15:00Z" w16du:dateUtc="2026-01-07T10:15:00Z"/>
          <w:sz w:val="24"/>
          <w:szCs w:val="24"/>
          <w:rPrChange w:id="2634" w:author="ΜΗΤΣΕΑΣ ΗΛΙΑΣ" w:date="2026-01-07T12:21:00Z" w16du:dateUtc="2026-01-07T10:21:00Z">
            <w:rPr>
              <w:ins w:id="2635" w:author="ΜΗΤΣΕΑΣ ΗΛΙΑΣ" w:date="2026-01-07T12:15:00Z" w16du:dateUtc="2026-01-07T10:15:00Z"/>
            </w:rPr>
          </w:rPrChange>
        </w:rPr>
        <w:pPrChange w:id="2636" w:author="ΜΗΤΣΕΑΣ ΗΛΙΑΣ" w:date="2026-01-07T15:10:00Z" w16du:dateUtc="2026-01-07T13:10:00Z">
          <w:pPr>
            <w:pStyle w:val="ae"/>
            <w:numPr>
              <w:numId w:val="45"/>
            </w:numPr>
            <w:ind w:hanging="360"/>
          </w:pPr>
        </w:pPrChange>
      </w:pPr>
      <w:ins w:id="2637" w:author="ΜΗΤΣΕΑΣ ΗΛΙΑΣ" w:date="2026-01-07T12:15:00Z" w16du:dateUtc="2026-01-07T10:15:00Z">
        <w:r w:rsidRPr="004230CA">
          <w:rPr>
            <w:sz w:val="24"/>
            <w:szCs w:val="24"/>
            <w:rPrChange w:id="2638" w:author="ΜΗΤΣΕΑΣ ΗΛΙΑΣ" w:date="2026-01-07T12:21:00Z" w16du:dateUtc="2026-01-07T10:21:00Z">
              <w:rPr/>
            </w:rPrChange>
          </w:rPr>
          <w:t>Τίτλος : US-</w:t>
        </w:r>
      </w:ins>
      <w:ins w:id="2639" w:author="ΜΗΤΣΕΑΣ ΗΛΙΑΣ" w:date="2026-01-07T12:32:00Z" w16du:dateUtc="2026-01-07T10:32:00Z">
        <w:r w:rsidR="00F348D3">
          <w:rPr>
            <w:sz w:val="24"/>
            <w:szCs w:val="24"/>
            <w:lang w:val="en-US"/>
          </w:rPr>
          <w:t>I</w:t>
        </w:r>
      </w:ins>
      <w:ins w:id="2640" w:author="ΜΗΤΣΕΑΣ ΗΛΙΑΣ" w:date="2026-01-07T12:15:00Z" w16du:dateUtc="2026-01-07T10:15:00Z">
        <w:r w:rsidRPr="004230CA">
          <w:rPr>
            <w:sz w:val="24"/>
            <w:szCs w:val="24"/>
            <w:rPrChange w:id="2641" w:author="ΜΗΤΣΕΑΣ ΗΛΙΑΣ" w:date="2026-01-07T12:21:00Z" w16du:dateUtc="2026-01-07T10:21:00Z">
              <w:rPr/>
            </w:rPrChange>
          </w:rPr>
          <w:t xml:space="preserve">4 – </w:t>
        </w:r>
      </w:ins>
      <w:ins w:id="2642" w:author="ΜΗΤΣΕΑΣ ΗΛΙΑΣ" w:date="2026-01-07T12:16:00Z">
        <w:r w:rsidRPr="004230CA">
          <w:rPr>
            <w:sz w:val="24"/>
            <w:szCs w:val="24"/>
            <w:rPrChange w:id="2643" w:author="ΜΗΤΣΕΑΣ ΗΛΙΑΣ" w:date="2026-01-07T12:21:00Z" w16du:dateUtc="2026-01-07T10:21:00Z">
              <w:rPr/>
            </w:rPrChange>
          </w:rPr>
          <w:t>Έλεγχος συμβατότητας καμπάνιας με προσωπικές αξίες</w:t>
        </w:r>
      </w:ins>
    </w:p>
    <w:p w14:paraId="3E39CC9A" w14:textId="35FFAB8E" w:rsidR="006A6F44" w:rsidRPr="00F314EB" w:rsidRDefault="006A6F44">
      <w:pPr>
        <w:pStyle w:val="ae"/>
        <w:jc w:val="both"/>
        <w:rPr>
          <w:ins w:id="2644" w:author="ΜΗΤΣΕΑΣ ΗΛΙΑΣ" w:date="2026-01-07T12:15:00Z" w16du:dateUtc="2026-01-07T10:15:00Z"/>
          <w:sz w:val="24"/>
          <w:szCs w:val="24"/>
          <w:rPrChange w:id="2645" w:author="ΜΗΤΣΕΑΣ ΗΛΙΑΣ" w:date="2026-01-08T10:37:00Z" w16du:dateUtc="2026-01-08T08:37:00Z">
            <w:rPr>
              <w:ins w:id="2646" w:author="ΜΗΤΣΕΑΣ ΗΛΙΑΣ" w:date="2026-01-07T12:15:00Z" w16du:dateUtc="2026-01-07T10:15:00Z"/>
            </w:rPr>
          </w:rPrChange>
        </w:rPr>
        <w:pPrChange w:id="2647" w:author="ΜΗΤΣΕΑΣ ΗΛΙΑΣ" w:date="2026-01-07T15:10:00Z" w16du:dateUtc="2026-01-07T13:10:00Z">
          <w:pPr>
            <w:pStyle w:val="ae"/>
          </w:pPr>
        </w:pPrChange>
      </w:pPr>
      <w:ins w:id="2648" w:author="ΜΗΤΣΕΑΣ ΗΛΙΑΣ" w:date="2026-01-07T12:15:00Z" w16du:dateUtc="2026-01-07T10:15:00Z">
        <w:r w:rsidRPr="004230CA">
          <w:rPr>
            <w:sz w:val="24"/>
            <w:szCs w:val="24"/>
            <w:lang w:val="en-US"/>
            <w:rPrChange w:id="2649" w:author="ΜΗΤΣΕΑΣ ΗΛΙΑΣ" w:date="2026-01-07T12:21:00Z" w16du:dateUtc="2026-01-07T10:21:00Z">
              <w:rPr>
                <w:lang w:val="en-US"/>
              </w:rPr>
            </w:rPrChange>
          </w:rPr>
          <w:t>User</w:t>
        </w:r>
        <w:r w:rsidRPr="004230CA">
          <w:rPr>
            <w:sz w:val="24"/>
            <w:szCs w:val="24"/>
            <w:rPrChange w:id="2650" w:author="ΜΗΤΣΕΑΣ ΗΛΙΑΣ" w:date="2026-01-07T12:21:00Z" w16du:dateUtc="2026-01-07T10:21:00Z">
              <w:rPr/>
            </w:rPrChange>
          </w:rPr>
          <w:t xml:space="preserve"> </w:t>
        </w:r>
      </w:ins>
      <w:r w:rsidR="00A8509F">
        <w:rPr>
          <w:sz w:val="24"/>
          <w:szCs w:val="24"/>
          <w:lang w:val="en-US"/>
        </w:rPr>
        <w:t>s</w:t>
      </w:r>
      <w:ins w:id="2651" w:author="ΜΗΤΣΕΑΣ ΗΛΙΑΣ" w:date="2026-01-07T12:15:00Z" w16du:dateUtc="2026-01-07T10:15:00Z">
        <w:r w:rsidRPr="004230CA">
          <w:rPr>
            <w:sz w:val="24"/>
            <w:szCs w:val="24"/>
            <w:lang w:val="en-US"/>
            <w:rPrChange w:id="2652" w:author="ΜΗΤΣΕΑΣ ΗΛΙΑΣ" w:date="2026-01-07T12:21:00Z" w16du:dateUtc="2026-01-07T10:21:00Z">
              <w:rPr>
                <w:lang w:val="en-US"/>
              </w:rPr>
            </w:rPrChange>
          </w:rPr>
          <w:t>tory</w:t>
        </w:r>
        <w:r w:rsidRPr="004230CA">
          <w:rPr>
            <w:b/>
            <w:bCs/>
            <w:sz w:val="24"/>
            <w:szCs w:val="24"/>
            <w:rPrChange w:id="2653" w:author="ΜΗΤΣΕΑΣ ΗΛΙΑΣ" w:date="2026-01-07T12:21:00Z" w16du:dateUtc="2026-01-07T10:21:00Z">
              <w:rPr>
                <w:b/>
                <w:bCs/>
              </w:rPr>
            </w:rPrChange>
          </w:rPr>
          <w:t xml:space="preserve">: </w:t>
        </w:r>
      </w:ins>
      <w:ins w:id="2654" w:author="ΜΗΤΣΕΑΣ ΗΛΙΑΣ" w:date="2026-01-07T12:16:00Z">
        <w:r w:rsidRPr="004230CA">
          <w:rPr>
            <w:sz w:val="24"/>
            <w:szCs w:val="24"/>
            <w:rPrChange w:id="2655" w:author="ΜΗΤΣΕΑΣ ΗΛΙΑΣ" w:date="2026-01-07T12:21:00Z" w16du:dateUtc="2026-01-07T10:21:00Z">
              <w:rPr>
                <w:lang w:val="en-US"/>
              </w:rPr>
            </w:rPrChange>
          </w:rPr>
          <w:t xml:space="preserve">Ως </w:t>
        </w:r>
      </w:ins>
      <w:ins w:id="2656" w:author="ΜΗΤΣΕΑΣ ΗΛΙΑΣ" w:date="2026-01-07T12:28:00Z" w16du:dateUtc="2026-01-07T10:28:00Z">
        <w:r w:rsidR="00F348D3">
          <w:rPr>
            <w:sz w:val="24"/>
            <w:szCs w:val="24"/>
            <w:lang w:val="en-US"/>
          </w:rPr>
          <w:t>i</w:t>
        </w:r>
      </w:ins>
      <w:ins w:id="2657" w:author="ΜΗΤΣΕΑΣ ΗΛΙΑΣ" w:date="2026-01-07T12:16:00Z">
        <w:r w:rsidRPr="004230CA">
          <w:rPr>
            <w:sz w:val="24"/>
            <w:szCs w:val="24"/>
            <w:lang w:val="en-US"/>
            <w:rPrChange w:id="2658" w:author="ΜΗΤΣΕΑΣ ΗΛΙΑΣ" w:date="2026-01-07T12:21:00Z" w16du:dateUtc="2026-01-07T10:21:00Z">
              <w:rPr>
                <w:lang w:val="en-US"/>
              </w:rPr>
            </w:rPrChange>
          </w:rPr>
          <w:t>nfluencer</w:t>
        </w:r>
        <w:r w:rsidRPr="004230CA">
          <w:rPr>
            <w:sz w:val="24"/>
            <w:szCs w:val="24"/>
            <w:rPrChange w:id="2659" w:author="ΜΗΤΣΕΑΣ ΗΛΙΑΣ" w:date="2026-01-07T12:21:00Z" w16du:dateUtc="2026-01-07T10:21:00Z">
              <w:rPr>
                <w:lang w:val="en-US"/>
              </w:rPr>
            </w:rPrChange>
          </w:rPr>
          <w:t>, θέλω να βλέπω τον βαθμό συμβατότητας μιας καμπάνιας με τη θεματολογία και τις αξίες μου, ώστε να επιλέγω συνεργασίες που διατηρούν την αυθεντικότητά μου</w:t>
        </w:r>
      </w:ins>
    </w:p>
    <w:p w14:paraId="4A6AFCE5" w14:textId="4D164FC3" w:rsidR="006A6F44" w:rsidRPr="004230CA" w:rsidRDefault="006A6F44">
      <w:pPr>
        <w:pStyle w:val="ae"/>
        <w:spacing w:after="0"/>
        <w:jc w:val="both"/>
        <w:rPr>
          <w:ins w:id="2660" w:author="ΜΗΤΣΕΑΣ ΗΛΙΑΣ" w:date="2026-01-07T12:15:00Z" w16du:dateUtc="2026-01-07T10:15:00Z"/>
          <w:sz w:val="24"/>
          <w:szCs w:val="24"/>
          <w:rPrChange w:id="2661" w:author="ΜΗΤΣΕΑΣ ΗΛΙΑΣ" w:date="2026-01-07T12:21:00Z" w16du:dateUtc="2026-01-07T10:21:00Z">
            <w:rPr>
              <w:ins w:id="2662" w:author="ΜΗΤΣΕΑΣ ΗΛΙΑΣ" w:date="2026-01-07T12:15:00Z" w16du:dateUtc="2026-01-07T10:15:00Z"/>
            </w:rPr>
          </w:rPrChange>
        </w:rPr>
        <w:pPrChange w:id="2663" w:author="ΜΗΤΣΕΑΣ ΗΛΙΑΣ" w:date="2026-01-07T15:10:00Z" w16du:dateUtc="2026-01-07T13:10:00Z">
          <w:pPr>
            <w:pStyle w:val="ae"/>
            <w:spacing w:after="0"/>
          </w:pPr>
        </w:pPrChange>
      </w:pPr>
      <w:ins w:id="2664" w:author="ΜΗΤΣΕΑΣ ΗΛΙΑΣ" w:date="2026-01-07T12:15:00Z" w16du:dateUtc="2026-01-07T10:15:00Z">
        <w:r w:rsidRPr="004230CA">
          <w:rPr>
            <w:sz w:val="24"/>
            <w:szCs w:val="24"/>
            <w:lang w:val="en-US"/>
            <w:rPrChange w:id="2665" w:author="ΜΗΤΣΕΑΣ ΗΛΙΑΣ" w:date="2026-01-07T12:21:00Z" w16du:dateUtc="2026-01-07T10:21:00Z">
              <w:rPr>
                <w:lang w:val="en-US"/>
              </w:rPr>
            </w:rPrChange>
          </w:rPr>
          <w:t>Acceptance</w:t>
        </w:r>
        <w:r w:rsidRPr="004230CA">
          <w:rPr>
            <w:sz w:val="24"/>
            <w:szCs w:val="24"/>
            <w:rPrChange w:id="2666" w:author="ΜΗΤΣΕΑΣ ΗΛΙΑΣ" w:date="2026-01-07T12:21:00Z" w16du:dateUtc="2026-01-07T10:21:00Z">
              <w:rPr/>
            </w:rPrChange>
          </w:rPr>
          <w:t xml:space="preserve"> </w:t>
        </w:r>
      </w:ins>
      <w:r w:rsidR="00A8509F">
        <w:rPr>
          <w:sz w:val="24"/>
          <w:szCs w:val="24"/>
          <w:lang w:val="en-US"/>
        </w:rPr>
        <w:t>c</w:t>
      </w:r>
      <w:ins w:id="2667" w:author="ΜΗΤΣΕΑΣ ΗΛΙΑΣ" w:date="2026-01-07T12:15:00Z" w16du:dateUtc="2026-01-07T10:15:00Z">
        <w:r w:rsidRPr="004230CA">
          <w:rPr>
            <w:sz w:val="24"/>
            <w:szCs w:val="24"/>
            <w:lang w:val="en-US"/>
            <w:rPrChange w:id="2668" w:author="ΜΗΤΣΕΑΣ ΗΛΙΑΣ" w:date="2026-01-07T12:21:00Z" w16du:dateUtc="2026-01-07T10:21:00Z">
              <w:rPr>
                <w:lang w:val="en-US"/>
              </w:rPr>
            </w:rPrChange>
          </w:rPr>
          <w:t>riteria</w:t>
        </w:r>
        <w:r w:rsidRPr="004230CA">
          <w:rPr>
            <w:sz w:val="24"/>
            <w:szCs w:val="24"/>
            <w:rPrChange w:id="2669" w:author="ΜΗΤΣΕΑΣ ΗΛΙΑΣ" w:date="2026-01-07T12:21:00Z" w16du:dateUtc="2026-01-07T10:21:00Z">
              <w:rPr/>
            </w:rPrChange>
          </w:rPr>
          <w:t>:</w:t>
        </w:r>
      </w:ins>
    </w:p>
    <w:p w14:paraId="0574CBF0" w14:textId="5A464423" w:rsidR="006A6F44" w:rsidRPr="004230CA" w:rsidRDefault="006A6F44">
      <w:pPr>
        <w:pStyle w:val="Web"/>
        <w:spacing w:before="0" w:beforeAutospacing="0" w:after="0" w:afterAutospacing="0"/>
        <w:ind w:left="720"/>
        <w:jc w:val="both"/>
        <w:rPr>
          <w:ins w:id="2670" w:author="ΜΗΤΣΕΑΣ ΗΛΙΑΣ" w:date="2026-01-07T12:15:00Z" w16du:dateUtc="2026-01-07T10:15:00Z"/>
          <w:lang w:val="el-GR"/>
        </w:rPr>
        <w:pPrChange w:id="2671" w:author="ΜΗΤΣΕΑΣ ΗΛΙΑΣ" w:date="2026-01-07T15:10:00Z" w16du:dateUtc="2026-01-07T13:10:00Z">
          <w:pPr>
            <w:pStyle w:val="Web"/>
            <w:spacing w:before="0" w:beforeAutospacing="0" w:after="0" w:afterAutospacing="0"/>
            <w:ind w:left="720"/>
          </w:pPr>
        </w:pPrChange>
      </w:pPr>
      <w:ins w:id="2672" w:author="ΜΗΤΣΕΑΣ ΗΛΙΑΣ" w:date="2026-01-07T12:15:00Z" w16du:dateUtc="2026-01-07T10:15:00Z">
        <w:r w:rsidRPr="004230CA">
          <w:rPr>
            <w:rFonts w:hAnsi="Symbol"/>
          </w:rPr>
          <w:t></w:t>
        </w:r>
        <w:r w:rsidRPr="004230CA">
          <w:rPr>
            <w:lang w:val="el-GR"/>
          </w:rPr>
          <w:t xml:space="preserve">  </w:t>
        </w:r>
      </w:ins>
      <w:ins w:id="2673" w:author="ΜΗΤΣΕΑΣ ΗΛΙΑΣ" w:date="2026-01-07T12:17:00Z">
        <w:r w:rsidRPr="004230CA">
          <w:rPr>
            <w:lang w:val="el-GR"/>
          </w:rPr>
          <w:t xml:space="preserve">Παρουσίαση σχετικών κριτηρίων (θεματολογία, </w:t>
        </w:r>
      </w:ins>
      <w:r w:rsidR="009A6E3A">
        <w:rPr>
          <w:lang w:val="el-GR"/>
        </w:rPr>
        <w:t>συναίσθημα</w:t>
      </w:r>
      <w:ins w:id="2674" w:author="ΜΗΤΣΕΑΣ ΗΛΙΑΣ" w:date="2026-01-07T12:17:00Z">
        <w:r w:rsidRPr="004230CA">
          <w:rPr>
            <w:lang w:val="el-GR"/>
          </w:rPr>
          <w:t>)</w:t>
        </w:r>
      </w:ins>
    </w:p>
    <w:p w14:paraId="6CC07B7E" w14:textId="2E0DFCCD" w:rsidR="006A6F44" w:rsidRPr="004230CA" w:rsidRDefault="006A6F44">
      <w:pPr>
        <w:pStyle w:val="Web"/>
        <w:spacing w:before="0" w:beforeAutospacing="0" w:after="0" w:afterAutospacing="0"/>
        <w:ind w:left="720"/>
        <w:jc w:val="both"/>
        <w:rPr>
          <w:ins w:id="2675" w:author="ΜΗΤΣΕΑΣ ΗΛΙΑΣ" w:date="2026-01-07T12:15:00Z" w16du:dateUtc="2026-01-07T10:15:00Z"/>
          <w:lang w:val="el-GR"/>
        </w:rPr>
        <w:pPrChange w:id="2676" w:author="ΜΗΤΣΕΑΣ ΗΛΙΑΣ" w:date="2026-01-07T15:10:00Z" w16du:dateUtc="2026-01-07T13:10:00Z">
          <w:pPr>
            <w:pStyle w:val="Web"/>
            <w:spacing w:before="0" w:beforeAutospacing="0" w:after="0" w:afterAutospacing="0"/>
            <w:ind w:left="720"/>
          </w:pPr>
        </w:pPrChange>
      </w:pPr>
      <w:ins w:id="2677" w:author="ΜΗΤΣΕΑΣ ΗΛΙΑΣ" w:date="2026-01-07T12:15:00Z" w16du:dateUtc="2026-01-07T10:15:00Z">
        <w:r w:rsidRPr="004230CA">
          <w:rPr>
            <w:rFonts w:hAnsi="Symbol"/>
          </w:rPr>
          <w:t></w:t>
        </w:r>
        <w:r w:rsidRPr="004230CA">
          <w:rPr>
            <w:lang w:val="el-GR"/>
          </w:rPr>
          <w:t xml:space="preserve">  </w:t>
        </w:r>
      </w:ins>
      <w:ins w:id="2678" w:author="ΜΗΤΣΕΑΣ ΗΛΙΑΣ" w:date="2026-01-07T12:47:00Z">
        <w:r w:rsidR="00174646" w:rsidRPr="00174646">
          <w:rPr>
            <w:lang w:val="el-GR"/>
          </w:rPr>
          <w:t>Ο influencer μπορεί να βασίσει την απόφαση αποδοχής της πρότασης σε αυτά τα κριτήρια</w:t>
        </w:r>
      </w:ins>
    </w:p>
    <w:p w14:paraId="2F4E91A7" w14:textId="6D69FB3E" w:rsidR="006A6F44" w:rsidRPr="004230CA" w:rsidRDefault="006A6F44">
      <w:pPr>
        <w:pStyle w:val="Web"/>
        <w:spacing w:before="0" w:beforeAutospacing="0" w:after="0" w:afterAutospacing="0"/>
        <w:ind w:left="720"/>
        <w:jc w:val="both"/>
        <w:rPr>
          <w:ins w:id="2679" w:author="ΜΗΤΣΕΑΣ ΗΛΙΑΣ" w:date="2026-01-07T12:15:00Z" w16du:dateUtc="2026-01-07T10:15:00Z"/>
          <w:lang w:val="el-GR"/>
        </w:rPr>
        <w:pPrChange w:id="2680" w:author="ΜΗΤΣΕΑΣ ΗΛΙΑΣ" w:date="2026-01-07T15:10:00Z" w16du:dateUtc="2026-01-07T13:10:00Z">
          <w:pPr>
            <w:pStyle w:val="Web"/>
            <w:spacing w:before="0" w:beforeAutospacing="0" w:after="0" w:afterAutospacing="0"/>
            <w:ind w:left="720"/>
          </w:pPr>
        </w:pPrChange>
      </w:pPr>
      <w:ins w:id="2681" w:author="ΜΗΤΣΕΑΣ ΗΛΙΑΣ" w:date="2026-01-07T12:15:00Z" w16du:dateUtc="2026-01-07T10:15:00Z">
        <w:r w:rsidRPr="004230CA">
          <w:rPr>
            <w:rFonts w:hAnsi="Symbol"/>
          </w:rPr>
          <w:t></w:t>
        </w:r>
        <w:r w:rsidRPr="004230CA">
          <w:rPr>
            <w:lang w:val="el-GR"/>
          </w:rPr>
          <w:t xml:space="preserve">  </w:t>
        </w:r>
      </w:ins>
      <w:ins w:id="2682" w:author="ΜΗΤΣΕΑΣ ΗΛΙΑΣ" w:date="2026-01-07T12:18:00Z">
        <w:r w:rsidRPr="004230CA">
          <w:rPr>
            <w:lang w:val="el-GR"/>
          </w:rPr>
          <w:t>Η πληροφορία είναι διαθέσιμη πριν την αποδοχή πρότασης</w:t>
        </w:r>
      </w:ins>
    </w:p>
    <w:p w14:paraId="59363206" w14:textId="77777777" w:rsidR="00614C7F" w:rsidRPr="004230CA" w:rsidRDefault="00614C7F">
      <w:pPr>
        <w:pStyle w:val="Web"/>
        <w:spacing w:before="0" w:beforeAutospacing="0" w:after="0" w:afterAutospacing="0"/>
        <w:jc w:val="both"/>
        <w:rPr>
          <w:ins w:id="2683" w:author="ΜΗΤΣΕΑΣ ΗΛΙΑΣ" w:date="2026-01-07T12:04:00Z" w16du:dateUtc="2026-01-07T10:04:00Z"/>
          <w:lang w:val="el-GR"/>
          <w:rPrChange w:id="2684" w:author="ΜΗΤΣΕΑΣ ΗΛΙΑΣ" w:date="2026-01-07T12:21:00Z" w16du:dateUtc="2026-01-07T10:21:00Z">
            <w:rPr>
              <w:ins w:id="2685" w:author="ΜΗΤΣΕΑΣ ΗΛΙΑΣ" w:date="2026-01-07T12:04:00Z" w16du:dateUtc="2026-01-07T10:04:00Z"/>
            </w:rPr>
          </w:rPrChange>
        </w:rPr>
        <w:pPrChange w:id="2686" w:author="ΜΗΤΣΕΑΣ ΗΛΙΑΣ" w:date="2026-01-07T15:10:00Z" w16du:dateUtc="2026-01-07T13:10:00Z">
          <w:pPr>
            <w:pStyle w:val="Web"/>
            <w:spacing w:before="0" w:beforeAutospacing="0" w:after="0" w:afterAutospacing="0"/>
            <w:ind w:left="720"/>
          </w:pPr>
        </w:pPrChange>
      </w:pPr>
    </w:p>
    <w:p w14:paraId="5A69093A" w14:textId="782A2836" w:rsidR="00614C7F" w:rsidRPr="004230CA" w:rsidRDefault="00614C7F">
      <w:pPr>
        <w:jc w:val="both"/>
        <w:rPr>
          <w:ins w:id="2687" w:author="ΜΗΤΣΕΑΣ ΗΛΙΑΣ" w:date="2026-01-07T11:53:00Z" w16du:dateUtc="2026-01-07T09:53:00Z"/>
          <w:u w:val="single"/>
          <w:lang w:eastAsia="x-none"/>
          <w:rPrChange w:id="2688" w:author="ΜΗΤΣΕΑΣ ΗΛΙΑΣ" w:date="2026-01-07T12:21:00Z" w16du:dateUtc="2026-01-07T10:21:00Z">
            <w:rPr>
              <w:ins w:id="2689" w:author="ΜΗΤΣΕΑΣ ΗΛΙΑΣ" w:date="2026-01-07T11:53:00Z" w16du:dateUtc="2026-01-07T09:53:00Z"/>
            </w:rPr>
          </w:rPrChange>
        </w:rPr>
        <w:pPrChange w:id="2690" w:author="ΜΗΤΣΕΑΣ ΗΛΙΑΣ" w:date="2026-01-07T15:10:00Z" w16du:dateUtc="2026-01-07T13:10:00Z">
          <w:pPr>
            <w:pStyle w:val="Web"/>
            <w:spacing w:before="0" w:beforeAutospacing="0" w:after="0" w:afterAutospacing="0"/>
            <w:ind w:left="720"/>
          </w:pPr>
        </w:pPrChange>
      </w:pPr>
      <w:ins w:id="2691" w:author="ΜΗΤΣΕΑΣ ΗΛΙΑΣ" w:date="2026-01-07T12:04:00Z" w16du:dateUtc="2026-01-07T10:04:00Z">
        <w:r w:rsidRPr="004230CA">
          <w:rPr>
            <w:u w:val="single"/>
            <w:lang w:val="en-US" w:eastAsia="x-none"/>
          </w:rPr>
          <w:t>User Stories Admin:</w:t>
        </w:r>
      </w:ins>
    </w:p>
    <w:p w14:paraId="5D90CCB5" w14:textId="011C2AF6" w:rsidR="005D573E" w:rsidRPr="004230CA" w:rsidRDefault="005D573E">
      <w:pPr>
        <w:pStyle w:val="ae"/>
        <w:numPr>
          <w:ilvl w:val="0"/>
          <w:numId w:val="45"/>
        </w:numPr>
        <w:jc w:val="both"/>
        <w:rPr>
          <w:ins w:id="2692" w:author="ΜΗΤΣΕΑΣ ΗΛΙΑΣ" w:date="2026-01-07T11:53:00Z" w16du:dateUtc="2026-01-07T09:53:00Z"/>
          <w:sz w:val="24"/>
          <w:szCs w:val="24"/>
          <w:rPrChange w:id="2693" w:author="ΜΗΤΣΕΑΣ ΗΛΙΑΣ" w:date="2026-01-07T12:21:00Z" w16du:dateUtc="2026-01-07T10:21:00Z">
            <w:rPr>
              <w:ins w:id="2694" w:author="ΜΗΤΣΕΑΣ ΗΛΙΑΣ" w:date="2026-01-07T11:53:00Z" w16du:dateUtc="2026-01-07T09:53:00Z"/>
            </w:rPr>
          </w:rPrChange>
        </w:rPr>
        <w:pPrChange w:id="2695" w:author="ΜΗΤΣΕΑΣ ΗΛΙΑΣ" w:date="2026-01-07T15:10:00Z" w16du:dateUtc="2026-01-07T13:10:00Z">
          <w:pPr>
            <w:pStyle w:val="ae"/>
            <w:numPr>
              <w:numId w:val="45"/>
            </w:numPr>
            <w:ind w:hanging="360"/>
          </w:pPr>
        </w:pPrChange>
      </w:pPr>
      <w:ins w:id="2696" w:author="ΜΗΤΣΕΑΣ ΗΛΙΑΣ" w:date="2026-01-07T11:53:00Z" w16du:dateUtc="2026-01-07T09:53:00Z">
        <w:r w:rsidRPr="004230CA">
          <w:rPr>
            <w:sz w:val="24"/>
            <w:szCs w:val="24"/>
            <w:rPrChange w:id="2697" w:author="ΜΗΤΣΕΑΣ ΗΛΙΑΣ" w:date="2026-01-07T12:21:00Z" w16du:dateUtc="2026-01-07T10:21:00Z">
              <w:rPr/>
            </w:rPrChange>
          </w:rPr>
          <w:t>Τίτλος : US-</w:t>
        </w:r>
      </w:ins>
      <w:ins w:id="2698" w:author="ΜΗΤΣΕΑΣ ΗΛΙΑΣ" w:date="2026-01-07T12:04:00Z" w16du:dateUtc="2026-01-07T10:04:00Z">
        <w:r w:rsidR="00614C7F" w:rsidRPr="004230CA">
          <w:rPr>
            <w:sz w:val="24"/>
            <w:szCs w:val="24"/>
            <w:lang w:val="en-US"/>
            <w:rPrChange w:id="2699" w:author="ΜΗΤΣΕΑΣ ΗΛΙΑΣ" w:date="2026-01-07T12:21:00Z" w16du:dateUtc="2026-01-07T10:21:00Z">
              <w:rPr>
                <w:lang w:val="en-US"/>
              </w:rPr>
            </w:rPrChange>
          </w:rPr>
          <w:t>A</w:t>
        </w:r>
        <w:r w:rsidR="00614C7F" w:rsidRPr="004230CA">
          <w:rPr>
            <w:sz w:val="24"/>
            <w:szCs w:val="24"/>
            <w:rPrChange w:id="2700" w:author="ΜΗΤΣΕΑΣ ΗΛΙΑΣ" w:date="2026-01-07T12:21:00Z" w16du:dateUtc="2026-01-07T10:21:00Z">
              <w:rPr>
                <w:lang w:val="en-US"/>
              </w:rPr>
            </w:rPrChange>
          </w:rPr>
          <w:t>1</w:t>
        </w:r>
      </w:ins>
      <w:ins w:id="2701" w:author="ΜΗΤΣΕΑΣ ΗΛΙΑΣ" w:date="2026-01-07T11:53:00Z" w16du:dateUtc="2026-01-07T09:53:00Z">
        <w:r w:rsidRPr="004230CA">
          <w:rPr>
            <w:sz w:val="24"/>
            <w:szCs w:val="24"/>
            <w:rPrChange w:id="2702" w:author="ΜΗΤΣΕΑΣ ΗΛΙΑΣ" w:date="2026-01-07T12:21:00Z" w16du:dateUtc="2026-01-07T10:21:00Z">
              <w:rPr/>
            </w:rPrChange>
          </w:rPr>
          <w:t xml:space="preserve"> – </w:t>
        </w:r>
      </w:ins>
      <w:ins w:id="2703" w:author="ΜΗΤΣΕΑΣ ΗΛΙΑΣ" w:date="2026-01-07T12:04:00Z">
        <w:r w:rsidR="00614C7F" w:rsidRPr="004230CA">
          <w:rPr>
            <w:sz w:val="24"/>
            <w:szCs w:val="24"/>
            <w:rPrChange w:id="2704" w:author="ΜΗΤΣΕΑΣ ΗΛΙΑΣ" w:date="2026-01-07T12:21:00Z" w16du:dateUtc="2026-01-07T10:21:00Z">
              <w:rPr/>
            </w:rPrChange>
          </w:rPr>
          <w:t>Διαχείριση πλατφόρμας</w:t>
        </w:r>
      </w:ins>
    </w:p>
    <w:p w14:paraId="170A2A33" w14:textId="77E9FBBE" w:rsidR="005D573E" w:rsidRPr="00F314EB" w:rsidRDefault="005D573E">
      <w:pPr>
        <w:pStyle w:val="ae"/>
        <w:jc w:val="both"/>
        <w:rPr>
          <w:ins w:id="2705" w:author="ΜΗΤΣΕΑΣ ΗΛΙΑΣ" w:date="2026-01-07T11:53:00Z" w16du:dateUtc="2026-01-07T09:53:00Z"/>
          <w:sz w:val="24"/>
          <w:szCs w:val="24"/>
          <w:rPrChange w:id="2706" w:author="ΜΗΤΣΕΑΣ ΗΛΙΑΣ" w:date="2026-01-08T10:37:00Z" w16du:dateUtc="2026-01-08T08:37:00Z">
            <w:rPr>
              <w:ins w:id="2707" w:author="ΜΗΤΣΕΑΣ ΗΛΙΑΣ" w:date="2026-01-07T11:53:00Z" w16du:dateUtc="2026-01-07T09:53:00Z"/>
              <w:lang w:val="en-US"/>
            </w:rPr>
          </w:rPrChange>
        </w:rPr>
        <w:pPrChange w:id="2708" w:author="ΜΗΤΣΕΑΣ ΗΛΙΑΣ" w:date="2026-01-07T15:10:00Z" w16du:dateUtc="2026-01-07T13:10:00Z">
          <w:pPr>
            <w:pStyle w:val="ae"/>
          </w:pPr>
        </w:pPrChange>
      </w:pPr>
      <w:ins w:id="2709" w:author="ΜΗΤΣΕΑΣ ΗΛΙΑΣ" w:date="2026-01-07T11:53:00Z" w16du:dateUtc="2026-01-07T09:53:00Z">
        <w:r w:rsidRPr="004230CA">
          <w:rPr>
            <w:sz w:val="24"/>
            <w:szCs w:val="24"/>
            <w:lang w:val="en-US"/>
            <w:rPrChange w:id="2710" w:author="ΜΗΤΣΕΑΣ ΗΛΙΑΣ" w:date="2026-01-07T12:21:00Z" w16du:dateUtc="2026-01-07T10:21:00Z">
              <w:rPr>
                <w:lang w:val="en-US"/>
              </w:rPr>
            </w:rPrChange>
          </w:rPr>
          <w:t>User</w:t>
        </w:r>
        <w:r w:rsidRPr="004230CA">
          <w:rPr>
            <w:sz w:val="24"/>
            <w:szCs w:val="24"/>
            <w:rPrChange w:id="2711" w:author="ΜΗΤΣΕΑΣ ΗΛΙΑΣ" w:date="2026-01-07T12:21:00Z" w16du:dateUtc="2026-01-07T10:21:00Z">
              <w:rPr/>
            </w:rPrChange>
          </w:rPr>
          <w:t xml:space="preserve"> </w:t>
        </w:r>
      </w:ins>
      <w:r w:rsidR="00A8509F">
        <w:rPr>
          <w:sz w:val="24"/>
          <w:szCs w:val="24"/>
          <w:lang w:val="en-US"/>
        </w:rPr>
        <w:t>s</w:t>
      </w:r>
      <w:ins w:id="2712" w:author="ΜΗΤΣΕΑΣ ΗΛΙΑΣ" w:date="2026-01-07T11:53:00Z" w16du:dateUtc="2026-01-07T09:53:00Z">
        <w:r w:rsidRPr="004230CA">
          <w:rPr>
            <w:sz w:val="24"/>
            <w:szCs w:val="24"/>
            <w:lang w:val="en-US"/>
            <w:rPrChange w:id="2713" w:author="ΜΗΤΣΕΑΣ ΗΛΙΑΣ" w:date="2026-01-07T12:21:00Z" w16du:dateUtc="2026-01-07T10:21:00Z">
              <w:rPr>
                <w:lang w:val="en-US"/>
              </w:rPr>
            </w:rPrChange>
          </w:rPr>
          <w:t>tory</w:t>
        </w:r>
        <w:r w:rsidRPr="004230CA">
          <w:rPr>
            <w:b/>
            <w:bCs/>
            <w:sz w:val="24"/>
            <w:szCs w:val="24"/>
            <w:rPrChange w:id="2714" w:author="ΜΗΤΣΕΑΣ ΗΛΙΑΣ" w:date="2026-01-07T12:21:00Z" w16du:dateUtc="2026-01-07T10:21:00Z">
              <w:rPr>
                <w:b/>
                <w:bCs/>
              </w:rPr>
            </w:rPrChange>
          </w:rPr>
          <w:t xml:space="preserve">: </w:t>
        </w:r>
      </w:ins>
      <w:ins w:id="2715" w:author="ΜΗΤΣΕΑΣ ΗΛΙΑΣ" w:date="2026-01-07T12:05:00Z">
        <w:r w:rsidR="00614C7F" w:rsidRPr="004230CA">
          <w:rPr>
            <w:sz w:val="24"/>
            <w:szCs w:val="24"/>
            <w:rPrChange w:id="2716" w:author="ΜΗΤΣΕΑΣ ΗΛΙΑΣ" w:date="2026-01-07T12:21:00Z" w16du:dateUtc="2026-01-07T10:21:00Z">
              <w:rPr/>
            </w:rPrChange>
          </w:rPr>
          <w:t xml:space="preserve">Ως </w:t>
        </w:r>
      </w:ins>
      <w:r w:rsidR="00A8509F">
        <w:rPr>
          <w:sz w:val="24"/>
          <w:szCs w:val="24"/>
          <w:lang w:val="en-US"/>
        </w:rPr>
        <w:t>a</w:t>
      </w:r>
      <w:ins w:id="2717" w:author="ΜΗΤΣΕΑΣ ΗΛΙΑΣ" w:date="2026-01-07T12:05:00Z">
        <w:r w:rsidR="00614C7F" w:rsidRPr="004230CA">
          <w:rPr>
            <w:sz w:val="24"/>
            <w:szCs w:val="24"/>
            <w:rPrChange w:id="2718" w:author="ΜΗΤΣΕΑΣ ΗΛΙΑΣ" w:date="2026-01-07T12:21:00Z" w16du:dateUtc="2026-01-07T10:21:00Z">
              <w:rPr/>
            </w:rPrChange>
          </w:rPr>
          <w:t>dmin, θέλω να διαχειρίζομαι λογαριασμούς χρηστών και αναφορές, ώστε να διασφαλίζεται η ομαλή και ασφαλής λειτουργία της πλατφόρμας</w:t>
        </w:r>
      </w:ins>
    </w:p>
    <w:p w14:paraId="7C01B653" w14:textId="174B0A32" w:rsidR="005D573E" w:rsidRPr="00F3210D" w:rsidRDefault="005D573E">
      <w:pPr>
        <w:pStyle w:val="ae"/>
        <w:spacing w:after="0"/>
        <w:jc w:val="both"/>
        <w:rPr>
          <w:ins w:id="2719" w:author="ΜΗΤΣΕΑΣ ΗΛΙΑΣ" w:date="2026-01-07T11:53:00Z" w16du:dateUtc="2026-01-07T09:53:00Z"/>
          <w:sz w:val="24"/>
          <w:szCs w:val="24"/>
          <w:lang w:val="en-US"/>
          <w:rPrChange w:id="2720" w:author="ΜΗΤΣΕΑΣ ΗΛΙΑΣ" w:date="2026-01-07T12:21:00Z" w16du:dateUtc="2026-01-07T10:21:00Z">
            <w:rPr>
              <w:ins w:id="2721" w:author="ΜΗΤΣΕΑΣ ΗΛΙΑΣ" w:date="2026-01-07T11:53:00Z" w16du:dateUtc="2026-01-07T09:53:00Z"/>
            </w:rPr>
          </w:rPrChange>
        </w:rPr>
        <w:pPrChange w:id="2722" w:author="ΜΗΤΣΕΑΣ ΗΛΙΑΣ" w:date="2026-01-07T15:10:00Z" w16du:dateUtc="2026-01-07T13:10:00Z">
          <w:pPr>
            <w:pStyle w:val="ae"/>
            <w:spacing w:after="0"/>
          </w:pPr>
        </w:pPrChange>
      </w:pPr>
      <w:ins w:id="2723" w:author="ΜΗΤΣΕΑΣ ΗΛΙΑΣ" w:date="2026-01-07T11:53:00Z" w16du:dateUtc="2026-01-07T09:53:00Z">
        <w:r w:rsidRPr="004230CA">
          <w:rPr>
            <w:sz w:val="24"/>
            <w:szCs w:val="24"/>
            <w:lang w:val="en-US"/>
            <w:rPrChange w:id="2724" w:author="ΜΗΤΣΕΑΣ ΗΛΙΑΣ" w:date="2026-01-07T12:21:00Z" w16du:dateUtc="2026-01-07T10:21:00Z">
              <w:rPr>
                <w:lang w:val="en-US"/>
              </w:rPr>
            </w:rPrChange>
          </w:rPr>
          <w:t>Acceptance</w:t>
        </w:r>
        <w:r w:rsidRPr="00F3210D">
          <w:rPr>
            <w:sz w:val="24"/>
            <w:szCs w:val="24"/>
            <w:lang w:val="en-US"/>
            <w:rPrChange w:id="2725" w:author="ΜΗΤΣΕΑΣ ΗΛΙΑΣ" w:date="2026-01-07T12:21:00Z" w16du:dateUtc="2026-01-07T10:21:00Z">
              <w:rPr/>
            </w:rPrChange>
          </w:rPr>
          <w:t xml:space="preserve"> </w:t>
        </w:r>
      </w:ins>
      <w:r w:rsidR="00A8509F">
        <w:rPr>
          <w:sz w:val="24"/>
          <w:szCs w:val="24"/>
          <w:lang w:val="en-US"/>
        </w:rPr>
        <w:t>c</w:t>
      </w:r>
      <w:ins w:id="2726" w:author="ΜΗΤΣΕΑΣ ΗΛΙΑΣ" w:date="2026-01-07T11:53:00Z" w16du:dateUtc="2026-01-07T09:53:00Z">
        <w:r w:rsidRPr="004230CA">
          <w:rPr>
            <w:sz w:val="24"/>
            <w:szCs w:val="24"/>
            <w:lang w:val="en-US"/>
            <w:rPrChange w:id="2727" w:author="ΜΗΤΣΕΑΣ ΗΛΙΑΣ" w:date="2026-01-07T12:21:00Z" w16du:dateUtc="2026-01-07T10:21:00Z">
              <w:rPr>
                <w:lang w:val="en-US"/>
              </w:rPr>
            </w:rPrChange>
          </w:rPr>
          <w:t>riteria</w:t>
        </w:r>
        <w:r w:rsidRPr="00F3210D">
          <w:rPr>
            <w:sz w:val="24"/>
            <w:szCs w:val="24"/>
            <w:lang w:val="en-US"/>
            <w:rPrChange w:id="2728" w:author="ΜΗΤΣΕΑΣ ΗΛΙΑΣ" w:date="2026-01-07T12:21:00Z" w16du:dateUtc="2026-01-07T10:21:00Z">
              <w:rPr/>
            </w:rPrChange>
          </w:rPr>
          <w:t>:</w:t>
        </w:r>
      </w:ins>
    </w:p>
    <w:p w14:paraId="68BC7926" w14:textId="2B742B5F" w:rsidR="005D573E" w:rsidRPr="00F3210D" w:rsidRDefault="005D573E">
      <w:pPr>
        <w:pStyle w:val="Web"/>
        <w:spacing w:before="0" w:beforeAutospacing="0" w:after="0" w:afterAutospacing="0"/>
        <w:ind w:left="720"/>
        <w:jc w:val="both"/>
        <w:rPr>
          <w:ins w:id="2729" w:author="ΜΗΤΣΕΑΣ ΗΛΙΑΣ" w:date="2026-01-07T11:53:00Z" w16du:dateUtc="2026-01-07T09:53:00Z"/>
        </w:rPr>
        <w:pPrChange w:id="2730" w:author="ΜΗΤΣΕΑΣ ΗΛΙΑΣ" w:date="2026-01-07T15:10:00Z" w16du:dateUtc="2026-01-07T13:10:00Z">
          <w:pPr>
            <w:pStyle w:val="Web"/>
            <w:spacing w:before="0" w:beforeAutospacing="0" w:after="0" w:afterAutospacing="0"/>
            <w:ind w:left="720"/>
          </w:pPr>
        </w:pPrChange>
      </w:pPr>
      <w:ins w:id="2731" w:author="ΜΗΤΣΕΑΣ ΗΛΙΑΣ" w:date="2026-01-07T11:53:00Z" w16du:dateUtc="2026-01-07T09:53:00Z">
        <w:r w:rsidRPr="004230CA">
          <w:rPr>
            <w:rFonts w:hAnsi="Symbol"/>
          </w:rPr>
          <w:t></w:t>
        </w:r>
        <w:r w:rsidRPr="00F3210D">
          <w:t xml:space="preserve">  </w:t>
        </w:r>
      </w:ins>
      <w:ins w:id="2732" w:author="ΜΗΤΣΕΑΣ ΗΛΙΑΣ" w:date="2026-01-07T12:05:00Z">
        <w:r w:rsidR="00614C7F" w:rsidRPr="004230CA">
          <w:rPr>
            <w:lang w:val="el-GR"/>
          </w:rPr>
          <w:t>Πρόσβαση</w:t>
        </w:r>
        <w:r w:rsidR="00614C7F" w:rsidRPr="00F3210D">
          <w:t xml:space="preserve"> </w:t>
        </w:r>
        <w:r w:rsidR="00614C7F" w:rsidRPr="004230CA">
          <w:rPr>
            <w:lang w:val="el-GR"/>
          </w:rPr>
          <w:t>σε</w:t>
        </w:r>
        <w:r w:rsidR="00614C7F" w:rsidRPr="00F3210D">
          <w:t xml:space="preserve"> dashboard </w:t>
        </w:r>
        <w:r w:rsidR="00614C7F" w:rsidRPr="004230CA">
          <w:rPr>
            <w:lang w:val="el-GR"/>
          </w:rPr>
          <w:t>διαχείρισης</w:t>
        </w:r>
      </w:ins>
    </w:p>
    <w:p w14:paraId="21808F55" w14:textId="5D98DDBD" w:rsidR="005D573E" w:rsidRPr="004230CA" w:rsidRDefault="005D573E">
      <w:pPr>
        <w:pStyle w:val="Web"/>
        <w:spacing w:before="0" w:beforeAutospacing="0" w:after="0" w:afterAutospacing="0"/>
        <w:ind w:left="720"/>
        <w:jc w:val="both"/>
        <w:rPr>
          <w:ins w:id="2733" w:author="ΜΗΤΣΕΑΣ ΗΛΙΑΣ" w:date="2026-01-07T11:53:00Z" w16du:dateUtc="2026-01-07T09:53:00Z"/>
          <w:lang w:val="el-GR"/>
        </w:rPr>
        <w:pPrChange w:id="2734" w:author="ΜΗΤΣΕΑΣ ΗΛΙΑΣ" w:date="2026-01-07T15:10:00Z" w16du:dateUtc="2026-01-07T13:10:00Z">
          <w:pPr>
            <w:pStyle w:val="Web"/>
            <w:spacing w:before="0" w:beforeAutospacing="0" w:after="0" w:afterAutospacing="0"/>
            <w:ind w:left="720"/>
          </w:pPr>
        </w:pPrChange>
      </w:pPr>
      <w:ins w:id="2735" w:author="ΜΗΤΣΕΑΣ ΗΛΙΑΣ" w:date="2026-01-07T11:53:00Z" w16du:dateUtc="2026-01-07T09:53:00Z">
        <w:r w:rsidRPr="004230CA">
          <w:rPr>
            <w:rFonts w:hAnsi="Symbol"/>
          </w:rPr>
          <w:t></w:t>
        </w:r>
        <w:r w:rsidRPr="004230CA">
          <w:rPr>
            <w:lang w:val="el-GR"/>
          </w:rPr>
          <w:t xml:space="preserve">  </w:t>
        </w:r>
      </w:ins>
      <w:ins w:id="2736" w:author="ΜΗΤΣΕΑΣ ΗΛΙΑΣ" w:date="2026-01-07T12:05:00Z">
        <w:r w:rsidR="00614C7F" w:rsidRPr="004230CA">
          <w:rPr>
            <w:lang w:val="el-GR"/>
          </w:rPr>
          <w:t>Έλεγχος αναφορών περιεχομένου</w:t>
        </w:r>
      </w:ins>
    </w:p>
    <w:p w14:paraId="5C077244" w14:textId="3BA981DF" w:rsidR="005D573E" w:rsidRPr="004230CA" w:rsidRDefault="005D573E">
      <w:pPr>
        <w:pStyle w:val="Web"/>
        <w:spacing w:before="0" w:beforeAutospacing="0" w:after="0" w:afterAutospacing="0"/>
        <w:ind w:left="720"/>
        <w:jc w:val="both"/>
        <w:rPr>
          <w:ins w:id="2737" w:author="ΜΗΤΣΕΑΣ ΗΛΙΑΣ" w:date="2026-01-07T11:53:00Z" w16du:dateUtc="2026-01-07T09:53:00Z"/>
          <w:lang w:val="el-GR"/>
        </w:rPr>
        <w:pPrChange w:id="2738" w:author="ΜΗΤΣΕΑΣ ΗΛΙΑΣ" w:date="2026-01-07T15:10:00Z" w16du:dateUtc="2026-01-07T13:10:00Z">
          <w:pPr>
            <w:pStyle w:val="Web"/>
            <w:spacing w:before="0" w:beforeAutospacing="0" w:after="0" w:afterAutospacing="0"/>
            <w:ind w:left="720"/>
          </w:pPr>
        </w:pPrChange>
      </w:pPr>
      <w:ins w:id="2739" w:author="ΜΗΤΣΕΑΣ ΗΛΙΑΣ" w:date="2026-01-07T11:53:00Z" w16du:dateUtc="2026-01-07T09:53:00Z">
        <w:r w:rsidRPr="004230CA">
          <w:rPr>
            <w:rFonts w:hAnsi="Symbol"/>
          </w:rPr>
          <w:t></w:t>
        </w:r>
        <w:r w:rsidRPr="004230CA">
          <w:rPr>
            <w:lang w:val="el-GR"/>
          </w:rPr>
          <w:t xml:space="preserve">  </w:t>
        </w:r>
      </w:ins>
      <w:ins w:id="2740" w:author="ΜΗΤΣΕΑΣ ΗΛΙΑΣ" w:date="2026-01-07T12:05:00Z">
        <w:r w:rsidR="00614C7F" w:rsidRPr="004230CA">
          <w:rPr>
            <w:lang w:val="el-GR"/>
          </w:rPr>
          <w:t>Πρόσβαση σε logs συστήματος</w:t>
        </w:r>
      </w:ins>
    </w:p>
    <w:p w14:paraId="24B771FF" w14:textId="59F06808" w:rsidR="005D573E" w:rsidRDefault="005D573E" w:rsidP="00BF1F12">
      <w:pPr>
        <w:pStyle w:val="Web"/>
        <w:spacing w:before="0" w:beforeAutospacing="0" w:after="0" w:afterAutospacing="0"/>
        <w:ind w:left="720"/>
        <w:jc w:val="both"/>
        <w:rPr>
          <w:ins w:id="2741" w:author="ΜΗΤΣΕΑΣ ΗΛΙΑΣ" w:date="2026-01-07T13:27:00Z" w16du:dateUtc="2026-01-07T11:27:00Z"/>
          <w:lang w:val="el-GR"/>
        </w:rPr>
      </w:pPr>
      <w:ins w:id="2742" w:author="ΜΗΤΣΕΑΣ ΗΛΙΑΣ" w:date="2026-01-07T11:53:00Z" w16du:dateUtc="2026-01-07T09:53:00Z">
        <w:r w:rsidRPr="004230CA">
          <w:rPr>
            <w:rFonts w:hAnsi="Symbol"/>
          </w:rPr>
          <w:t></w:t>
        </w:r>
        <w:r w:rsidRPr="004230CA">
          <w:rPr>
            <w:lang w:val="el-GR"/>
          </w:rPr>
          <w:t xml:space="preserve">  </w:t>
        </w:r>
      </w:ins>
      <w:ins w:id="2743" w:author="ΜΗΤΣΕΑΣ ΗΛΙΑΣ" w:date="2026-01-07T12:06:00Z">
        <w:r w:rsidR="00614C7F" w:rsidRPr="004230CA">
          <w:rPr>
            <w:lang w:val="el-GR"/>
          </w:rPr>
          <w:t>Δυνατότητα απενεργοποίησης λογαριασμών</w:t>
        </w:r>
      </w:ins>
    </w:p>
    <w:p w14:paraId="1CF9C328" w14:textId="77777777" w:rsidR="00E951CF" w:rsidRDefault="00E951CF" w:rsidP="00BF1F12">
      <w:pPr>
        <w:pStyle w:val="Web"/>
        <w:spacing w:before="0" w:beforeAutospacing="0" w:after="0" w:afterAutospacing="0"/>
        <w:ind w:left="720"/>
        <w:jc w:val="both"/>
        <w:rPr>
          <w:ins w:id="2744" w:author="ΜΗΤΣΕΑΣ ΗΛΙΑΣ" w:date="2026-01-07T13:27:00Z" w16du:dateUtc="2026-01-07T11:27:00Z"/>
          <w:lang w:val="el-GR"/>
        </w:rPr>
      </w:pPr>
    </w:p>
    <w:p w14:paraId="6F386D70" w14:textId="0FDAF94F" w:rsidR="00E951CF" w:rsidRPr="00D87DD1" w:rsidRDefault="00E951CF" w:rsidP="00BF1F12">
      <w:pPr>
        <w:pStyle w:val="30"/>
        <w:numPr>
          <w:ilvl w:val="0"/>
          <w:numId w:val="0"/>
        </w:numPr>
        <w:spacing w:before="120" w:after="120" w:line="360" w:lineRule="auto"/>
        <w:jc w:val="both"/>
        <w:rPr>
          <w:ins w:id="2745" w:author="ΜΗΤΣΕΑΣ ΗΛΙΑΣ" w:date="2026-01-07T13:27:00Z" w16du:dateUtc="2026-01-07T11:27:00Z"/>
          <w:rFonts w:ascii="Times New Roman" w:hAnsi="Times New Roman"/>
          <w:sz w:val="28"/>
          <w:szCs w:val="28"/>
          <w:lang w:val="el-GR"/>
          <w:rPrChange w:id="2746" w:author="ΜΗΤΣΕΑΣ ΗΛΙΑΣ" w:date="2026-01-08T11:20:00Z" w16du:dateUtc="2026-01-08T09:20:00Z">
            <w:rPr>
              <w:ins w:id="2747" w:author="ΜΗΤΣΕΑΣ ΗΛΙΑΣ" w:date="2026-01-07T13:27:00Z" w16du:dateUtc="2026-01-07T11:27:00Z"/>
              <w:rFonts w:ascii="Times New Roman" w:hAnsi="Times New Roman"/>
              <w:sz w:val="24"/>
              <w:szCs w:val="24"/>
              <w:lang w:val="el-GR"/>
            </w:rPr>
          </w:rPrChange>
        </w:rPr>
      </w:pPr>
      <w:bookmarkStart w:id="2748" w:name="_Toc218850226"/>
      <w:ins w:id="2749" w:author="ΜΗΤΣΕΑΣ ΗΛΙΑΣ" w:date="2026-01-07T13:27:00Z" w16du:dateUtc="2026-01-07T11:27:00Z">
        <w:r w:rsidRPr="00D87DD1">
          <w:rPr>
            <w:rFonts w:ascii="Times New Roman" w:hAnsi="Times New Roman"/>
            <w:sz w:val="28"/>
            <w:szCs w:val="28"/>
            <w:lang w:val="el-GR"/>
            <w:rPrChange w:id="2750" w:author="ΜΗΤΣΕΑΣ ΗΛΙΑΣ" w:date="2026-01-08T11:20:00Z" w16du:dateUtc="2026-01-08T09:20:00Z">
              <w:rPr>
                <w:rFonts w:ascii="Times New Roman" w:hAnsi="Times New Roman"/>
                <w:sz w:val="24"/>
                <w:szCs w:val="24"/>
                <w:lang w:val="el-GR"/>
              </w:rPr>
            </w:rPrChange>
          </w:rPr>
          <w:t>4.</w:t>
        </w:r>
      </w:ins>
      <w:ins w:id="2751" w:author="ΜΗΤΣΕΑΣ ΗΛΙΑΣ" w:date="2026-01-08T11:20:00Z" w16du:dateUtc="2026-01-08T09:20:00Z">
        <w:r w:rsidR="00D87DD1" w:rsidRPr="00D87DD1">
          <w:rPr>
            <w:rFonts w:ascii="Times New Roman" w:hAnsi="Times New Roman"/>
            <w:sz w:val="28"/>
            <w:szCs w:val="28"/>
            <w:lang w:val="el-GR"/>
            <w:rPrChange w:id="2752" w:author="ΜΗΤΣΕΑΣ ΗΛΙΑΣ" w:date="2026-01-08T11:20:00Z" w16du:dateUtc="2026-01-08T09:20:00Z">
              <w:rPr>
                <w:rFonts w:ascii="Times New Roman" w:hAnsi="Times New Roman"/>
                <w:sz w:val="24"/>
                <w:szCs w:val="24"/>
                <w:lang w:val="el-GR"/>
              </w:rPr>
            </w:rPrChange>
          </w:rPr>
          <w:t>3</w:t>
        </w:r>
      </w:ins>
      <w:ins w:id="2753" w:author="ΜΗΤΣΕΑΣ ΗΛΙΑΣ" w:date="2026-01-07T13:27:00Z" w16du:dateUtc="2026-01-07T11:27:00Z">
        <w:r w:rsidRPr="00D87DD1">
          <w:rPr>
            <w:rFonts w:ascii="Times New Roman" w:hAnsi="Times New Roman"/>
            <w:sz w:val="28"/>
            <w:szCs w:val="28"/>
            <w:lang w:val="el-GR"/>
            <w:rPrChange w:id="2754" w:author="ΜΗΤΣΕΑΣ ΗΛΙΑΣ" w:date="2026-01-08T11:20:00Z" w16du:dateUtc="2026-01-08T09:20:00Z">
              <w:rPr>
                <w:rFonts w:ascii="Times New Roman" w:hAnsi="Times New Roman"/>
                <w:sz w:val="24"/>
                <w:szCs w:val="24"/>
                <w:lang w:val="el-GR"/>
              </w:rPr>
            </w:rPrChange>
          </w:rPr>
          <w:t xml:space="preserve"> </w:t>
        </w:r>
      </w:ins>
      <w:ins w:id="2755" w:author="ΜΗΤΣΕΑΣ ΗΛΙΑΣ" w:date="2026-01-07T13:28:00Z" w16du:dateUtc="2026-01-07T11:28:00Z">
        <w:r w:rsidRPr="00D87DD1">
          <w:rPr>
            <w:rFonts w:ascii="Times New Roman" w:hAnsi="Times New Roman"/>
            <w:sz w:val="28"/>
            <w:szCs w:val="28"/>
            <w:lang w:val="el-GR"/>
            <w:rPrChange w:id="2756" w:author="ΜΗΤΣΕΑΣ ΗΛΙΑΣ" w:date="2026-01-08T11:20:00Z" w16du:dateUtc="2026-01-08T09:20:00Z">
              <w:rPr>
                <w:rFonts w:ascii="Times New Roman" w:hAnsi="Times New Roman"/>
                <w:sz w:val="24"/>
                <w:szCs w:val="24"/>
                <w:lang w:val="el-GR"/>
              </w:rPr>
            </w:rPrChange>
          </w:rPr>
          <w:t>Ανάλυση Ρόλ</w:t>
        </w:r>
      </w:ins>
      <w:ins w:id="2757" w:author="ΜΗΤΣΕΑΣ ΗΛΙΑΣ" w:date="2026-01-07T13:30:00Z" w16du:dateUtc="2026-01-07T11:30:00Z">
        <w:r w:rsidRPr="00D87DD1">
          <w:rPr>
            <w:rFonts w:ascii="Times New Roman" w:hAnsi="Times New Roman"/>
            <w:sz w:val="28"/>
            <w:szCs w:val="28"/>
            <w:lang w:val="el-GR"/>
            <w:rPrChange w:id="2758" w:author="ΜΗΤΣΕΑΣ ΗΛΙΑΣ" w:date="2026-01-08T11:20:00Z" w16du:dateUtc="2026-01-08T09:20:00Z">
              <w:rPr>
                <w:rFonts w:ascii="Times New Roman" w:hAnsi="Times New Roman"/>
                <w:sz w:val="24"/>
                <w:szCs w:val="24"/>
                <w:lang w:val="el-GR"/>
              </w:rPr>
            </w:rPrChange>
          </w:rPr>
          <w:t>ων των</w:t>
        </w:r>
      </w:ins>
      <w:ins w:id="2759" w:author="ΜΗΤΣΕΑΣ ΗΛΙΑΣ" w:date="2026-01-07T13:28:00Z" w16du:dateUtc="2026-01-07T11:28:00Z">
        <w:r w:rsidRPr="00D87DD1">
          <w:rPr>
            <w:rFonts w:ascii="Times New Roman" w:hAnsi="Times New Roman"/>
            <w:sz w:val="28"/>
            <w:szCs w:val="28"/>
            <w:lang w:val="el-GR"/>
            <w:rPrChange w:id="2760" w:author="ΜΗΤΣΕΑΣ ΗΛΙΑΣ" w:date="2026-01-08T11:20:00Z" w16du:dateUtc="2026-01-08T09:20:00Z">
              <w:rPr>
                <w:rFonts w:ascii="Times New Roman" w:hAnsi="Times New Roman"/>
                <w:sz w:val="24"/>
                <w:szCs w:val="24"/>
                <w:lang w:val="el-GR"/>
              </w:rPr>
            </w:rPrChange>
          </w:rPr>
          <w:t xml:space="preserve"> Χρηστών</w:t>
        </w:r>
      </w:ins>
      <w:ins w:id="2761" w:author="ΜΗΤΣΕΑΣ ΗΛΙΑΣ" w:date="2026-01-07T13:30:00Z" w16du:dateUtc="2026-01-07T11:30:00Z">
        <w:r w:rsidRPr="00D87DD1">
          <w:rPr>
            <w:rFonts w:ascii="Times New Roman" w:hAnsi="Times New Roman"/>
            <w:sz w:val="28"/>
            <w:szCs w:val="28"/>
            <w:lang w:val="el-GR"/>
            <w:rPrChange w:id="2762" w:author="ΜΗΤΣΕΑΣ ΗΛΙΑΣ" w:date="2026-01-08T11:20:00Z" w16du:dateUtc="2026-01-08T09:20:00Z">
              <w:rPr>
                <w:rFonts w:ascii="Times New Roman" w:hAnsi="Times New Roman"/>
                <w:sz w:val="24"/>
                <w:szCs w:val="24"/>
                <w:lang w:val="el-GR"/>
              </w:rPr>
            </w:rPrChange>
          </w:rPr>
          <w:t xml:space="preserve"> του Συστήματος</w:t>
        </w:r>
      </w:ins>
      <w:bookmarkEnd w:id="2748"/>
      <w:ins w:id="2763" w:author="ΜΗΤΣΕΑΣ ΗΛΙΑΣ" w:date="2026-01-07T13:28:00Z" w16du:dateUtc="2026-01-07T11:28:00Z">
        <w:r w:rsidRPr="00D87DD1">
          <w:rPr>
            <w:rFonts w:ascii="Times New Roman" w:hAnsi="Times New Roman"/>
            <w:sz w:val="28"/>
            <w:szCs w:val="28"/>
            <w:lang w:val="el-GR"/>
            <w:rPrChange w:id="2764" w:author="ΜΗΤΣΕΑΣ ΗΛΙΑΣ" w:date="2026-01-08T11:20:00Z" w16du:dateUtc="2026-01-08T09:20:00Z">
              <w:rPr>
                <w:rFonts w:ascii="Times New Roman" w:hAnsi="Times New Roman"/>
                <w:sz w:val="24"/>
                <w:szCs w:val="24"/>
                <w:lang w:val="el-GR"/>
              </w:rPr>
            </w:rPrChange>
          </w:rPr>
          <w:t xml:space="preserve"> </w:t>
        </w:r>
      </w:ins>
    </w:p>
    <w:p w14:paraId="51D5EE2A" w14:textId="094C6F11" w:rsidR="00BF1F12" w:rsidRPr="00BF1F12" w:rsidRDefault="00BF1F12" w:rsidP="002078F4">
      <w:pPr>
        <w:pStyle w:val="Web"/>
        <w:spacing w:before="0" w:beforeAutospacing="0" w:after="120" w:afterAutospacing="0"/>
        <w:jc w:val="both"/>
        <w:rPr>
          <w:ins w:id="2765" w:author="ΜΗΤΣΕΑΣ ΗΛΙΑΣ" w:date="2026-01-07T15:03:00Z"/>
          <w:lang w:val="el-GR"/>
          <w:rPrChange w:id="2766" w:author="ΜΗΤΣΕΑΣ ΗΛΙΑΣ" w:date="2026-01-07T15:03:00Z" w16du:dateUtc="2026-01-07T13:03:00Z">
            <w:rPr>
              <w:ins w:id="2767" w:author="ΜΗΤΣΕΑΣ ΗΛΙΑΣ" w:date="2026-01-07T15:03:00Z"/>
            </w:rPr>
          </w:rPrChange>
        </w:rPr>
      </w:pPr>
      <w:ins w:id="2768" w:author="ΜΗΤΣΕΑΣ ΗΛΙΑΣ" w:date="2026-01-07T15:03:00Z">
        <w:r w:rsidRPr="00BF1F12">
          <w:rPr>
            <w:lang w:val="el-GR"/>
            <w:rPrChange w:id="2769" w:author="ΜΗΤΣΕΑΣ ΗΛΙΑΣ" w:date="2026-01-07T15:03:00Z" w16du:dateUtc="2026-01-07T13:03:00Z">
              <w:rPr/>
            </w:rPrChange>
          </w:rPr>
          <w:t xml:space="preserve">Η υπό μελέτη πλατφόρμα υποστηρίζει τρεις βασικούς ρόλους χρηστών: </w:t>
        </w:r>
      </w:ins>
      <w:r w:rsidR="00A8509F">
        <w:t>b</w:t>
      </w:r>
      <w:ins w:id="2770" w:author="ΜΗΤΣΕΑΣ ΗΛΙΑΣ" w:date="2026-01-07T15:03:00Z">
        <w:r w:rsidRPr="00BF1F12">
          <w:rPr>
            <w:rPrChange w:id="2771" w:author="ΜΗΤΣΕΑΣ ΗΛΙΑΣ" w:date="2026-01-07T15:03:00Z" w16du:dateUtc="2026-01-07T13:03:00Z">
              <w:rPr>
                <w:b/>
                <w:bCs/>
              </w:rPr>
            </w:rPrChange>
          </w:rPr>
          <w:t>usiness</w:t>
        </w:r>
        <w:r w:rsidRPr="00BF1F12">
          <w:rPr>
            <w:lang w:val="el-GR"/>
            <w:rPrChange w:id="2772" w:author="ΜΗΤΣΕΑΣ ΗΛΙΑΣ" w:date="2026-01-07T15:03:00Z" w16du:dateUtc="2026-01-07T13:03:00Z">
              <w:rPr/>
            </w:rPrChange>
          </w:rPr>
          <w:t xml:space="preserve">, </w:t>
        </w:r>
      </w:ins>
      <w:r w:rsidR="00A8509F">
        <w:t>i</w:t>
      </w:r>
      <w:ins w:id="2773" w:author="ΜΗΤΣΕΑΣ ΗΛΙΑΣ" w:date="2026-01-07T15:03:00Z">
        <w:r w:rsidRPr="00BF1F12">
          <w:rPr>
            <w:rPrChange w:id="2774" w:author="ΜΗΤΣΕΑΣ ΗΛΙΑΣ" w:date="2026-01-07T15:03:00Z" w16du:dateUtc="2026-01-07T13:03:00Z">
              <w:rPr>
                <w:b/>
                <w:bCs/>
              </w:rPr>
            </w:rPrChange>
          </w:rPr>
          <w:t>nfluencer</w:t>
        </w:r>
        <w:r w:rsidRPr="00BF1F12">
          <w:rPr>
            <w:lang w:val="el-GR"/>
            <w:rPrChange w:id="2775" w:author="ΜΗΤΣΕΑΣ ΗΛΙΑΣ" w:date="2026-01-07T15:03:00Z" w16du:dateUtc="2026-01-07T13:03:00Z">
              <w:rPr/>
            </w:rPrChange>
          </w:rPr>
          <w:t xml:space="preserve"> και </w:t>
        </w:r>
      </w:ins>
      <w:r w:rsidR="00A8509F">
        <w:t>a</w:t>
      </w:r>
      <w:ins w:id="2776" w:author="ΜΗΤΣΕΑΣ ΗΛΙΑΣ" w:date="2026-01-07T15:03:00Z">
        <w:r w:rsidRPr="00BF1F12">
          <w:rPr>
            <w:rPrChange w:id="2777" w:author="ΜΗΤΣΕΑΣ ΗΛΙΑΣ" w:date="2026-01-07T15:03:00Z" w16du:dateUtc="2026-01-07T13:03:00Z">
              <w:rPr>
                <w:b/>
                <w:bCs/>
              </w:rPr>
            </w:rPrChange>
          </w:rPr>
          <w:t>dmin</w:t>
        </w:r>
        <w:r w:rsidRPr="00BF1F12">
          <w:rPr>
            <w:lang w:val="el-GR"/>
            <w:rPrChange w:id="2778" w:author="ΜΗΤΣΕΑΣ ΗΛΙΑΣ" w:date="2026-01-07T15:03:00Z" w16du:dateUtc="2026-01-07T13:03:00Z">
              <w:rPr/>
            </w:rPrChange>
          </w:rPr>
          <w:t xml:space="preserve">. Κάθε ρόλος αντιστοιχεί σε διαφορετικό τύπο χρήστη με διακριτές ανάγκες, δικαιώματα πρόσβασης και περιορισμούς. Η σαφής διάκριση των ρόλων είναι κρίσιμη για τον σωστό καθορισμό των λειτουργικών απαιτήσεων, τον σχεδιασμό των </w:t>
        </w:r>
        <w:r w:rsidRPr="00BF1F12">
          <w:t>use</w:t>
        </w:r>
        <w:r w:rsidRPr="00BF1F12">
          <w:rPr>
            <w:lang w:val="el-GR"/>
            <w:rPrChange w:id="2779" w:author="ΜΗΤΣΕΑΣ ΗΛΙΑΣ" w:date="2026-01-07T15:03:00Z" w16du:dateUtc="2026-01-07T13:03:00Z">
              <w:rPr/>
            </w:rPrChange>
          </w:rPr>
          <w:t xml:space="preserve"> </w:t>
        </w:r>
        <w:r w:rsidRPr="00BF1F12">
          <w:t>cases</w:t>
        </w:r>
        <w:r w:rsidRPr="00BF1F12">
          <w:rPr>
            <w:lang w:val="el-GR"/>
            <w:rPrChange w:id="2780" w:author="ΜΗΤΣΕΑΣ ΗΛΙΑΣ" w:date="2026-01-07T15:03:00Z" w16du:dateUtc="2026-01-07T13:03:00Z">
              <w:rPr/>
            </w:rPrChange>
          </w:rPr>
          <w:t xml:space="preserve"> και την ασφαλή διαχείριση της πληροφορίας στο σύστημα.</w:t>
        </w:r>
      </w:ins>
    </w:p>
    <w:p w14:paraId="171EAF41" w14:textId="57196230" w:rsidR="00BF1F12" w:rsidRPr="00BF1F12" w:rsidRDefault="00BF1F12" w:rsidP="00BF1F12">
      <w:pPr>
        <w:pStyle w:val="Web"/>
        <w:spacing w:before="0" w:beforeAutospacing="0" w:after="0" w:afterAutospacing="0"/>
        <w:jc w:val="both"/>
        <w:rPr>
          <w:ins w:id="2781" w:author="ΜΗΤΣΕΑΣ ΗΛΙΑΣ" w:date="2026-01-07T15:03:00Z"/>
          <w:lang w:val="el-GR"/>
          <w:rPrChange w:id="2782" w:author="ΜΗΤΣΕΑΣ ΗΛΙΑΣ" w:date="2026-01-07T15:03:00Z" w16du:dateUtc="2026-01-07T13:03:00Z">
            <w:rPr>
              <w:ins w:id="2783" w:author="ΜΗΤΣΕΑΣ ΗΛΙΑΣ" w:date="2026-01-07T15:03:00Z"/>
            </w:rPr>
          </w:rPrChange>
        </w:rPr>
      </w:pPr>
      <w:ins w:id="2784" w:author="ΜΗΤΣΕΑΣ ΗΛΙΑΣ" w:date="2026-01-07T15:03:00Z">
        <w:r w:rsidRPr="00BF1F12">
          <w:rPr>
            <w:lang w:val="el-GR"/>
            <w:rPrChange w:id="2785" w:author="ΜΗΤΣΕΑΣ ΗΛΙΑΣ" w:date="2026-01-07T15:03:00Z" w16du:dateUtc="2026-01-07T13:03:00Z">
              <w:rPr/>
            </w:rPrChange>
          </w:rPr>
          <w:t xml:space="preserve">Οι ενέργειες που εκτελεί κάθε ρόλος παράγουν διαφορετικού τύπου δεδομένα και </w:t>
        </w:r>
      </w:ins>
      <w:ins w:id="2786" w:author="ΜΗΤΣΕΑΣ ΗΛΙΑΣ" w:date="2026-01-08T11:10:00Z" w16du:dateUtc="2026-01-08T09:10:00Z">
        <w:r w:rsidR="00DD22F4" w:rsidRPr="00DD22F4">
          <w:rPr>
            <w:lang w:val="el-GR"/>
          </w:rPr>
          <w:t>αλληλοεπιδρούν</w:t>
        </w:r>
      </w:ins>
      <w:ins w:id="2787" w:author="ΜΗΤΣΕΑΣ ΗΛΙΑΣ" w:date="2026-01-07T15:03:00Z">
        <w:r w:rsidRPr="00BF1F12">
          <w:rPr>
            <w:lang w:val="el-GR"/>
            <w:rPrChange w:id="2788" w:author="ΜΗΤΣΕΑΣ ΗΛΙΑΣ" w:date="2026-01-07T15:03:00Z" w16du:dateUtc="2026-01-07T13:03:00Z">
              <w:rPr/>
            </w:rPrChange>
          </w:rPr>
          <w:t xml:space="preserve"> με διαφορετικά υποσυστήματα της πλατφόρμας. Η ανάλυση αυτή συμβάλλει στην κατανόηση της ροής της πληροφορίας, καθώς και στον καθορισμό των ορίων πρόσβασης (</w:t>
        </w:r>
        <w:r w:rsidRPr="00BF1F12">
          <w:t>access</w:t>
        </w:r>
        <w:r w:rsidRPr="00BF1F12">
          <w:rPr>
            <w:lang w:val="el-GR"/>
            <w:rPrChange w:id="2789" w:author="ΜΗΤΣΕΑΣ ΗΛΙΑΣ" w:date="2026-01-07T15:03:00Z" w16du:dateUtc="2026-01-07T13:03:00Z">
              <w:rPr/>
            </w:rPrChange>
          </w:rPr>
          <w:t xml:space="preserve"> </w:t>
        </w:r>
        <w:r w:rsidRPr="00BF1F12">
          <w:t>control</w:t>
        </w:r>
        <w:r w:rsidRPr="00BF1F12">
          <w:rPr>
            <w:lang w:val="el-GR"/>
            <w:rPrChange w:id="2790" w:author="ΜΗΤΣΕΑΣ ΗΛΙΑΣ" w:date="2026-01-07T15:03:00Z" w16du:dateUtc="2026-01-07T13:03:00Z">
              <w:rPr/>
            </w:rPrChange>
          </w:rPr>
          <w:t>) μεταξύ των χρηστών.</w:t>
        </w:r>
      </w:ins>
    </w:p>
    <w:p w14:paraId="041D252C" w14:textId="77777777" w:rsidR="00E951CF" w:rsidRDefault="00E951CF" w:rsidP="00BF1F12">
      <w:pPr>
        <w:pStyle w:val="Web"/>
        <w:spacing w:before="0" w:beforeAutospacing="0" w:after="0" w:afterAutospacing="0"/>
        <w:jc w:val="both"/>
        <w:rPr>
          <w:ins w:id="2791" w:author="ΜΗΤΣΕΑΣ ΗΛΙΑΣ" w:date="2026-01-07T13:35:00Z" w16du:dateUtc="2026-01-07T11:35:00Z"/>
          <w:lang w:val="el-GR"/>
        </w:rPr>
      </w:pPr>
    </w:p>
    <w:p w14:paraId="218D821E" w14:textId="43379085" w:rsidR="00E951CF" w:rsidRPr="00E951CF" w:rsidRDefault="00E951CF">
      <w:pPr>
        <w:pStyle w:val="Web"/>
        <w:spacing w:before="0" w:beforeAutospacing="0" w:after="0" w:afterAutospacing="0"/>
        <w:jc w:val="both"/>
        <w:rPr>
          <w:ins w:id="2792" w:author="ΜΗΤΣΕΑΣ ΗΛΙΑΣ" w:date="2026-01-07T13:35:00Z"/>
          <w:u w:val="single"/>
          <w:lang w:val="el-GR"/>
          <w:rPrChange w:id="2793" w:author="ΜΗΤΣΕΑΣ ΗΛΙΑΣ" w:date="2026-01-07T13:36:00Z" w16du:dateUtc="2026-01-07T11:36:00Z">
            <w:rPr>
              <w:ins w:id="2794" w:author="ΜΗΤΣΕΑΣ ΗΛΙΑΣ" w:date="2026-01-07T13:35:00Z"/>
              <w:b/>
              <w:bCs/>
            </w:rPr>
          </w:rPrChange>
        </w:rPr>
        <w:pPrChange w:id="2795" w:author="ΜΗΤΣΕΑΣ ΗΛΙΑΣ" w:date="2026-01-07T15:10:00Z" w16du:dateUtc="2026-01-07T13:10:00Z">
          <w:pPr>
            <w:pStyle w:val="Web"/>
            <w:numPr>
              <w:numId w:val="3"/>
            </w:numPr>
            <w:spacing w:before="0" w:beforeAutospacing="0" w:after="0" w:afterAutospacing="0"/>
            <w:ind w:left="432" w:hanging="432"/>
            <w:jc w:val="both"/>
          </w:pPr>
        </w:pPrChange>
      </w:pPr>
      <w:ins w:id="2796" w:author="ΜΗΤΣΕΑΣ ΗΛΙΑΣ" w:date="2026-01-07T13:35:00Z">
        <w:r w:rsidRPr="00E951CF">
          <w:rPr>
            <w:u w:val="single"/>
            <w:rPrChange w:id="2797" w:author="ΜΗΤΣΕΑΣ ΗΛΙΑΣ" w:date="2026-01-07T13:36:00Z" w16du:dateUtc="2026-01-07T11:36:00Z">
              <w:rPr>
                <w:b/>
                <w:bCs/>
              </w:rPr>
            </w:rPrChange>
          </w:rPr>
          <w:t>Business</w:t>
        </w:r>
      </w:ins>
    </w:p>
    <w:p w14:paraId="5503700F" w14:textId="39097D38" w:rsidR="00BF1F12" w:rsidRPr="00BF1F12" w:rsidRDefault="00BF1F12" w:rsidP="00BF1F12">
      <w:pPr>
        <w:pStyle w:val="Web"/>
        <w:spacing w:before="0" w:beforeAutospacing="0" w:after="0" w:afterAutospacing="0"/>
        <w:jc w:val="both"/>
        <w:rPr>
          <w:ins w:id="2798" w:author="ΜΗΤΣΕΑΣ ΗΛΙΑΣ" w:date="2026-01-07T15:03:00Z" w16du:dateUtc="2026-01-07T13:03:00Z"/>
          <w:lang w:val="el-GR"/>
        </w:rPr>
      </w:pPr>
      <w:ins w:id="2799" w:author="ΜΗΤΣΕΑΣ ΗΛΙΑΣ" w:date="2026-01-07T15:03:00Z">
        <w:r w:rsidRPr="00BF1F12">
          <w:rPr>
            <w:lang w:val="el-GR"/>
          </w:rPr>
          <w:t xml:space="preserve">Ο ρόλος </w:t>
        </w:r>
      </w:ins>
      <w:r w:rsidR="006B5606" w:rsidRPr="00BF1F12">
        <w:rPr>
          <w:lang w:val="el-GR"/>
        </w:rPr>
        <w:t>business</w:t>
      </w:r>
      <w:ins w:id="2800" w:author="ΜΗΤΣΕΑΣ ΗΛΙΑΣ" w:date="2026-01-07T15:03:00Z">
        <w:r w:rsidRPr="00BF1F12">
          <w:rPr>
            <w:lang w:val="el-GR"/>
          </w:rPr>
          <w:t xml:space="preserve"> αφορά τις επιχειρήσεις που επιθυμούν να προωθήσουν προϊόντα ή υπηρεσίες μέσω συνεργασιών με influencers. Οι χρήστες αυτού του ρόλου αποτελούν τον </w:t>
        </w:r>
        <w:r w:rsidRPr="00BF1F12">
          <w:rPr>
            <w:lang w:val="el-GR"/>
          </w:rPr>
          <w:lastRenderedPageBreak/>
          <w:t xml:space="preserve">βασικό χρηματοδότη των καμπανιών και χρησιμοποιούν την πλατφόρμα ως εργαλείο στρατηγικού σχεδιασμού και αξιολόγησης </w:t>
        </w:r>
      </w:ins>
      <w:r w:rsidR="009A6E3A">
        <w:rPr>
          <w:lang w:val="el-GR"/>
        </w:rPr>
        <w:t>προωθητικών</w:t>
      </w:r>
      <w:ins w:id="2801" w:author="ΜΗΤΣΕΑΣ ΗΛΙΑΣ" w:date="2026-01-07T15:03:00Z">
        <w:r w:rsidRPr="00BF1F12">
          <w:rPr>
            <w:lang w:val="el-GR"/>
          </w:rPr>
          <w:t xml:space="preserve"> ενεργειών.</w:t>
        </w:r>
      </w:ins>
      <w:ins w:id="2802" w:author="ΜΗΤΣΕΑΣ ΗΛΙΑΣ" w:date="2026-01-07T15:04:00Z" w16du:dateUtc="2026-01-07T13:04:00Z">
        <w:r>
          <w:rPr>
            <w:lang w:val="el-GR"/>
          </w:rPr>
          <w:t xml:space="preserve"> Οι επι</w:t>
        </w:r>
      </w:ins>
      <w:ins w:id="2803" w:author="ΜΗΤΣΕΑΣ ΗΛΙΑΣ" w:date="2026-01-07T15:05:00Z" w16du:dateUtc="2026-01-07T13:05:00Z">
        <w:r>
          <w:rPr>
            <w:lang w:val="el-GR"/>
          </w:rPr>
          <w:t>χειρήσεις έχουν πρόσβαση σε διάφορες σημαντικές λειτουργίες όπως</w:t>
        </w:r>
      </w:ins>
      <w:ins w:id="2804" w:author="ΜΗΤΣΕΑΣ ΗΛΙΑΣ" w:date="2026-01-07T15:05:00Z">
        <w:r w:rsidRPr="00BF1F12">
          <w:rPr>
            <w:lang w:val="el-GR"/>
            <w:rPrChange w:id="2805" w:author="ΜΗΤΣΕΑΣ ΗΛΙΑΣ" w:date="2026-01-07T15:05:00Z" w16du:dateUtc="2026-01-07T13:05:00Z">
              <w:rPr/>
            </w:rPrChange>
          </w:rPr>
          <w:t xml:space="preserve"> τη δημιουργία και διαχείριση </w:t>
        </w:r>
      </w:ins>
      <w:ins w:id="2806" w:author="ΜΗΤΣΕΑΣ ΗΛΙΑΣ" w:date="2026-01-07T15:05:00Z" w16du:dateUtc="2026-01-07T13:05:00Z">
        <w:r>
          <w:rPr>
            <w:lang w:val="el-GR"/>
          </w:rPr>
          <w:t xml:space="preserve">του </w:t>
        </w:r>
      </w:ins>
      <w:ins w:id="2807" w:author="ΜΗΤΣΕΑΣ ΗΛΙΑΣ" w:date="2026-01-07T15:05:00Z">
        <w:r w:rsidRPr="00BF1F12">
          <w:rPr>
            <w:lang w:val="el-GR"/>
            <w:rPrChange w:id="2808" w:author="ΜΗΤΣΕΑΣ ΗΛΙΑΣ" w:date="2026-01-07T15:05:00Z" w16du:dateUtc="2026-01-07T13:05:00Z">
              <w:rPr/>
            </w:rPrChange>
          </w:rPr>
          <w:t>προφίλ</w:t>
        </w:r>
      </w:ins>
      <w:ins w:id="2809" w:author="ΜΗΤΣΕΑΣ ΗΛΙΑΣ" w:date="2026-01-07T15:05:00Z" w16du:dateUtc="2026-01-07T13:05:00Z">
        <w:r>
          <w:rPr>
            <w:lang w:val="el-GR"/>
          </w:rPr>
          <w:t xml:space="preserve"> τους, </w:t>
        </w:r>
      </w:ins>
      <w:ins w:id="2810" w:author="ΜΗΤΣΕΑΣ ΗΛΙΑΣ" w:date="2026-01-07T15:05:00Z">
        <w:r w:rsidRPr="00BF1F12">
          <w:rPr>
            <w:lang w:val="el-GR"/>
            <w:rPrChange w:id="2811" w:author="ΜΗΤΣΕΑΣ ΗΛΙΑΣ" w:date="2026-01-07T15:05:00Z" w16du:dateUtc="2026-01-07T13:05:00Z">
              <w:rPr/>
            </w:rPrChange>
          </w:rPr>
          <w:t xml:space="preserve">τον σχεδιασμό και τη διαχείριση καμπανιών, την αναζήτηση, αξιολόγηση και επιλογή </w:t>
        </w:r>
        <w:r w:rsidRPr="00BF1F12">
          <w:t>influencers</w:t>
        </w:r>
        <w:r w:rsidRPr="00BF1F12">
          <w:rPr>
            <w:lang w:val="el-GR"/>
            <w:rPrChange w:id="2812" w:author="ΜΗΤΣΕΑΣ ΗΛΙΑΣ" w:date="2026-01-07T15:05:00Z" w16du:dateUtc="2026-01-07T13:05:00Z">
              <w:rPr/>
            </w:rPrChange>
          </w:rPr>
          <w:t>,</w:t>
        </w:r>
      </w:ins>
      <w:ins w:id="2813" w:author="ΜΗΤΣΕΑΣ ΗΛΙΑΣ" w:date="2026-01-07T15:06:00Z" w16du:dateUtc="2026-01-07T13:06:00Z">
        <w:r>
          <w:rPr>
            <w:lang w:val="el-GR"/>
          </w:rPr>
          <w:t xml:space="preserve"> και τέλος </w:t>
        </w:r>
      </w:ins>
      <w:ins w:id="2814" w:author="ΜΗΤΣΕΑΣ ΗΛΙΑΣ" w:date="2026-01-07T15:05:00Z">
        <w:r w:rsidRPr="00BF1F12">
          <w:rPr>
            <w:lang w:val="el-GR"/>
            <w:rPrChange w:id="2815" w:author="ΜΗΤΣΕΑΣ ΗΛΙΑΣ" w:date="2026-01-07T15:05:00Z" w16du:dateUtc="2026-01-07T13:05:00Z">
              <w:rPr/>
            </w:rPrChange>
          </w:rPr>
          <w:t>την παρακολούθηση της απόδοσης των καμπανιών.</w:t>
        </w:r>
      </w:ins>
    </w:p>
    <w:p w14:paraId="51BDD84A" w14:textId="783D3218" w:rsidR="00E951CF" w:rsidRPr="00BF1F12" w:rsidRDefault="00E951CF" w:rsidP="00BF1F12">
      <w:pPr>
        <w:pStyle w:val="Web"/>
        <w:spacing w:before="0" w:beforeAutospacing="0" w:after="0" w:afterAutospacing="0"/>
        <w:jc w:val="both"/>
        <w:rPr>
          <w:ins w:id="2816" w:author="ΜΗΤΣΕΑΣ ΗΛΙΑΣ" w:date="2026-01-07T13:35:00Z"/>
          <w:lang w:val="el-GR"/>
          <w:rPrChange w:id="2817" w:author="ΜΗΤΣΕΑΣ ΗΛΙΑΣ" w:date="2026-01-07T15:03:00Z" w16du:dateUtc="2026-01-07T13:03:00Z">
            <w:rPr>
              <w:ins w:id="2818" w:author="ΜΗΤΣΕΑΣ ΗΛΙΑΣ" w:date="2026-01-07T13:35:00Z"/>
            </w:rPr>
          </w:rPrChange>
        </w:rPr>
      </w:pPr>
      <w:ins w:id="2819" w:author="ΜΗΤΣΕΑΣ ΗΛΙΑΣ" w:date="2026-01-07T13:35:00Z">
        <w:r w:rsidRPr="00E951CF">
          <w:rPr>
            <w:rPrChange w:id="2820" w:author="ΜΗΤΣΕΑΣ ΗΛΙΑΣ" w:date="2026-01-07T13:36:00Z" w16du:dateUtc="2026-01-07T11:36:00Z">
              <w:rPr>
                <w:b/>
                <w:bCs/>
              </w:rPr>
            </w:rPrChange>
          </w:rPr>
          <w:t>Use</w:t>
        </w:r>
        <w:r w:rsidRPr="00BF1F12">
          <w:rPr>
            <w:lang w:val="el-GR"/>
            <w:rPrChange w:id="2821" w:author="ΜΗΤΣΕΑΣ ΗΛΙΑΣ" w:date="2026-01-07T15:03:00Z" w16du:dateUtc="2026-01-07T13:03:00Z">
              <w:rPr>
                <w:b/>
                <w:bCs/>
              </w:rPr>
            </w:rPrChange>
          </w:rPr>
          <w:t xml:space="preserve"> </w:t>
        </w:r>
      </w:ins>
      <w:r w:rsidR="00A8509F">
        <w:t>c</w:t>
      </w:r>
      <w:ins w:id="2822" w:author="ΜΗΤΣΕΑΣ ΗΛΙΑΣ" w:date="2026-01-07T13:35:00Z">
        <w:r w:rsidRPr="00E951CF">
          <w:rPr>
            <w:rPrChange w:id="2823" w:author="ΜΗΤΣΕΑΣ ΗΛΙΑΣ" w:date="2026-01-07T13:36:00Z" w16du:dateUtc="2026-01-07T11:36:00Z">
              <w:rPr>
                <w:b/>
                <w:bCs/>
              </w:rPr>
            </w:rPrChange>
          </w:rPr>
          <w:t>ases</w:t>
        </w:r>
        <w:r w:rsidRPr="00BF1F12">
          <w:rPr>
            <w:lang w:val="el-GR"/>
            <w:rPrChange w:id="2824" w:author="ΜΗΤΣΕΑΣ ΗΛΙΑΣ" w:date="2026-01-07T15:03:00Z" w16du:dateUtc="2026-01-07T13:03:00Z">
              <w:rPr>
                <w:b/>
                <w:bCs/>
              </w:rPr>
            </w:rPrChange>
          </w:rPr>
          <w:t>:</w:t>
        </w:r>
      </w:ins>
    </w:p>
    <w:p w14:paraId="7B1F72AF" w14:textId="27E67187" w:rsidR="00E951CF" w:rsidRPr="00E951CF" w:rsidRDefault="00E951CF" w:rsidP="00BF1F12">
      <w:pPr>
        <w:pStyle w:val="Web"/>
        <w:numPr>
          <w:ilvl w:val="0"/>
          <w:numId w:val="47"/>
        </w:numPr>
        <w:spacing w:before="0" w:beforeAutospacing="0" w:after="0" w:afterAutospacing="0"/>
        <w:jc w:val="both"/>
        <w:rPr>
          <w:ins w:id="2825" w:author="ΜΗΤΣΕΑΣ ΗΛΙΑΣ" w:date="2026-01-07T13:35:00Z"/>
          <w:lang w:val="el-GR"/>
          <w:rPrChange w:id="2826" w:author="ΜΗΤΣΕΑΣ ΗΛΙΑΣ" w:date="2026-01-07T13:36:00Z" w16du:dateUtc="2026-01-07T11:36:00Z">
            <w:rPr>
              <w:ins w:id="2827" w:author="ΜΗΤΣΕΑΣ ΗΛΙΑΣ" w:date="2026-01-07T13:35:00Z"/>
            </w:rPr>
          </w:rPrChange>
        </w:rPr>
      </w:pPr>
      <w:ins w:id="2828" w:author="ΜΗΤΣΕΑΣ ΗΛΙΑΣ" w:date="2026-01-07T13:35:00Z">
        <w:r w:rsidRPr="00E951CF">
          <w:rPr>
            <w:lang w:val="el-GR"/>
            <w:rPrChange w:id="2829" w:author="ΜΗΤΣΕΑΣ ΗΛΙΑΣ" w:date="2026-01-07T13:36:00Z" w16du:dateUtc="2026-01-07T11:36:00Z">
              <w:rPr>
                <w:b/>
                <w:bCs/>
              </w:rPr>
            </w:rPrChange>
          </w:rPr>
          <w:t>Δημιουργία λογαριασμού:</w:t>
        </w:r>
        <w:r w:rsidRPr="00E951CF">
          <w:rPr>
            <w:lang w:val="el-GR"/>
            <w:rPrChange w:id="2830" w:author="ΜΗΤΣΕΑΣ ΗΛΙΑΣ" w:date="2026-01-07T13:36:00Z" w16du:dateUtc="2026-01-07T11:36:00Z">
              <w:rPr/>
            </w:rPrChange>
          </w:rPr>
          <w:t xml:space="preserve"> Εγγραφή στην πλατφόρμα και απόκτηση ρόλου </w:t>
        </w:r>
      </w:ins>
      <w:ins w:id="2831" w:author="ΜΗΤΣΕΑΣ ΗΛΙΑΣ" w:date="2026-01-07T13:39:00Z" w16du:dateUtc="2026-01-07T11:39:00Z">
        <w:r>
          <w:t>b</w:t>
        </w:r>
      </w:ins>
      <w:ins w:id="2832" w:author="ΜΗΤΣΕΑΣ ΗΛΙΑΣ" w:date="2026-01-07T13:35:00Z">
        <w:r w:rsidRPr="00E951CF">
          <w:t>usiness</w:t>
        </w:r>
        <w:r w:rsidRPr="00E951CF">
          <w:rPr>
            <w:lang w:val="el-GR"/>
            <w:rPrChange w:id="2833" w:author="ΜΗΤΣΕΑΣ ΗΛΙΑΣ" w:date="2026-01-07T13:36:00Z" w16du:dateUtc="2026-01-07T11:36:00Z">
              <w:rPr/>
            </w:rPrChange>
          </w:rPr>
          <w:t>, ώστε να μπορούν να χρησιμοποιούν τις υπηρεσίες της πλατφόρμας.</w:t>
        </w:r>
      </w:ins>
    </w:p>
    <w:p w14:paraId="007FA1AF" w14:textId="13C68D9A" w:rsidR="00E951CF" w:rsidRPr="00E951CF" w:rsidRDefault="00E951CF" w:rsidP="00BF1F12">
      <w:pPr>
        <w:pStyle w:val="Web"/>
        <w:numPr>
          <w:ilvl w:val="0"/>
          <w:numId w:val="47"/>
        </w:numPr>
        <w:spacing w:before="0" w:beforeAutospacing="0" w:after="0" w:afterAutospacing="0"/>
        <w:jc w:val="both"/>
        <w:rPr>
          <w:ins w:id="2834" w:author="ΜΗΤΣΕΑΣ ΗΛΙΑΣ" w:date="2026-01-07T13:35:00Z"/>
          <w:lang w:val="el-GR"/>
          <w:rPrChange w:id="2835" w:author="ΜΗΤΣΕΑΣ ΗΛΙΑΣ" w:date="2026-01-07T13:36:00Z" w16du:dateUtc="2026-01-07T11:36:00Z">
            <w:rPr>
              <w:ins w:id="2836" w:author="ΜΗΤΣΕΑΣ ΗΛΙΑΣ" w:date="2026-01-07T13:35:00Z"/>
            </w:rPr>
          </w:rPrChange>
        </w:rPr>
      </w:pPr>
      <w:ins w:id="2837" w:author="ΜΗΤΣΕΑΣ ΗΛΙΑΣ" w:date="2026-01-07T13:35:00Z">
        <w:r w:rsidRPr="00E951CF">
          <w:rPr>
            <w:lang w:val="el-GR"/>
            <w:rPrChange w:id="2838" w:author="ΜΗΤΣΕΑΣ ΗΛΙΑΣ" w:date="2026-01-07T13:36:00Z" w16du:dateUtc="2026-01-07T11:36:00Z">
              <w:rPr>
                <w:b/>
                <w:bCs/>
              </w:rPr>
            </w:rPrChange>
          </w:rPr>
          <w:t>Διαχείριση προφίλ:</w:t>
        </w:r>
        <w:r w:rsidRPr="00E951CF">
          <w:rPr>
            <w:lang w:val="el-GR"/>
            <w:rPrChange w:id="2839" w:author="ΜΗΤΣΕΑΣ ΗΛΙΑΣ" w:date="2026-01-07T13:36:00Z" w16du:dateUtc="2026-01-07T11:36:00Z">
              <w:rPr/>
            </w:rPrChange>
          </w:rPr>
          <w:t xml:space="preserve"> Συμπλήρωση στοιχείων επιχείρησης (κλάδος, αξίες, κοινό-στόχος) για καλύτερη αντιστοίχιση με </w:t>
        </w:r>
      </w:ins>
      <w:ins w:id="2840" w:author="ΜΗΤΣΕΑΣ ΗΛΙΑΣ" w:date="2026-01-07T13:37:00Z" w16du:dateUtc="2026-01-07T11:37:00Z">
        <w:r>
          <w:t>i</w:t>
        </w:r>
      </w:ins>
      <w:ins w:id="2841" w:author="ΜΗΤΣΕΑΣ ΗΛΙΑΣ" w:date="2026-01-07T13:35:00Z">
        <w:r w:rsidRPr="00E951CF">
          <w:t>nfluencers</w:t>
        </w:r>
        <w:r w:rsidRPr="00E951CF">
          <w:rPr>
            <w:lang w:val="el-GR"/>
            <w:rPrChange w:id="2842" w:author="ΜΗΤΣΕΑΣ ΗΛΙΑΣ" w:date="2026-01-07T13:36:00Z" w16du:dateUtc="2026-01-07T11:36:00Z">
              <w:rPr/>
            </w:rPrChange>
          </w:rPr>
          <w:t xml:space="preserve"> υψηλής συνάφειας.</w:t>
        </w:r>
      </w:ins>
    </w:p>
    <w:p w14:paraId="3B6A5EA9" w14:textId="7233819A" w:rsidR="00E951CF" w:rsidRPr="00E951CF" w:rsidRDefault="00E951CF" w:rsidP="00BF1F12">
      <w:pPr>
        <w:pStyle w:val="Web"/>
        <w:numPr>
          <w:ilvl w:val="0"/>
          <w:numId w:val="47"/>
        </w:numPr>
        <w:spacing w:before="0" w:beforeAutospacing="0" w:after="0" w:afterAutospacing="0"/>
        <w:jc w:val="both"/>
        <w:rPr>
          <w:ins w:id="2843" w:author="ΜΗΤΣΕΑΣ ΗΛΙΑΣ" w:date="2026-01-07T13:35:00Z"/>
          <w:lang w:val="el-GR"/>
          <w:rPrChange w:id="2844" w:author="ΜΗΤΣΕΑΣ ΗΛΙΑΣ" w:date="2026-01-07T13:36:00Z" w16du:dateUtc="2026-01-07T11:36:00Z">
            <w:rPr>
              <w:ins w:id="2845" w:author="ΜΗΤΣΕΑΣ ΗΛΙΑΣ" w:date="2026-01-07T13:35:00Z"/>
            </w:rPr>
          </w:rPrChange>
        </w:rPr>
      </w:pPr>
      <w:ins w:id="2846" w:author="ΜΗΤΣΕΑΣ ΗΛΙΑΣ" w:date="2026-01-07T13:35:00Z">
        <w:r w:rsidRPr="00E951CF">
          <w:rPr>
            <w:lang w:val="el-GR"/>
            <w:rPrChange w:id="2847" w:author="ΜΗΤΣΕΑΣ ΗΛΙΑΣ" w:date="2026-01-07T13:36:00Z" w16du:dateUtc="2026-01-07T11:36:00Z">
              <w:rPr>
                <w:b/>
                <w:bCs/>
              </w:rPr>
            </w:rPrChange>
          </w:rPr>
          <w:t>Δημιουργία καμπάνιας:</w:t>
        </w:r>
        <w:r w:rsidRPr="00E951CF">
          <w:rPr>
            <w:lang w:val="el-GR"/>
            <w:rPrChange w:id="2848" w:author="ΜΗΤΣΕΑΣ ΗΛΙΑΣ" w:date="2026-01-07T13:36:00Z" w16du:dateUtc="2026-01-07T11:36:00Z">
              <w:rPr/>
            </w:rPrChange>
          </w:rPr>
          <w:t xml:space="preserve"> Ορισμός στόχων, περιγραφής και προϋπολογισμού καμπάνιας, ώστε να προσελκύονται οι κατάλληλοι </w:t>
        </w:r>
      </w:ins>
      <w:ins w:id="2849" w:author="ΜΗΤΣΕΑΣ ΗΛΙΑΣ" w:date="2026-01-07T13:37:00Z" w16du:dateUtc="2026-01-07T11:37:00Z">
        <w:r>
          <w:t>i</w:t>
        </w:r>
      </w:ins>
      <w:ins w:id="2850" w:author="ΜΗΤΣΕΑΣ ΗΛΙΑΣ" w:date="2026-01-07T13:35:00Z">
        <w:r w:rsidRPr="00E951CF">
          <w:t>nfluencers</w:t>
        </w:r>
        <w:r w:rsidRPr="00E951CF">
          <w:rPr>
            <w:lang w:val="el-GR"/>
            <w:rPrChange w:id="2851" w:author="ΜΗΤΣΕΑΣ ΗΛΙΑΣ" w:date="2026-01-07T13:36:00Z" w16du:dateUtc="2026-01-07T11:36:00Z">
              <w:rPr/>
            </w:rPrChange>
          </w:rPr>
          <w:t>.</w:t>
        </w:r>
      </w:ins>
    </w:p>
    <w:p w14:paraId="7ABE5A0D" w14:textId="15530F04" w:rsidR="00E951CF" w:rsidRPr="00E951CF" w:rsidRDefault="00E951CF" w:rsidP="00BF1F12">
      <w:pPr>
        <w:pStyle w:val="Web"/>
        <w:numPr>
          <w:ilvl w:val="0"/>
          <w:numId w:val="47"/>
        </w:numPr>
        <w:spacing w:before="0" w:beforeAutospacing="0" w:after="0" w:afterAutospacing="0"/>
        <w:jc w:val="both"/>
        <w:rPr>
          <w:ins w:id="2852" w:author="ΜΗΤΣΕΑΣ ΗΛΙΑΣ" w:date="2026-01-07T13:35:00Z"/>
          <w:lang w:val="el-GR"/>
          <w:rPrChange w:id="2853" w:author="ΜΗΤΣΕΑΣ ΗΛΙΑΣ" w:date="2026-01-07T13:36:00Z" w16du:dateUtc="2026-01-07T11:36:00Z">
            <w:rPr>
              <w:ins w:id="2854" w:author="ΜΗΤΣΕΑΣ ΗΛΙΑΣ" w:date="2026-01-07T13:35:00Z"/>
            </w:rPr>
          </w:rPrChange>
        </w:rPr>
      </w:pPr>
      <w:ins w:id="2855" w:author="ΜΗΤΣΕΑΣ ΗΛΙΑΣ" w:date="2026-01-07T13:35:00Z">
        <w:r w:rsidRPr="00E951CF">
          <w:rPr>
            <w:lang w:val="el-GR"/>
            <w:rPrChange w:id="2856" w:author="ΜΗΤΣΕΑΣ ΗΛΙΑΣ" w:date="2026-01-07T13:36:00Z" w16du:dateUtc="2026-01-07T11:36:00Z">
              <w:rPr>
                <w:b/>
                <w:bCs/>
              </w:rPr>
            </w:rPrChange>
          </w:rPr>
          <w:t xml:space="preserve">Αναζήτηση και αξιολόγηση </w:t>
        </w:r>
      </w:ins>
      <w:ins w:id="2857" w:author="ΜΗΤΣΕΑΣ ΗΛΙΑΣ" w:date="2026-01-07T13:37:00Z" w16du:dateUtc="2026-01-07T11:37:00Z">
        <w:r>
          <w:t>i</w:t>
        </w:r>
      </w:ins>
      <w:ins w:id="2858" w:author="ΜΗΤΣΕΑΣ ΗΛΙΑΣ" w:date="2026-01-07T13:35:00Z">
        <w:r w:rsidRPr="00E951CF">
          <w:rPr>
            <w:rPrChange w:id="2859" w:author="ΜΗΤΣΕΑΣ ΗΛΙΑΣ" w:date="2026-01-07T13:36:00Z" w16du:dateUtc="2026-01-07T11:36:00Z">
              <w:rPr>
                <w:b/>
                <w:bCs/>
              </w:rPr>
            </w:rPrChange>
          </w:rPr>
          <w:t>nfluencers</w:t>
        </w:r>
        <w:r w:rsidRPr="00E951CF">
          <w:rPr>
            <w:lang w:val="el-GR"/>
            <w:rPrChange w:id="2860" w:author="ΜΗΤΣΕΑΣ ΗΛΙΑΣ" w:date="2026-01-07T13:36:00Z" w16du:dateUtc="2026-01-07T11:36:00Z">
              <w:rPr>
                <w:b/>
                <w:bCs/>
              </w:rPr>
            </w:rPrChange>
          </w:rPr>
          <w:t>:</w:t>
        </w:r>
        <w:r w:rsidRPr="00E951CF">
          <w:rPr>
            <w:lang w:val="el-GR"/>
            <w:rPrChange w:id="2861" w:author="ΜΗΤΣΕΑΣ ΗΛΙΑΣ" w:date="2026-01-07T13:36:00Z" w16du:dateUtc="2026-01-07T11:36:00Z">
              <w:rPr/>
            </w:rPrChange>
          </w:rPr>
          <w:t xml:space="preserve"> Χρήση φίλτρων και μετρήσεων (</w:t>
        </w:r>
      </w:ins>
      <w:r w:rsidR="009A6E3A">
        <w:rPr>
          <w:lang w:val="el-GR"/>
        </w:rPr>
        <w:t>αλληλεπίδραση με το κοινό</w:t>
      </w:r>
      <w:ins w:id="2862" w:author="ΜΗΤΣΕΑΣ ΗΛΙΑΣ" w:date="2026-01-07T13:35:00Z">
        <w:r w:rsidRPr="00E951CF">
          <w:rPr>
            <w:lang w:val="el-GR"/>
            <w:rPrChange w:id="2863" w:author="ΜΗΤΣΕΑΣ ΗΛΙΑΣ" w:date="2026-01-07T13:36:00Z" w16du:dateUtc="2026-01-07T11:36:00Z">
              <w:rPr/>
            </w:rPrChange>
          </w:rPr>
          <w:t xml:space="preserve">, </w:t>
        </w:r>
      </w:ins>
      <w:r w:rsidR="009A6E3A">
        <w:rPr>
          <w:lang w:val="el-GR"/>
        </w:rPr>
        <w:t>συναίσθημα</w:t>
      </w:r>
      <w:ins w:id="2864" w:author="ΜΗΤΣΕΑΣ ΗΛΙΑΣ" w:date="2026-01-07T13:35:00Z">
        <w:r w:rsidRPr="00E951CF">
          <w:rPr>
            <w:lang w:val="el-GR"/>
            <w:rPrChange w:id="2865" w:author="ΜΗΤΣΕΑΣ ΗΛΙΑΣ" w:date="2026-01-07T13:36:00Z" w16du:dateUtc="2026-01-07T11:36:00Z">
              <w:rPr/>
            </w:rPrChange>
          </w:rPr>
          <w:t>, συνολικ</w:t>
        </w:r>
      </w:ins>
      <w:r w:rsidR="009A6E3A">
        <w:rPr>
          <w:lang w:val="el-GR"/>
        </w:rPr>
        <w:t>ή βαθμολογία</w:t>
      </w:r>
      <w:ins w:id="2866" w:author="ΜΗΤΣΕΑΣ ΗΛΙΑΣ" w:date="2026-01-07T13:35:00Z">
        <w:r w:rsidRPr="00E951CF">
          <w:rPr>
            <w:lang w:val="el-GR"/>
            <w:rPrChange w:id="2867" w:author="ΜΗΤΣΕΑΣ ΗΛΙΑΣ" w:date="2026-01-07T13:36:00Z" w16du:dateUtc="2026-01-07T11:36:00Z">
              <w:rPr/>
            </w:rPrChange>
          </w:rPr>
          <w:t>) για επιλογή των κατάλληλων συνεργατών.</w:t>
        </w:r>
      </w:ins>
    </w:p>
    <w:p w14:paraId="73919629" w14:textId="48FFB5FA" w:rsidR="00E951CF" w:rsidRPr="00E951CF" w:rsidRDefault="00E951CF" w:rsidP="00BF1F12">
      <w:pPr>
        <w:pStyle w:val="Web"/>
        <w:numPr>
          <w:ilvl w:val="0"/>
          <w:numId w:val="47"/>
        </w:numPr>
        <w:spacing w:before="0" w:beforeAutospacing="0" w:after="0" w:afterAutospacing="0"/>
        <w:jc w:val="both"/>
        <w:rPr>
          <w:ins w:id="2868" w:author="ΜΗΤΣΕΑΣ ΗΛΙΑΣ" w:date="2026-01-07T13:35:00Z"/>
          <w:lang w:val="el-GR"/>
          <w:rPrChange w:id="2869" w:author="ΜΗΤΣΕΑΣ ΗΛΙΑΣ" w:date="2026-01-07T13:36:00Z" w16du:dateUtc="2026-01-07T11:36:00Z">
            <w:rPr>
              <w:ins w:id="2870" w:author="ΜΗΤΣΕΑΣ ΗΛΙΑΣ" w:date="2026-01-07T13:35:00Z"/>
            </w:rPr>
          </w:rPrChange>
        </w:rPr>
      </w:pPr>
      <w:ins w:id="2871" w:author="ΜΗΤΣΕΑΣ ΗΛΙΑΣ" w:date="2026-01-07T13:35:00Z">
        <w:r w:rsidRPr="00E951CF">
          <w:rPr>
            <w:lang w:val="el-GR"/>
            <w:rPrChange w:id="2872" w:author="ΜΗΤΣΕΑΣ ΗΛΙΑΣ" w:date="2026-01-07T13:36:00Z" w16du:dateUtc="2026-01-07T11:36:00Z">
              <w:rPr>
                <w:b/>
                <w:bCs/>
              </w:rPr>
            </w:rPrChange>
          </w:rPr>
          <w:t>Αποστολή προτάσεων συνεργασίας:</w:t>
        </w:r>
        <w:r w:rsidRPr="00E951CF">
          <w:rPr>
            <w:lang w:val="el-GR"/>
            <w:rPrChange w:id="2873" w:author="ΜΗΤΣΕΑΣ ΗΛΙΑΣ" w:date="2026-01-07T13:36:00Z" w16du:dateUtc="2026-01-07T11:36:00Z">
              <w:rPr/>
            </w:rPrChange>
          </w:rPr>
          <w:t xml:space="preserve"> Αποστολή προσφορών σε </w:t>
        </w:r>
      </w:ins>
      <w:ins w:id="2874" w:author="ΜΗΤΣΕΑΣ ΗΛΙΑΣ" w:date="2026-01-07T13:38:00Z" w16du:dateUtc="2026-01-07T11:38:00Z">
        <w:r>
          <w:t>i</w:t>
        </w:r>
      </w:ins>
      <w:ins w:id="2875" w:author="ΜΗΤΣΕΑΣ ΗΛΙΑΣ" w:date="2026-01-07T13:35:00Z">
        <w:r w:rsidRPr="00E951CF">
          <w:t>nfluencers</w:t>
        </w:r>
        <w:r w:rsidRPr="00E951CF">
          <w:rPr>
            <w:lang w:val="el-GR"/>
            <w:rPrChange w:id="2876" w:author="ΜΗΤΣΕΑΣ ΗΛΙΑΣ" w:date="2026-01-07T13:36:00Z" w16du:dateUtc="2026-01-07T11:36:00Z">
              <w:rPr/>
            </w:rPrChange>
          </w:rPr>
          <w:t xml:space="preserve"> για έναρξη διαδικασίας συνεργασίας, με ενημέρωση για την κατάσταση (αποδεκτή, απορριφθείσα, σε εκκρεμότητα).</w:t>
        </w:r>
      </w:ins>
    </w:p>
    <w:p w14:paraId="134121C6" w14:textId="0E84265D" w:rsidR="00BF1F12" w:rsidRPr="009A6E3A" w:rsidRDefault="00E951CF">
      <w:pPr>
        <w:pStyle w:val="Web"/>
        <w:numPr>
          <w:ilvl w:val="0"/>
          <w:numId w:val="47"/>
        </w:numPr>
        <w:spacing w:before="0" w:beforeAutospacing="0" w:after="0" w:afterAutospacing="0"/>
        <w:jc w:val="both"/>
        <w:rPr>
          <w:ins w:id="2877" w:author="ΜΗΤΣΕΑΣ ΗΛΙΑΣ" w:date="2026-01-07T13:35:00Z"/>
          <w:lang w:val="el-GR"/>
          <w:rPrChange w:id="2878" w:author="ΜΗΤΣΕΑΣ ΗΛΙΑΣ" w:date="2026-01-07T13:36:00Z" w16du:dateUtc="2026-01-07T11:36:00Z">
            <w:rPr>
              <w:ins w:id="2879" w:author="ΜΗΤΣΕΑΣ ΗΛΙΑΣ" w:date="2026-01-07T13:35:00Z"/>
            </w:rPr>
          </w:rPrChange>
        </w:rPr>
      </w:pPr>
      <w:ins w:id="2880" w:author="ΜΗΤΣΕΑΣ ΗΛΙΑΣ" w:date="2026-01-07T13:35:00Z">
        <w:r w:rsidRPr="00E951CF">
          <w:rPr>
            <w:lang w:val="el-GR"/>
            <w:rPrChange w:id="2881" w:author="ΜΗΤΣΕΑΣ ΗΛΙΑΣ" w:date="2026-01-07T13:36:00Z" w16du:dateUtc="2026-01-07T11:36:00Z">
              <w:rPr>
                <w:b/>
                <w:bCs/>
              </w:rPr>
            </w:rPrChange>
          </w:rPr>
          <w:t>Λήψη αναφορών:</w:t>
        </w:r>
        <w:r w:rsidRPr="00E951CF">
          <w:rPr>
            <w:lang w:val="el-GR"/>
            <w:rPrChange w:id="2882" w:author="ΜΗΤΣΕΑΣ ΗΛΙΑΣ" w:date="2026-01-07T13:36:00Z" w16du:dateUtc="2026-01-07T11:36:00Z">
              <w:rPr/>
            </w:rPrChange>
          </w:rPr>
          <w:t xml:space="preserve"> Πρόσβαση σε ποσοτικούς και ποιοτικούς δείκτες, οπτικοποίηση δεδομένων και ιστορικά στοιχεία για αξιολόγηση της απόδοσης καμπανιών και βελτίωση στρατηγικής.</w:t>
        </w:r>
      </w:ins>
    </w:p>
    <w:p w14:paraId="067192DF" w14:textId="77777777" w:rsidR="00BF1F12" w:rsidRDefault="00BF1F12" w:rsidP="00BF1F12">
      <w:pPr>
        <w:pStyle w:val="Web"/>
        <w:spacing w:before="0" w:beforeAutospacing="0" w:after="0" w:afterAutospacing="0"/>
        <w:jc w:val="both"/>
        <w:rPr>
          <w:ins w:id="2883" w:author="ΜΗΤΣΕΑΣ ΗΛΙΑΣ" w:date="2026-01-07T15:07:00Z" w16du:dateUtc="2026-01-07T13:07:00Z"/>
          <w:lang w:val="el-GR"/>
        </w:rPr>
      </w:pPr>
      <w:ins w:id="2884" w:author="ΜΗΤΣΕΑΣ ΗΛΙΑΣ" w:date="2026-01-07T15:07:00Z" w16du:dateUtc="2026-01-07T13:07:00Z">
        <w:r>
          <w:rPr>
            <w:lang w:val="el-GR"/>
          </w:rPr>
          <w:t>Ροή πληροφορίας και π</w:t>
        </w:r>
      </w:ins>
      <w:ins w:id="2885" w:author="ΜΗΤΣΕΑΣ ΗΛΙΑΣ" w:date="2026-01-07T13:35:00Z">
        <w:r w:rsidR="00E951CF" w:rsidRPr="00E951CF">
          <w:rPr>
            <w:lang w:val="el-GR"/>
            <w:rPrChange w:id="2886" w:author="ΜΗΤΣΕΑΣ ΗΛΙΑΣ" w:date="2026-01-07T13:36:00Z" w16du:dateUtc="2026-01-07T11:36:00Z">
              <w:rPr>
                <w:b/>
                <w:bCs/>
              </w:rPr>
            </w:rPrChange>
          </w:rPr>
          <w:t>εριορισμοί:</w:t>
        </w:r>
      </w:ins>
    </w:p>
    <w:p w14:paraId="0E2434C4" w14:textId="09DC8C1F" w:rsidR="00E951CF" w:rsidRDefault="00BF1F12" w:rsidP="00BF1F12">
      <w:pPr>
        <w:pStyle w:val="Web"/>
        <w:spacing w:before="0" w:beforeAutospacing="0" w:after="0" w:afterAutospacing="0"/>
        <w:jc w:val="both"/>
        <w:rPr>
          <w:ins w:id="2887" w:author="ΜΗΤΣΕΑΣ ΗΛΙΑΣ" w:date="2026-01-07T15:07:00Z" w16du:dateUtc="2026-01-07T13:07:00Z"/>
          <w:lang w:val="el-GR"/>
        </w:rPr>
      </w:pPr>
      <w:ins w:id="2888" w:author="ΜΗΤΣΕΑΣ ΗΛΙΑΣ" w:date="2026-01-07T15:07:00Z">
        <w:r w:rsidRPr="00BF1F12">
          <w:rPr>
            <w:lang w:val="el-GR"/>
          </w:rPr>
          <w:t xml:space="preserve">Ο ρόλος </w:t>
        </w:r>
      </w:ins>
      <w:r w:rsidR="00A8509F">
        <w:t>b</w:t>
      </w:r>
      <w:ins w:id="2889" w:author="ΜΗΤΣΕΑΣ ΗΛΙΑΣ" w:date="2026-01-07T15:07:00Z">
        <w:r w:rsidRPr="00BF1F12">
          <w:rPr>
            <w:lang w:val="el-GR"/>
          </w:rPr>
          <w:t>usiness καταναλώνει αναλυτικά δεδομένα που παράγονται από το σύστημα αξιολόγησης και ανάλυσης συναισθήματος, χωρίς όμως να έχει πρόσβαση σε ευαίσθητα προσωπικά δεδομένα άλλων χρηστών. Οι επιχειρήσεις δεν συμμετέχουν στη διαχείριση της πλατφόρμας και δεν μπορούν να τροποποιούν συστημικές παραμέτρους.</w:t>
        </w:r>
      </w:ins>
    </w:p>
    <w:p w14:paraId="47512582" w14:textId="77777777" w:rsidR="00BF1F12" w:rsidRPr="00E951CF" w:rsidRDefault="00BF1F12">
      <w:pPr>
        <w:pStyle w:val="Web"/>
        <w:spacing w:before="0" w:beforeAutospacing="0" w:after="0" w:afterAutospacing="0"/>
        <w:jc w:val="both"/>
        <w:rPr>
          <w:ins w:id="2890" w:author="ΜΗΤΣΕΑΣ ΗΛΙΑΣ" w:date="2026-01-07T12:06:00Z" w16du:dateUtc="2026-01-07T10:06:00Z"/>
          <w:lang w:val="el-GR"/>
          <w:rPrChange w:id="2891" w:author="ΜΗΤΣΕΑΣ ΗΛΙΑΣ" w:date="2026-01-07T13:34:00Z" w16du:dateUtc="2026-01-07T11:34:00Z">
            <w:rPr>
              <w:ins w:id="2892" w:author="ΜΗΤΣΕΑΣ ΗΛΙΑΣ" w:date="2026-01-07T12:06:00Z" w16du:dateUtc="2026-01-07T10:06:00Z"/>
            </w:rPr>
          </w:rPrChange>
        </w:rPr>
        <w:pPrChange w:id="2893" w:author="ΜΗΤΣΕΑΣ ΗΛΙΑΣ" w:date="2026-01-07T15:10:00Z" w16du:dateUtc="2026-01-07T13:10:00Z">
          <w:pPr>
            <w:pStyle w:val="Web"/>
            <w:spacing w:before="0" w:beforeAutospacing="0" w:after="0" w:afterAutospacing="0"/>
            <w:ind w:left="720"/>
          </w:pPr>
        </w:pPrChange>
      </w:pPr>
    </w:p>
    <w:p w14:paraId="70549EB5" w14:textId="660BD272" w:rsidR="00E951CF" w:rsidRPr="00E951CF" w:rsidRDefault="00E951CF">
      <w:pPr>
        <w:pStyle w:val="Web"/>
        <w:spacing w:before="0" w:beforeAutospacing="0" w:after="0" w:afterAutospacing="0"/>
        <w:jc w:val="both"/>
        <w:rPr>
          <w:ins w:id="2894" w:author="ΜΗΤΣΕΑΣ ΗΛΙΑΣ" w:date="2026-01-07T13:38:00Z"/>
          <w:u w:val="single"/>
          <w:lang w:val="el-GR"/>
          <w:rPrChange w:id="2895" w:author="ΜΗΤΣΕΑΣ ΗΛΙΑΣ" w:date="2026-01-07T13:39:00Z" w16du:dateUtc="2026-01-07T11:39:00Z">
            <w:rPr>
              <w:ins w:id="2896" w:author="ΜΗΤΣΕΑΣ ΗΛΙΑΣ" w:date="2026-01-07T13:38:00Z"/>
              <w:b/>
              <w:bCs/>
            </w:rPr>
          </w:rPrChange>
        </w:rPr>
        <w:pPrChange w:id="2897" w:author="ΜΗΤΣΕΑΣ ΗΛΙΑΣ" w:date="2026-01-07T15:10:00Z" w16du:dateUtc="2026-01-07T13:10:00Z">
          <w:pPr>
            <w:pStyle w:val="Web"/>
            <w:numPr>
              <w:numId w:val="3"/>
            </w:numPr>
            <w:spacing w:before="0" w:beforeAutospacing="0" w:after="0" w:afterAutospacing="0"/>
            <w:ind w:left="432" w:hanging="432"/>
          </w:pPr>
        </w:pPrChange>
      </w:pPr>
      <w:ins w:id="2898" w:author="ΜΗΤΣΕΑΣ ΗΛΙΑΣ" w:date="2026-01-07T13:38:00Z">
        <w:r w:rsidRPr="00E951CF">
          <w:rPr>
            <w:u w:val="single"/>
            <w:rPrChange w:id="2899" w:author="ΜΗΤΣΕΑΣ ΗΛΙΑΣ" w:date="2026-01-07T13:38:00Z" w16du:dateUtc="2026-01-07T11:38:00Z">
              <w:rPr>
                <w:b/>
                <w:bCs/>
              </w:rPr>
            </w:rPrChange>
          </w:rPr>
          <w:t>Influencer</w:t>
        </w:r>
      </w:ins>
    </w:p>
    <w:p w14:paraId="7E3A484A" w14:textId="15DDB09E" w:rsidR="00BF1F12" w:rsidRPr="00BF1F12" w:rsidRDefault="00BF1F12" w:rsidP="00BF1F12">
      <w:pPr>
        <w:pStyle w:val="Web"/>
        <w:spacing w:before="0" w:beforeAutospacing="0" w:after="0" w:afterAutospacing="0"/>
        <w:jc w:val="both"/>
        <w:rPr>
          <w:ins w:id="2900" w:author="ΜΗΤΣΕΑΣ ΗΛΙΑΣ" w:date="2026-01-07T15:08:00Z" w16du:dateUtc="2026-01-07T13:08:00Z"/>
          <w:lang w:val="el-GR"/>
        </w:rPr>
      </w:pPr>
      <w:ins w:id="2901" w:author="ΜΗΤΣΕΑΣ ΗΛΙΑΣ" w:date="2026-01-07T15:08:00Z">
        <w:r w:rsidRPr="00BF1F12">
          <w:rPr>
            <w:lang w:val="el-GR"/>
          </w:rPr>
          <w:t xml:space="preserve">Ο ρόλος </w:t>
        </w:r>
      </w:ins>
      <w:r w:rsidR="00A8509F">
        <w:t>i</w:t>
      </w:r>
      <w:ins w:id="2902" w:author="ΜΗΤΣΕΑΣ ΗΛΙΑΣ" w:date="2026-01-07T15:08:00Z">
        <w:r w:rsidRPr="00BF1F12">
          <w:rPr>
            <w:lang w:val="el-GR"/>
            <w:rPrChange w:id="2903" w:author="ΜΗΤΣΕΑΣ ΗΛΙΑΣ" w:date="2026-01-07T15:08:00Z" w16du:dateUtc="2026-01-07T13:08:00Z">
              <w:rPr>
                <w:b/>
                <w:bCs/>
                <w:lang w:val="el-GR"/>
              </w:rPr>
            </w:rPrChange>
          </w:rPr>
          <w:t>nfluencer</w:t>
        </w:r>
        <w:r w:rsidRPr="00BF1F12">
          <w:rPr>
            <w:lang w:val="el-GR"/>
          </w:rPr>
          <w:t xml:space="preserve"> αφορά τους δημιουργούς περιεχομένου που συμμετέχουν σε καμπάνιες και αποτελούν το βασικό μέσο επικοινωνίας των </w:t>
        </w:r>
      </w:ins>
      <w:r w:rsidR="009A6E3A">
        <w:rPr>
          <w:lang w:val="el-GR"/>
        </w:rPr>
        <w:t>επιχειρήσεων</w:t>
      </w:r>
      <w:ins w:id="2904" w:author="ΜΗΤΣΕΑΣ ΗΛΙΑΣ" w:date="2026-01-07T15:08:00Z">
        <w:r w:rsidRPr="00BF1F12">
          <w:rPr>
            <w:lang w:val="el-GR"/>
          </w:rPr>
          <w:t xml:space="preserve"> με το κοινό. Οι influencers </w:t>
        </w:r>
      </w:ins>
      <w:ins w:id="2905" w:author="ΜΗΤΣΕΑΣ ΗΛΙΑΣ" w:date="2026-01-08T11:10:00Z" w16du:dateUtc="2026-01-08T09:10:00Z">
        <w:r w:rsidR="00DD22F4" w:rsidRPr="00BF1F12">
          <w:rPr>
            <w:lang w:val="el-GR"/>
          </w:rPr>
          <w:t>αλληλοεπιδρούν</w:t>
        </w:r>
      </w:ins>
      <w:ins w:id="2906" w:author="ΜΗΤΣΕΑΣ ΗΛΙΑΣ" w:date="2026-01-07T15:08:00Z">
        <w:r w:rsidRPr="00BF1F12">
          <w:rPr>
            <w:lang w:val="el-GR"/>
          </w:rPr>
          <w:t xml:space="preserve"> με την πλατφόρμα κυρίως για τη διαχείριση συνεργασιών και την αξιολόγηση της απόδοσης του περιεχομένου τους.</w:t>
        </w:r>
      </w:ins>
    </w:p>
    <w:p w14:paraId="77A07A56" w14:textId="07F00F9E" w:rsidR="00E951CF" w:rsidRPr="00BF1F12" w:rsidRDefault="00E951CF">
      <w:pPr>
        <w:pStyle w:val="Web"/>
        <w:spacing w:before="0" w:beforeAutospacing="0" w:after="0" w:afterAutospacing="0"/>
        <w:jc w:val="both"/>
        <w:rPr>
          <w:ins w:id="2907" w:author="ΜΗΤΣΕΑΣ ΗΛΙΑΣ" w:date="2026-01-07T13:38:00Z"/>
          <w:lang w:val="el-GR"/>
          <w:rPrChange w:id="2908" w:author="ΜΗΤΣΕΑΣ ΗΛΙΑΣ" w:date="2026-01-07T15:08:00Z" w16du:dateUtc="2026-01-07T13:08:00Z">
            <w:rPr>
              <w:ins w:id="2909" w:author="ΜΗΤΣΕΑΣ ΗΛΙΑΣ" w:date="2026-01-07T13:38:00Z"/>
            </w:rPr>
          </w:rPrChange>
        </w:rPr>
        <w:pPrChange w:id="2910" w:author="ΜΗΤΣΕΑΣ ΗΛΙΑΣ" w:date="2026-01-07T15:10:00Z" w16du:dateUtc="2026-01-07T13:10:00Z">
          <w:pPr>
            <w:pStyle w:val="Web"/>
            <w:spacing w:before="0" w:beforeAutospacing="0" w:after="0" w:afterAutospacing="0"/>
          </w:pPr>
        </w:pPrChange>
      </w:pPr>
      <w:ins w:id="2911" w:author="ΜΗΤΣΕΑΣ ΗΛΙΑΣ" w:date="2026-01-07T13:38:00Z">
        <w:r w:rsidRPr="00E951CF">
          <w:rPr>
            <w:rPrChange w:id="2912" w:author="ΜΗΤΣΕΑΣ ΗΛΙΑΣ" w:date="2026-01-07T13:38:00Z" w16du:dateUtc="2026-01-07T11:38:00Z">
              <w:rPr>
                <w:b/>
                <w:bCs/>
              </w:rPr>
            </w:rPrChange>
          </w:rPr>
          <w:t>Use</w:t>
        </w:r>
        <w:r w:rsidRPr="00BF1F12">
          <w:rPr>
            <w:lang w:val="el-GR"/>
            <w:rPrChange w:id="2913" w:author="ΜΗΤΣΕΑΣ ΗΛΙΑΣ" w:date="2026-01-07T15:08:00Z" w16du:dateUtc="2026-01-07T13:08:00Z">
              <w:rPr>
                <w:b/>
                <w:bCs/>
              </w:rPr>
            </w:rPrChange>
          </w:rPr>
          <w:t xml:space="preserve"> </w:t>
        </w:r>
      </w:ins>
      <w:r w:rsidR="00A8509F">
        <w:t>c</w:t>
      </w:r>
      <w:ins w:id="2914" w:author="ΜΗΤΣΕΑΣ ΗΛΙΑΣ" w:date="2026-01-07T13:38:00Z">
        <w:r w:rsidRPr="00E951CF">
          <w:rPr>
            <w:rPrChange w:id="2915" w:author="ΜΗΤΣΕΑΣ ΗΛΙΑΣ" w:date="2026-01-07T13:38:00Z" w16du:dateUtc="2026-01-07T11:38:00Z">
              <w:rPr>
                <w:b/>
                <w:bCs/>
              </w:rPr>
            </w:rPrChange>
          </w:rPr>
          <w:t>ases</w:t>
        </w:r>
        <w:r w:rsidRPr="00BF1F12">
          <w:rPr>
            <w:lang w:val="el-GR"/>
            <w:rPrChange w:id="2916" w:author="ΜΗΤΣΕΑΣ ΗΛΙΑΣ" w:date="2026-01-07T15:08:00Z" w16du:dateUtc="2026-01-07T13:08:00Z">
              <w:rPr>
                <w:b/>
                <w:bCs/>
              </w:rPr>
            </w:rPrChange>
          </w:rPr>
          <w:t>:</w:t>
        </w:r>
      </w:ins>
    </w:p>
    <w:p w14:paraId="62823EBC" w14:textId="7074C185" w:rsidR="00E951CF" w:rsidRPr="00E951CF" w:rsidRDefault="00E951CF">
      <w:pPr>
        <w:pStyle w:val="Web"/>
        <w:numPr>
          <w:ilvl w:val="0"/>
          <w:numId w:val="48"/>
        </w:numPr>
        <w:spacing w:before="0" w:beforeAutospacing="0" w:after="0" w:afterAutospacing="0"/>
        <w:jc w:val="both"/>
        <w:rPr>
          <w:ins w:id="2917" w:author="ΜΗΤΣΕΑΣ ΗΛΙΑΣ" w:date="2026-01-07T13:38:00Z"/>
          <w:lang w:val="el-GR"/>
          <w:rPrChange w:id="2918" w:author="ΜΗΤΣΕΑΣ ΗΛΙΑΣ" w:date="2026-01-07T13:38:00Z" w16du:dateUtc="2026-01-07T11:38:00Z">
            <w:rPr>
              <w:ins w:id="2919" w:author="ΜΗΤΣΕΑΣ ΗΛΙΑΣ" w:date="2026-01-07T13:38:00Z"/>
            </w:rPr>
          </w:rPrChange>
        </w:rPr>
        <w:pPrChange w:id="2920" w:author="ΜΗΤΣΕΑΣ ΗΛΙΑΣ" w:date="2026-01-07T15:10:00Z" w16du:dateUtc="2026-01-07T13:10:00Z">
          <w:pPr>
            <w:pStyle w:val="Web"/>
            <w:numPr>
              <w:numId w:val="48"/>
            </w:numPr>
            <w:tabs>
              <w:tab w:val="num" w:pos="720"/>
            </w:tabs>
            <w:spacing w:before="0" w:beforeAutospacing="0" w:after="0" w:afterAutospacing="0"/>
            <w:ind w:left="720" w:hanging="360"/>
          </w:pPr>
        </w:pPrChange>
      </w:pPr>
      <w:ins w:id="2921" w:author="ΜΗΤΣΕΑΣ ΗΛΙΑΣ" w:date="2026-01-07T13:38:00Z">
        <w:r w:rsidRPr="00E951CF">
          <w:rPr>
            <w:lang w:val="el-GR"/>
            <w:rPrChange w:id="2922" w:author="ΜΗΤΣΕΑΣ ΗΛΙΑΣ" w:date="2026-01-07T13:38:00Z" w16du:dateUtc="2026-01-07T11:38:00Z">
              <w:rPr>
                <w:b/>
                <w:bCs/>
              </w:rPr>
            </w:rPrChange>
          </w:rPr>
          <w:t>Δημιουργία</w:t>
        </w:r>
      </w:ins>
      <w:ins w:id="2923" w:author="ΜΗΤΣΕΑΣ ΗΛΙΑΣ" w:date="2026-01-07T15:08:00Z" w16du:dateUtc="2026-01-07T13:08:00Z">
        <w:r w:rsidR="00BF1F12">
          <w:rPr>
            <w:lang w:val="el-GR"/>
          </w:rPr>
          <w:t xml:space="preserve"> και παραμετροποίηση</w:t>
        </w:r>
      </w:ins>
      <w:ins w:id="2924" w:author="ΜΗΤΣΕΑΣ ΗΛΙΑΣ" w:date="2026-01-07T13:38:00Z">
        <w:r w:rsidRPr="00E951CF">
          <w:rPr>
            <w:lang w:val="el-GR"/>
            <w:rPrChange w:id="2925" w:author="ΜΗΤΣΕΑΣ ΗΛΙΑΣ" w:date="2026-01-07T13:38:00Z" w16du:dateUtc="2026-01-07T11:38:00Z">
              <w:rPr>
                <w:b/>
                <w:bCs/>
              </w:rPr>
            </w:rPrChange>
          </w:rPr>
          <w:t xml:space="preserve"> προφίλ </w:t>
        </w:r>
      </w:ins>
      <w:ins w:id="2926" w:author="ΜΗΤΣΕΑΣ ΗΛΙΑΣ" w:date="2026-01-07T13:40:00Z" w16du:dateUtc="2026-01-07T11:40:00Z">
        <w:r>
          <w:t>i</w:t>
        </w:r>
      </w:ins>
      <w:ins w:id="2927" w:author="ΜΗΤΣΕΑΣ ΗΛΙΑΣ" w:date="2026-01-07T13:38:00Z">
        <w:r w:rsidRPr="00E951CF">
          <w:rPr>
            <w:rPrChange w:id="2928" w:author="ΜΗΤΣΕΑΣ ΗΛΙΑΣ" w:date="2026-01-07T13:38:00Z" w16du:dateUtc="2026-01-07T11:38:00Z">
              <w:rPr>
                <w:b/>
                <w:bCs/>
              </w:rPr>
            </w:rPrChange>
          </w:rPr>
          <w:t>nfluencer</w:t>
        </w:r>
        <w:r w:rsidRPr="00E951CF">
          <w:rPr>
            <w:lang w:val="el-GR"/>
            <w:rPrChange w:id="2929" w:author="ΜΗΤΣΕΑΣ ΗΛΙΑΣ" w:date="2026-01-07T13:38:00Z" w16du:dateUtc="2026-01-07T11:38:00Z">
              <w:rPr>
                <w:b/>
                <w:bCs/>
              </w:rPr>
            </w:rPrChange>
          </w:rPr>
          <w:t>:</w:t>
        </w:r>
        <w:r w:rsidRPr="00E951CF">
          <w:rPr>
            <w:lang w:val="el-GR"/>
            <w:rPrChange w:id="2930" w:author="ΜΗΤΣΕΑΣ ΗΛΙΑΣ" w:date="2026-01-07T13:38:00Z" w16du:dateUtc="2026-01-07T11:38:00Z">
              <w:rPr/>
            </w:rPrChange>
          </w:rPr>
          <w:t xml:space="preserve"> Εγγραφή στην πλατφόρμα, ορισμός θεματολογίας και κοινού, ώστε να εμφανίζονται σε προτάσεις συνεργασίας.</w:t>
        </w:r>
      </w:ins>
    </w:p>
    <w:p w14:paraId="39AD9820" w14:textId="77777777" w:rsidR="00E951CF" w:rsidRPr="00E951CF" w:rsidRDefault="00E951CF">
      <w:pPr>
        <w:pStyle w:val="Web"/>
        <w:numPr>
          <w:ilvl w:val="0"/>
          <w:numId w:val="48"/>
        </w:numPr>
        <w:spacing w:before="0" w:beforeAutospacing="0" w:after="0" w:afterAutospacing="0"/>
        <w:jc w:val="both"/>
        <w:rPr>
          <w:ins w:id="2931" w:author="ΜΗΤΣΕΑΣ ΗΛΙΑΣ" w:date="2026-01-07T13:38:00Z"/>
          <w:lang w:val="el-GR"/>
          <w:rPrChange w:id="2932" w:author="ΜΗΤΣΕΑΣ ΗΛΙΑΣ" w:date="2026-01-07T13:38:00Z" w16du:dateUtc="2026-01-07T11:38:00Z">
            <w:rPr>
              <w:ins w:id="2933" w:author="ΜΗΤΣΕΑΣ ΗΛΙΑΣ" w:date="2026-01-07T13:38:00Z"/>
            </w:rPr>
          </w:rPrChange>
        </w:rPr>
        <w:pPrChange w:id="2934" w:author="ΜΗΤΣΕΑΣ ΗΛΙΑΣ" w:date="2026-01-07T15:10:00Z" w16du:dateUtc="2026-01-07T13:10:00Z">
          <w:pPr>
            <w:pStyle w:val="Web"/>
            <w:numPr>
              <w:numId w:val="48"/>
            </w:numPr>
            <w:tabs>
              <w:tab w:val="num" w:pos="720"/>
            </w:tabs>
            <w:spacing w:before="0" w:beforeAutospacing="0" w:after="0" w:afterAutospacing="0"/>
            <w:ind w:left="720" w:hanging="360"/>
          </w:pPr>
        </w:pPrChange>
      </w:pPr>
      <w:ins w:id="2935" w:author="ΜΗΤΣΕΑΣ ΗΛΙΑΣ" w:date="2026-01-07T13:38:00Z">
        <w:r w:rsidRPr="00E951CF">
          <w:rPr>
            <w:lang w:val="el-GR"/>
            <w:rPrChange w:id="2936" w:author="ΜΗΤΣΕΑΣ ΗΛΙΑΣ" w:date="2026-01-07T13:38:00Z" w16du:dateUtc="2026-01-07T11:38:00Z">
              <w:rPr>
                <w:b/>
                <w:bCs/>
              </w:rPr>
            </w:rPrChange>
          </w:rPr>
          <w:t>Διαχείριση προτάσεων συνεργασίας:</w:t>
        </w:r>
        <w:r w:rsidRPr="00E951CF">
          <w:rPr>
            <w:lang w:val="el-GR"/>
            <w:rPrChange w:id="2937" w:author="ΜΗΤΣΕΑΣ ΗΛΙΑΣ" w:date="2026-01-07T13:38:00Z" w16du:dateUtc="2026-01-07T11:38:00Z">
              <w:rPr/>
            </w:rPrChange>
          </w:rPr>
          <w:t xml:space="preserve"> Προβολή, αποδοχή ή απόρριψη προτάσεων, με ενημέρωση της επιχείρησης και διατήρηση της αυθεντικότητας του περιεχομένου.</w:t>
        </w:r>
      </w:ins>
    </w:p>
    <w:p w14:paraId="53B1D7B2" w14:textId="12829632" w:rsidR="00E951CF" w:rsidRPr="00E951CF" w:rsidRDefault="00E951CF">
      <w:pPr>
        <w:pStyle w:val="Web"/>
        <w:numPr>
          <w:ilvl w:val="0"/>
          <w:numId w:val="48"/>
        </w:numPr>
        <w:spacing w:before="0" w:beforeAutospacing="0" w:after="0" w:afterAutospacing="0"/>
        <w:jc w:val="both"/>
        <w:rPr>
          <w:ins w:id="2938" w:author="ΜΗΤΣΕΑΣ ΗΛΙΑΣ" w:date="2026-01-07T13:38:00Z"/>
          <w:lang w:val="el-GR"/>
          <w:rPrChange w:id="2939" w:author="ΜΗΤΣΕΑΣ ΗΛΙΑΣ" w:date="2026-01-07T13:38:00Z" w16du:dateUtc="2026-01-07T11:38:00Z">
            <w:rPr>
              <w:ins w:id="2940" w:author="ΜΗΤΣΕΑΣ ΗΛΙΑΣ" w:date="2026-01-07T13:38:00Z"/>
            </w:rPr>
          </w:rPrChange>
        </w:rPr>
        <w:pPrChange w:id="2941" w:author="ΜΗΤΣΕΑΣ ΗΛΙΑΣ" w:date="2026-01-07T15:10:00Z" w16du:dateUtc="2026-01-07T13:10:00Z">
          <w:pPr>
            <w:pStyle w:val="Web"/>
            <w:numPr>
              <w:numId w:val="48"/>
            </w:numPr>
            <w:tabs>
              <w:tab w:val="num" w:pos="720"/>
            </w:tabs>
            <w:spacing w:before="0" w:beforeAutospacing="0" w:after="0" w:afterAutospacing="0"/>
            <w:ind w:left="720" w:hanging="360"/>
          </w:pPr>
        </w:pPrChange>
      </w:pPr>
      <w:ins w:id="2942" w:author="ΜΗΤΣΕΑΣ ΗΛΙΑΣ" w:date="2026-01-07T13:38:00Z">
        <w:r w:rsidRPr="00E951CF">
          <w:rPr>
            <w:lang w:val="el-GR"/>
            <w:rPrChange w:id="2943" w:author="ΜΗΤΣΕΑΣ ΗΛΙΑΣ" w:date="2026-01-07T13:38:00Z" w16du:dateUtc="2026-01-07T11:38:00Z">
              <w:rPr>
                <w:b/>
                <w:bCs/>
              </w:rPr>
            </w:rPrChange>
          </w:rPr>
          <w:t>Παρακολούθηση απόδοσης περιεχομένου:</w:t>
        </w:r>
        <w:r w:rsidRPr="00E951CF">
          <w:rPr>
            <w:lang w:val="el-GR"/>
            <w:rPrChange w:id="2944" w:author="ΜΗΤΣΕΑΣ ΗΛΙΑΣ" w:date="2026-01-07T13:38:00Z" w16du:dateUtc="2026-01-07T11:38:00Z">
              <w:rPr/>
            </w:rPrChange>
          </w:rPr>
          <w:t xml:space="preserve"> Ανάλυση </w:t>
        </w:r>
      </w:ins>
      <w:r w:rsidR="009A6E3A">
        <w:rPr>
          <w:lang w:val="el-GR"/>
        </w:rPr>
        <w:t>αλληλεπίδρασης με το κοινό</w:t>
      </w:r>
      <w:ins w:id="2945" w:author="ΜΗΤΣΕΑΣ ΗΛΙΑΣ" w:date="2026-01-07T13:38:00Z">
        <w:r w:rsidRPr="00E951CF">
          <w:rPr>
            <w:lang w:val="el-GR"/>
            <w:rPrChange w:id="2946" w:author="ΜΗΤΣΕΑΣ ΗΛΙΑΣ" w:date="2026-01-07T13:38:00Z" w16du:dateUtc="2026-01-07T11:38:00Z">
              <w:rPr/>
            </w:rPrChange>
          </w:rPr>
          <w:t>, σχόλια και συναισθηματικού δείκτη ανά καμπάνια για αξιολόγηση αποτελεσματικότητας συνεργασιών.</w:t>
        </w:r>
      </w:ins>
    </w:p>
    <w:p w14:paraId="02997054" w14:textId="791ED985" w:rsidR="00BF1F12" w:rsidRPr="009A6E3A" w:rsidRDefault="00E951CF" w:rsidP="00BF1F12">
      <w:pPr>
        <w:pStyle w:val="Web"/>
        <w:numPr>
          <w:ilvl w:val="0"/>
          <w:numId w:val="48"/>
        </w:numPr>
        <w:spacing w:before="0" w:beforeAutospacing="0" w:after="0" w:afterAutospacing="0"/>
        <w:jc w:val="both"/>
        <w:rPr>
          <w:ins w:id="2947" w:author="ΜΗΤΣΕΑΣ ΗΛΙΑΣ" w:date="2026-01-07T15:09:00Z" w16du:dateUtc="2026-01-07T13:09:00Z"/>
          <w:lang w:val="el-GR"/>
        </w:rPr>
      </w:pPr>
      <w:ins w:id="2948" w:author="ΜΗΤΣΕΑΣ ΗΛΙΑΣ" w:date="2026-01-07T13:38:00Z">
        <w:r w:rsidRPr="00E951CF">
          <w:rPr>
            <w:lang w:val="el-GR"/>
            <w:rPrChange w:id="2949" w:author="ΜΗΤΣΕΑΣ ΗΛΙΑΣ" w:date="2026-01-07T13:38:00Z" w16du:dateUtc="2026-01-07T11:38:00Z">
              <w:rPr>
                <w:b/>
                <w:bCs/>
              </w:rPr>
            </w:rPrChange>
          </w:rPr>
          <w:t>Έλεγχος συμβατότητας καμπάνιας:</w:t>
        </w:r>
        <w:r w:rsidRPr="00E951CF">
          <w:rPr>
            <w:lang w:val="el-GR"/>
            <w:rPrChange w:id="2950" w:author="ΜΗΤΣΕΑΣ ΗΛΙΑΣ" w:date="2026-01-07T13:38:00Z" w16du:dateUtc="2026-01-07T11:38:00Z">
              <w:rPr/>
            </w:rPrChange>
          </w:rPr>
          <w:t xml:space="preserve"> Αξιολόγηση της συμφωνίας μιας καμπάνιας με τις προσωπικές αξίες και θεματολογία πριν την αποδοχή συνεργασίας.</w:t>
        </w:r>
      </w:ins>
    </w:p>
    <w:p w14:paraId="5B08ABA3" w14:textId="77777777" w:rsidR="00BF1F12" w:rsidRDefault="00BF1F12" w:rsidP="00BF1F12">
      <w:pPr>
        <w:pStyle w:val="Web"/>
        <w:spacing w:before="0" w:beforeAutospacing="0" w:after="0" w:afterAutospacing="0"/>
        <w:jc w:val="both"/>
        <w:rPr>
          <w:ins w:id="2951" w:author="ΜΗΤΣΕΑΣ ΗΛΙΑΣ" w:date="2026-01-07T15:09:00Z" w16du:dateUtc="2026-01-07T13:09:00Z"/>
          <w:lang w:val="el-GR"/>
        </w:rPr>
      </w:pPr>
      <w:ins w:id="2952" w:author="ΜΗΤΣΕΑΣ ΗΛΙΑΣ" w:date="2026-01-07T15:09:00Z" w16du:dateUtc="2026-01-07T13:09:00Z">
        <w:r>
          <w:rPr>
            <w:lang w:val="el-GR"/>
          </w:rPr>
          <w:t>Ροή πληροφορίας και π</w:t>
        </w:r>
        <w:r w:rsidRPr="008831C4">
          <w:rPr>
            <w:lang w:val="el-GR"/>
          </w:rPr>
          <w:t>εριορισμοί:</w:t>
        </w:r>
      </w:ins>
    </w:p>
    <w:p w14:paraId="7E45443C" w14:textId="2BB349A9" w:rsidR="00614C7F" w:rsidRDefault="00BF1F12">
      <w:pPr>
        <w:pStyle w:val="Web"/>
        <w:spacing w:before="0" w:beforeAutospacing="0" w:after="0" w:afterAutospacing="0"/>
        <w:jc w:val="both"/>
        <w:rPr>
          <w:ins w:id="2953" w:author="ΜΗΤΣΕΑΣ ΗΛΙΑΣ" w:date="2026-01-07T15:10:00Z" w16du:dateUtc="2026-01-07T13:10:00Z"/>
          <w:lang w:val="el-GR"/>
        </w:rPr>
        <w:pPrChange w:id="2954" w:author="ΜΗΤΣΕΑΣ ΗΛΙΑΣ" w:date="2026-01-07T15:10:00Z" w16du:dateUtc="2026-01-07T13:10:00Z">
          <w:pPr>
            <w:pStyle w:val="Web"/>
            <w:spacing w:before="0" w:beforeAutospacing="0" w:after="0" w:afterAutospacing="0"/>
          </w:pPr>
        </w:pPrChange>
      </w:pPr>
      <w:ins w:id="2955" w:author="ΜΗΤΣΕΑΣ ΗΛΙΑΣ" w:date="2026-01-07T15:10:00Z">
        <w:r w:rsidRPr="00BF1F12">
          <w:rPr>
            <w:lang w:val="el-GR"/>
          </w:rPr>
          <w:t>Οι influencers λαμβάνουν δεδομένα που σχετίζονται αποκλειστικά με τις δικές τους καμπάνιες και το περιεχόμενό τους. Δεν έχουν πρόσβαση σε οικονομικά στοιχεία επιχειρήσεων, σε δεδομένα άλλων influencers ή σε λειτουργίες διαχείρισης της πλατφόρμας. Η πρόσβαση περιορίζεται αυστηρά στα δεδομένα που είναι απαραίτητα για την αξιολόγηση και επιλογή συνεργασιών.</w:t>
        </w:r>
      </w:ins>
    </w:p>
    <w:p w14:paraId="1B3E865A" w14:textId="77777777" w:rsidR="00BF1F12" w:rsidRPr="00E951CF" w:rsidRDefault="00BF1F12">
      <w:pPr>
        <w:pStyle w:val="Web"/>
        <w:spacing w:before="0" w:beforeAutospacing="0" w:after="0" w:afterAutospacing="0"/>
        <w:rPr>
          <w:ins w:id="2956" w:author="ΜΗΤΣΕΑΣ ΗΛΙΑΣ" w:date="2026-01-07T11:53:00Z" w16du:dateUtc="2026-01-07T09:53:00Z"/>
          <w:lang w:val="el-GR"/>
          <w:rPrChange w:id="2957" w:author="ΜΗΤΣΕΑΣ ΗΛΙΑΣ" w:date="2026-01-07T13:38:00Z" w16du:dateUtc="2026-01-07T11:38:00Z">
            <w:rPr>
              <w:ins w:id="2958" w:author="ΜΗΤΣΕΑΣ ΗΛΙΑΣ" w:date="2026-01-07T11:53:00Z" w16du:dateUtc="2026-01-07T09:53:00Z"/>
            </w:rPr>
          </w:rPrChange>
        </w:rPr>
        <w:pPrChange w:id="2959" w:author="ΜΗΤΣΕΑΣ ΗΛΙΑΣ" w:date="2026-01-07T13:38:00Z" w16du:dateUtc="2026-01-07T11:38:00Z">
          <w:pPr>
            <w:pStyle w:val="Web"/>
            <w:spacing w:before="0" w:beforeAutospacing="0" w:after="0" w:afterAutospacing="0"/>
            <w:ind w:left="720"/>
          </w:pPr>
        </w:pPrChange>
      </w:pPr>
    </w:p>
    <w:p w14:paraId="12421765" w14:textId="30FF9963" w:rsidR="00E951CF" w:rsidRPr="00E951CF" w:rsidRDefault="00E951CF">
      <w:pPr>
        <w:pStyle w:val="Web"/>
        <w:spacing w:before="0" w:beforeAutospacing="0" w:after="0" w:afterAutospacing="0"/>
        <w:rPr>
          <w:ins w:id="2960" w:author="ΜΗΤΣΕΑΣ ΗΛΙΑΣ" w:date="2026-01-07T13:40:00Z"/>
          <w:u w:val="single"/>
          <w:lang w:val="el-GR"/>
          <w:rPrChange w:id="2961" w:author="ΜΗΤΣΕΑΣ ΗΛΙΑΣ" w:date="2026-01-07T13:40:00Z" w16du:dateUtc="2026-01-07T11:40:00Z">
            <w:rPr>
              <w:ins w:id="2962" w:author="ΜΗΤΣΕΑΣ ΗΛΙΑΣ" w:date="2026-01-07T13:40:00Z"/>
              <w:b/>
              <w:bCs/>
            </w:rPr>
          </w:rPrChange>
        </w:rPr>
        <w:pPrChange w:id="2963" w:author="ΜΗΤΣΕΑΣ ΗΛΙΑΣ" w:date="2026-01-07T13:40:00Z" w16du:dateUtc="2026-01-07T11:40:00Z">
          <w:pPr>
            <w:pStyle w:val="Web"/>
            <w:numPr>
              <w:numId w:val="3"/>
            </w:numPr>
            <w:spacing w:before="0" w:beforeAutospacing="0" w:after="0" w:afterAutospacing="0"/>
            <w:ind w:left="432" w:hanging="432"/>
          </w:pPr>
        </w:pPrChange>
      </w:pPr>
      <w:ins w:id="2964" w:author="ΜΗΤΣΕΑΣ ΗΛΙΑΣ" w:date="2026-01-07T13:40:00Z">
        <w:r w:rsidRPr="00E951CF">
          <w:rPr>
            <w:u w:val="single"/>
            <w:rPrChange w:id="2965" w:author="ΜΗΤΣΕΑΣ ΗΛΙΑΣ" w:date="2026-01-07T13:40:00Z" w16du:dateUtc="2026-01-07T11:40:00Z">
              <w:rPr>
                <w:b/>
                <w:bCs/>
              </w:rPr>
            </w:rPrChange>
          </w:rPr>
          <w:t>Admin</w:t>
        </w:r>
      </w:ins>
    </w:p>
    <w:p w14:paraId="066DE5EF" w14:textId="2F8BCE29" w:rsidR="00BF1F12" w:rsidRPr="00E951CF" w:rsidRDefault="00E951CF" w:rsidP="00E951CF">
      <w:pPr>
        <w:pStyle w:val="Web"/>
        <w:spacing w:before="0" w:beforeAutospacing="0" w:after="0" w:afterAutospacing="0"/>
        <w:rPr>
          <w:ins w:id="2966" w:author="ΜΗΤΣΕΑΣ ΗΛΙΑΣ" w:date="2026-01-07T13:40:00Z"/>
          <w:lang w:val="el-GR"/>
          <w:rPrChange w:id="2967" w:author="ΜΗΤΣΕΑΣ ΗΛΙΑΣ" w:date="2026-01-07T13:40:00Z" w16du:dateUtc="2026-01-07T11:40:00Z">
            <w:rPr>
              <w:ins w:id="2968" w:author="ΜΗΤΣΕΑΣ ΗΛΙΑΣ" w:date="2026-01-07T13:40:00Z"/>
            </w:rPr>
          </w:rPrChange>
        </w:rPr>
      </w:pPr>
      <w:ins w:id="2969" w:author="ΜΗΤΣΕΑΣ ΗΛΙΑΣ" w:date="2026-01-07T13:40:00Z">
        <w:r w:rsidRPr="00E951CF">
          <w:rPr>
            <w:lang w:val="el-GR"/>
            <w:rPrChange w:id="2970" w:author="ΜΗΤΣΕΑΣ ΗΛΙΑΣ" w:date="2026-01-07T13:40:00Z" w16du:dateUtc="2026-01-07T11:40:00Z">
              <w:rPr/>
            </w:rPrChange>
          </w:rPr>
          <w:t xml:space="preserve">Ο ρόλος </w:t>
        </w:r>
      </w:ins>
      <w:ins w:id="2971" w:author="ΜΗΤΣΕΑΣ ΗΛΙΑΣ" w:date="2026-01-07T13:40:00Z" w16du:dateUtc="2026-01-07T11:40:00Z">
        <w:r>
          <w:t>a</w:t>
        </w:r>
      </w:ins>
      <w:ins w:id="2972" w:author="ΜΗΤΣΕΑΣ ΗΛΙΑΣ" w:date="2026-01-07T13:40:00Z">
        <w:r w:rsidRPr="00E951CF">
          <w:rPr>
            <w:rPrChange w:id="2973" w:author="ΜΗΤΣΕΑΣ ΗΛΙΑΣ" w:date="2026-01-07T13:40:00Z" w16du:dateUtc="2026-01-07T11:40:00Z">
              <w:rPr>
                <w:b/>
                <w:bCs/>
              </w:rPr>
            </w:rPrChange>
          </w:rPr>
          <w:t>dmin</w:t>
        </w:r>
        <w:r w:rsidRPr="00E951CF">
          <w:rPr>
            <w:lang w:val="el-GR"/>
            <w:rPrChange w:id="2974" w:author="ΜΗΤΣΕΑΣ ΗΛΙΑΣ" w:date="2026-01-07T13:40:00Z" w16du:dateUtc="2026-01-07T11:40:00Z">
              <w:rPr/>
            </w:rPrChange>
          </w:rPr>
          <w:t xml:space="preserve"> αντιπροσωπεύει τους διαχειριστές της πλατφόρμας, οι οποίοι είναι υπεύθυνοι για τη σωστή λειτουργία, την ασφάλεια και την εποπτεία των χρηστών και των καμπανιών.</w:t>
        </w:r>
      </w:ins>
    </w:p>
    <w:p w14:paraId="6245B419" w14:textId="233BADD6" w:rsidR="00E951CF" w:rsidRPr="00E951CF" w:rsidRDefault="00E951CF" w:rsidP="00E951CF">
      <w:pPr>
        <w:pStyle w:val="Web"/>
        <w:spacing w:before="0" w:beforeAutospacing="0" w:after="0" w:afterAutospacing="0"/>
        <w:rPr>
          <w:ins w:id="2975" w:author="ΜΗΤΣΕΑΣ ΗΛΙΑΣ" w:date="2026-01-07T13:40:00Z"/>
        </w:rPr>
      </w:pPr>
      <w:ins w:id="2976" w:author="ΜΗΤΣΕΑΣ ΗΛΙΑΣ" w:date="2026-01-07T13:40:00Z">
        <w:r w:rsidRPr="00E951CF">
          <w:rPr>
            <w:rPrChange w:id="2977" w:author="ΜΗΤΣΕΑΣ ΗΛΙΑΣ" w:date="2026-01-07T13:40:00Z" w16du:dateUtc="2026-01-07T11:40:00Z">
              <w:rPr>
                <w:b/>
                <w:bCs/>
              </w:rPr>
            </w:rPrChange>
          </w:rPr>
          <w:t xml:space="preserve">Use </w:t>
        </w:r>
      </w:ins>
      <w:r w:rsidR="00A8509F">
        <w:t>c</w:t>
      </w:r>
      <w:ins w:id="2978" w:author="ΜΗΤΣΕΑΣ ΗΛΙΑΣ" w:date="2026-01-07T13:40:00Z">
        <w:r w:rsidRPr="00E951CF">
          <w:rPr>
            <w:rPrChange w:id="2979" w:author="ΜΗΤΣΕΑΣ ΗΛΙΑΣ" w:date="2026-01-07T13:40:00Z" w16du:dateUtc="2026-01-07T11:40:00Z">
              <w:rPr>
                <w:b/>
                <w:bCs/>
              </w:rPr>
            </w:rPrChange>
          </w:rPr>
          <w:t>ases:</w:t>
        </w:r>
      </w:ins>
    </w:p>
    <w:p w14:paraId="271B12CD" w14:textId="77777777" w:rsidR="00E951CF" w:rsidRPr="00E951CF" w:rsidRDefault="00E951CF" w:rsidP="00E951CF">
      <w:pPr>
        <w:pStyle w:val="Web"/>
        <w:numPr>
          <w:ilvl w:val="0"/>
          <w:numId w:val="49"/>
        </w:numPr>
        <w:spacing w:before="0" w:beforeAutospacing="0" w:after="0" w:afterAutospacing="0"/>
        <w:rPr>
          <w:ins w:id="2980" w:author="ΜΗΤΣΕΑΣ ΗΛΙΑΣ" w:date="2026-01-07T13:40:00Z"/>
          <w:lang w:val="el-GR"/>
          <w:rPrChange w:id="2981" w:author="ΜΗΤΣΕΑΣ ΗΛΙΑΣ" w:date="2026-01-07T13:40:00Z" w16du:dateUtc="2026-01-07T11:40:00Z">
            <w:rPr>
              <w:ins w:id="2982" w:author="ΜΗΤΣΕΑΣ ΗΛΙΑΣ" w:date="2026-01-07T13:40:00Z"/>
            </w:rPr>
          </w:rPrChange>
        </w:rPr>
      </w:pPr>
      <w:ins w:id="2983" w:author="ΜΗΤΣΕΑΣ ΗΛΙΑΣ" w:date="2026-01-07T13:40:00Z">
        <w:r w:rsidRPr="00E951CF">
          <w:rPr>
            <w:lang w:val="el-GR"/>
            <w:rPrChange w:id="2984" w:author="ΜΗΤΣΕΑΣ ΗΛΙΑΣ" w:date="2026-01-07T13:40:00Z" w16du:dateUtc="2026-01-07T11:40:00Z">
              <w:rPr>
                <w:b/>
                <w:bCs/>
              </w:rPr>
            </w:rPrChange>
          </w:rPr>
          <w:t>Διαχείριση πλατφόρμας:</w:t>
        </w:r>
        <w:r w:rsidRPr="00E951CF">
          <w:rPr>
            <w:lang w:val="el-GR"/>
            <w:rPrChange w:id="2985" w:author="ΜΗΤΣΕΑΣ ΗΛΙΑΣ" w:date="2026-01-07T13:40:00Z" w16du:dateUtc="2026-01-07T11:40:00Z">
              <w:rPr/>
            </w:rPrChange>
          </w:rPr>
          <w:t xml:space="preserve"> Παρακολούθηση λογαριασμών χρηστών, αναφορών περιεχομένου και </w:t>
        </w:r>
        <w:r w:rsidRPr="00E951CF">
          <w:t>logs</w:t>
        </w:r>
        <w:r w:rsidRPr="00E951CF">
          <w:rPr>
            <w:lang w:val="el-GR"/>
            <w:rPrChange w:id="2986" w:author="ΜΗΤΣΕΑΣ ΗΛΙΑΣ" w:date="2026-01-07T13:40:00Z" w16du:dateUtc="2026-01-07T11:40:00Z">
              <w:rPr/>
            </w:rPrChange>
          </w:rPr>
          <w:t xml:space="preserve"> συστήματος, ώστε να διασφαλίζεται η ομαλή και ασφαλής λειτουργία.</w:t>
        </w:r>
      </w:ins>
    </w:p>
    <w:p w14:paraId="7A87C521" w14:textId="57D754E6" w:rsidR="00BF1F12" w:rsidRPr="009A6E3A" w:rsidRDefault="00E951CF" w:rsidP="00E951CF">
      <w:pPr>
        <w:pStyle w:val="Web"/>
        <w:numPr>
          <w:ilvl w:val="0"/>
          <w:numId w:val="49"/>
        </w:numPr>
        <w:spacing w:before="0" w:beforeAutospacing="0" w:after="0" w:afterAutospacing="0"/>
        <w:rPr>
          <w:ins w:id="2987" w:author="ΜΗΤΣΕΑΣ ΗΛΙΑΣ" w:date="2026-01-07T15:11:00Z" w16du:dateUtc="2026-01-07T13:11:00Z"/>
          <w:lang w:val="el-GR"/>
        </w:rPr>
      </w:pPr>
      <w:ins w:id="2988" w:author="ΜΗΤΣΕΑΣ ΗΛΙΑΣ" w:date="2026-01-07T13:40:00Z">
        <w:r w:rsidRPr="00E951CF">
          <w:rPr>
            <w:lang w:val="el-GR"/>
            <w:rPrChange w:id="2989" w:author="ΜΗΤΣΕΑΣ ΗΛΙΑΣ" w:date="2026-01-07T13:40:00Z" w16du:dateUtc="2026-01-07T11:40:00Z">
              <w:rPr>
                <w:b/>
                <w:bCs/>
              </w:rPr>
            </w:rPrChange>
          </w:rPr>
          <w:t>Απενεργοποίηση λογαριασμών:</w:t>
        </w:r>
        <w:r w:rsidRPr="00E951CF">
          <w:rPr>
            <w:lang w:val="el-GR"/>
            <w:rPrChange w:id="2990" w:author="ΜΗΤΣΕΑΣ ΗΛΙΑΣ" w:date="2026-01-07T13:40:00Z" w16du:dateUtc="2026-01-07T11:40:00Z">
              <w:rPr/>
            </w:rPrChange>
          </w:rPr>
          <w:t xml:space="preserve"> Προστασία του συστήματος από παραβιάσεις κανόνων ή τεχνικά προβλήματα.</w:t>
        </w:r>
      </w:ins>
    </w:p>
    <w:p w14:paraId="14ED71C5" w14:textId="77777777" w:rsidR="00BF1F12" w:rsidRDefault="00BF1F12" w:rsidP="00E951CF">
      <w:pPr>
        <w:pStyle w:val="Web"/>
        <w:spacing w:before="0" w:beforeAutospacing="0" w:after="0" w:afterAutospacing="0"/>
        <w:rPr>
          <w:ins w:id="2991" w:author="ΜΗΤΣΕΑΣ ΗΛΙΑΣ" w:date="2026-01-07T15:11:00Z" w16du:dateUtc="2026-01-07T13:11:00Z"/>
          <w:lang w:val="el-GR"/>
        </w:rPr>
      </w:pPr>
      <w:ins w:id="2992" w:author="ΜΗΤΣΕΑΣ ΗΛΙΑΣ" w:date="2026-01-07T15:11:00Z" w16du:dateUtc="2026-01-07T13:11:00Z">
        <w:r>
          <w:rPr>
            <w:lang w:val="el-GR"/>
          </w:rPr>
          <w:t>Ροή πληροφορίας και π</w:t>
        </w:r>
        <w:r w:rsidRPr="008831C4">
          <w:rPr>
            <w:lang w:val="el-GR"/>
          </w:rPr>
          <w:t>εριορισμοί</w:t>
        </w:r>
      </w:ins>
      <w:ins w:id="2993" w:author="ΜΗΤΣΕΑΣ ΗΛΙΑΣ" w:date="2026-01-07T13:40:00Z">
        <w:r w:rsidR="00E951CF" w:rsidRPr="00E951CF">
          <w:rPr>
            <w:lang w:val="el-GR"/>
            <w:rPrChange w:id="2994" w:author="ΜΗΤΣΕΑΣ ΗΛΙΑΣ" w:date="2026-01-07T13:40:00Z" w16du:dateUtc="2026-01-07T11:40:00Z">
              <w:rPr>
                <w:b/>
                <w:bCs/>
              </w:rPr>
            </w:rPrChange>
          </w:rPr>
          <w:t>:</w:t>
        </w:r>
      </w:ins>
    </w:p>
    <w:p w14:paraId="3B8C1D23" w14:textId="1D6FA453" w:rsidR="00BF1F12" w:rsidRDefault="00BF1F12" w:rsidP="00E951CF">
      <w:pPr>
        <w:pStyle w:val="Web"/>
        <w:spacing w:before="0" w:beforeAutospacing="0" w:after="0" w:afterAutospacing="0"/>
        <w:rPr>
          <w:ins w:id="2995" w:author="ΜΗΤΣΕΑΣ ΗΛΙΑΣ" w:date="2026-01-07T15:28:00Z" w16du:dateUtc="2026-01-07T13:28:00Z"/>
          <w:lang w:val="el-GR"/>
        </w:rPr>
      </w:pPr>
      <w:ins w:id="2996" w:author="ΜΗΤΣΕΑΣ ΗΛΙΑΣ" w:date="2026-01-07T15:11:00Z">
        <w:r w:rsidRPr="00BF1F12">
          <w:rPr>
            <w:lang w:val="el-GR"/>
          </w:rPr>
          <w:t>Οι admins έχουν αυξημένα δικαιώματα πρόσβασης σε συστημικά δεδομένα, χωρίς όμως να συμμετέχουν στις καμπάνιες ή τις συνεργασίες ως business ή influencer. Ο ρόλος τους είναι αποκλειστικά εποπτικός και διαχειριστικός.</w:t>
        </w:r>
      </w:ins>
    </w:p>
    <w:p w14:paraId="0C67D9D2" w14:textId="77777777" w:rsidR="00B1587C" w:rsidRDefault="00B1587C" w:rsidP="00E951CF">
      <w:pPr>
        <w:pStyle w:val="Web"/>
        <w:spacing w:before="0" w:beforeAutospacing="0" w:after="0" w:afterAutospacing="0"/>
        <w:rPr>
          <w:ins w:id="2997" w:author="ΜΗΤΣΕΑΣ ΗΛΙΑΣ" w:date="2026-01-07T15:29:00Z" w16du:dateUtc="2026-01-07T13:29:00Z"/>
          <w:lang w:val="el-GR"/>
        </w:rPr>
      </w:pPr>
    </w:p>
    <w:p w14:paraId="62050241" w14:textId="77777777" w:rsidR="009F0927" w:rsidRDefault="00E951CF">
      <w:pPr>
        <w:pStyle w:val="Web"/>
        <w:keepNext/>
        <w:spacing w:before="0" w:beforeAutospacing="0" w:after="0" w:afterAutospacing="0"/>
        <w:jc w:val="center"/>
        <w:rPr>
          <w:ins w:id="2998" w:author="ΜΗΤΣΕΑΣ ΗΛΙΑΣ" w:date="2026-01-07T14:34:00Z" w16du:dateUtc="2026-01-07T12:34:00Z"/>
        </w:rPr>
        <w:pPrChange w:id="2999" w:author="ΜΗΤΣΕΑΣ ΗΛΙΑΣ" w:date="2026-01-07T15:12:00Z" w16du:dateUtc="2026-01-07T13:12:00Z">
          <w:pPr>
            <w:pStyle w:val="Web"/>
            <w:keepNext/>
            <w:spacing w:before="0" w:beforeAutospacing="0" w:after="0" w:afterAutospacing="0"/>
            <w:jc w:val="both"/>
          </w:pPr>
        </w:pPrChange>
      </w:pPr>
      <w:ins w:id="3000" w:author="ΜΗΤΣΕΑΣ ΗΛΙΑΣ" w:date="2026-01-07T13:42:00Z" w16du:dateUtc="2026-01-07T11:42:00Z">
        <w:r>
          <w:rPr>
            <w:noProof/>
          </w:rPr>
          <w:drawing>
            <wp:inline distT="0" distB="0" distL="0" distR="0" wp14:anchorId="76EEF3A9" wp14:editId="0895BAC4">
              <wp:extent cx="5153459" cy="3442915"/>
              <wp:effectExtent l="0" t="0" r="0" b="5715"/>
              <wp:docPr id="581320317" name="Εικόν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415821" cy="3618194"/>
                      </a:xfrm>
                      <a:prstGeom prst="rect">
                        <a:avLst/>
                      </a:prstGeom>
                      <a:noFill/>
                      <a:ln>
                        <a:noFill/>
                      </a:ln>
                    </pic:spPr>
                  </pic:pic>
                </a:graphicData>
              </a:graphic>
            </wp:inline>
          </w:drawing>
        </w:r>
      </w:ins>
    </w:p>
    <w:p w14:paraId="53544AF9" w14:textId="57B47E6C" w:rsidR="00E951CF" w:rsidRPr="00B1587C" w:rsidRDefault="009F0927" w:rsidP="009A2AA5">
      <w:pPr>
        <w:pStyle w:val="ae"/>
        <w:spacing w:after="0" w:line="240" w:lineRule="auto"/>
        <w:ind w:left="0"/>
        <w:contextualSpacing w:val="0"/>
        <w:jc w:val="center"/>
        <w:rPr>
          <w:ins w:id="3001" w:author="ΜΗΤΣΕΑΣ ΗΛΙΑΣ" w:date="2026-01-07T11:53:00Z" w16du:dateUtc="2026-01-07T09:53:00Z"/>
          <w:b/>
          <w:bCs/>
          <w:sz w:val="20"/>
          <w:szCs w:val="20"/>
          <w:lang w:eastAsia="el-GR"/>
          <w:rPrChange w:id="3002" w:author="ΜΗΤΣΕΑΣ ΗΛΙΑΣ" w:date="2026-01-07T15:18:00Z" w16du:dateUtc="2026-01-07T13:18:00Z">
            <w:rPr>
              <w:ins w:id="3003" w:author="ΜΗΤΣΕΑΣ ΗΛΙΑΣ" w:date="2026-01-07T11:53:00Z" w16du:dateUtc="2026-01-07T09:53:00Z"/>
              <w:lang w:val="el-GR"/>
            </w:rPr>
          </w:rPrChange>
        </w:rPr>
        <w:pPrChange w:id="3004" w:author="ΜΗΤΣΕΑΣ ΗΛΙΑΣ" w:date="2026-01-07T14:35:00Z" w16du:dateUtc="2026-01-07T12:35:00Z">
          <w:pPr>
            <w:pStyle w:val="Web"/>
            <w:spacing w:before="0" w:beforeAutospacing="0" w:after="0" w:afterAutospacing="0"/>
            <w:ind w:left="720"/>
          </w:pPr>
        </w:pPrChange>
      </w:pPr>
      <w:bookmarkStart w:id="3005" w:name="_Toc218850243"/>
      <w:ins w:id="3006" w:author="ΜΗΤΣΕΑΣ ΗΛΙΑΣ" w:date="2026-01-07T14:35:00Z" w16du:dateUtc="2026-01-07T12:35:00Z">
        <w:r w:rsidRPr="009F0927">
          <w:rPr>
            <w:b/>
            <w:bCs/>
            <w:sz w:val="20"/>
            <w:szCs w:val="20"/>
            <w:rPrChange w:id="3007" w:author="ΜΗΤΣΕΑΣ ΗΛΙΑΣ" w:date="2026-01-07T14:35:00Z" w16du:dateUtc="2026-01-07T12:35:00Z">
              <w:rPr/>
            </w:rPrChange>
          </w:rPr>
          <w:t>Εικόνα</w:t>
        </w:r>
      </w:ins>
      <w:ins w:id="3008" w:author="ΜΗΤΣΕΑΣ ΗΛΙΑΣ" w:date="2026-01-07T14:34:00Z" w16du:dateUtc="2026-01-07T12:34:00Z">
        <w:r w:rsidRPr="009F0927">
          <w:rPr>
            <w:b/>
            <w:bCs/>
            <w:sz w:val="20"/>
            <w:szCs w:val="20"/>
            <w:rPrChange w:id="3009" w:author="ΜΗΤΣΕΑΣ ΗΛΙΑΣ" w:date="2026-01-07T14:35:00Z" w16du:dateUtc="2026-01-07T12:35:00Z">
              <w:rPr/>
            </w:rPrChange>
          </w:rPr>
          <w:t xml:space="preserve"> </w:t>
        </w:r>
        <w:r w:rsidRPr="009F0927">
          <w:rPr>
            <w:b/>
            <w:bCs/>
            <w:sz w:val="20"/>
            <w:szCs w:val="20"/>
            <w:rPrChange w:id="3010" w:author="ΜΗΤΣΕΑΣ ΗΛΙΑΣ" w:date="2026-01-07T14:35:00Z" w16du:dateUtc="2026-01-07T12:35:00Z">
              <w:rPr/>
            </w:rPrChange>
          </w:rPr>
          <w:fldChar w:fldCharType="begin"/>
        </w:r>
        <w:r w:rsidRPr="009F0927">
          <w:rPr>
            <w:b/>
            <w:bCs/>
            <w:sz w:val="20"/>
            <w:szCs w:val="20"/>
            <w:rPrChange w:id="3011" w:author="ΜΗΤΣΕΑΣ ΗΛΙΑΣ" w:date="2026-01-07T14:35:00Z" w16du:dateUtc="2026-01-07T12:35:00Z">
              <w:rPr/>
            </w:rPrChange>
          </w:rPr>
          <w:instrText xml:space="preserve"> SEQ Figure \* ARABIC </w:instrText>
        </w:r>
      </w:ins>
      <w:r w:rsidRPr="009F0927">
        <w:rPr>
          <w:b/>
          <w:bCs/>
          <w:sz w:val="20"/>
          <w:szCs w:val="20"/>
          <w:rPrChange w:id="3012" w:author="ΜΗΤΣΕΑΣ ΗΛΙΑΣ" w:date="2026-01-07T14:35:00Z" w16du:dateUtc="2026-01-07T12:35:00Z">
            <w:rPr/>
          </w:rPrChange>
        </w:rPr>
        <w:fldChar w:fldCharType="separate"/>
      </w:r>
      <w:ins w:id="3013" w:author="ΜΗΤΣΕΑΣ ΗΛΙΑΣ" w:date="2026-01-08T13:10:00Z" w16du:dateUtc="2026-01-08T11:10:00Z">
        <w:r w:rsidR="000A6F0A">
          <w:rPr>
            <w:b/>
            <w:bCs/>
            <w:noProof/>
            <w:sz w:val="20"/>
            <w:szCs w:val="20"/>
          </w:rPr>
          <w:t>5</w:t>
        </w:r>
      </w:ins>
      <w:ins w:id="3014" w:author="ΜΗΤΣΕΑΣ ΗΛΙΑΣ" w:date="2026-01-07T14:34:00Z" w16du:dateUtc="2026-01-07T12:34:00Z">
        <w:r w:rsidRPr="009F0927">
          <w:rPr>
            <w:b/>
            <w:bCs/>
            <w:sz w:val="20"/>
            <w:szCs w:val="20"/>
            <w:rPrChange w:id="3015" w:author="ΜΗΤΣΕΑΣ ΗΛΙΑΣ" w:date="2026-01-07T14:35:00Z" w16du:dateUtc="2026-01-07T12:35:00Z">
              <w:rPr/>
            </w:rPrChange>
          </w:rPr>
          <w:fldChar w:fldCharType="end"/>
        </w:r>
      </w:ins>
      <w:ins w:id="3016" w:author="ΜΗΤΣΕΑΣ ΗΛΙΑΣ" w:date="2026-01-07T14:35:00Z" w16du:dateUtc="2026-01-07T12:35:00Z">
        <w:r w:rsidRPr="009F0927">
          <w:rPr>
            <w:b/>
            <w:bCs/>
            <w:sz w:val="20"/>
            <w:szCs w:val="20"/>
            <w:rPrChange w:id="3017" w:author="ΜΗΤΣΕΑΣ ΗΛΙΑΣ" w:date="2026-01-07T14:35:00Z" w16du:dateUtc="2026-01-07T12:35:00Z">
              <w:rPr/>
            </w:rPrChange>
          </w:rPr>
          <w:t xml:space="preserve"> </w:t>
        </w:r>
        <w:r w:rsidRPr="009F0927">
          <w:rPr>
            <w:b/>
            <w:bCs/>
            <w:sz w:val="20"/>
            <w:szCs w:val="20"/>
            <w:lang w:val="en-US"/>
            <w:rPrChange w:id="3018" w:author="ΜΗΤΣΕΑΣ ΗΛΙΑΣ" w:date="2026-01-07T14:35:00Z" w16du:dateUtc="2026-01-07T12:35:00Z">
              <w:rPr/>
            </w:rPrChange>
          </w:rPr>
          <w:t>Use</w:t>
        </w:r>
        <w:r w:rsidRPr="00B1587C">
          <w:rPr>
            <w:b/>
            <w:bCs/>
            <w:sz w:val="20"/>
            <w:szCs w:val="20"/>
            <w:rPrChange w:id="3019" w:author="ΜΗΤΣΕΑΣ ΗΛΙΑΣ" w:date="2026-01-07T15:18:00Z" w16du:dateUtc="2026-01-07T13:18:00Z">
              <w:rPr/>
            </w:rPrChange>
          </w:rPr>
          <w:t xml:space="preserve"> </w:t>
        </w:r>
        <w:r w:rsidRPr="009F0927">
          <w:rPr>
            <w:b/>
            <w:bCs/>
            <w:sz w:val="20"/>
            <w:szCs w:val="20"/>
            <w:lang w:val="en-US"/>
            <w:rPrChange w:id="3020" w:author="ΜΗΤΣΕΑΣ ΗΛΙΑΣ" w:date="2026-01-07T14:35:00Z" w16du:dateUtc="2026-01-07T12:35:00Z">
              <w:rPr/>
            </w:rPrChange>
          </w:rPr>
          <w:t>Case</w:t>
        </w:r>
        <w:r w:rsidRPr="00B1587C">
          <w:rPr>
            <w:b/>
            <w:bCs/>
            <w:sz w:val="20"/>
            <w:szCs w:val="20"/>
            <w:rPrChange w:id="3021" w:author="ΜΗΤΣΕΑΣ ΗΛΙΑΣ" w:date="2026-01-07T15:18:00Z" w16du:dateUtc="2026-01-07T13:18:00Z">
              <w:rPr/>
            </w:rPrChange>
          </w:rPr>
          <w:t xml:space="preserve"> </w:t>
        </w:r>
        <w:r w:rsidRPr="009F0927">
          <w:rPr>
            <w:b/>
            <w:bCs/>
            <w:sz w:val="20"/>
            <w:szCs w:val="20"/>
            <w:lang w:val="en-US"/>
            <w:rPrChange w:id="3022" w:author="ΜΗΤΣΕΑΣ ΗΛΙΑΣ" w:date="2026-01-07T14:35:00Z" w16du:dateUtc="2026-01-07T12:35:00Z">
              <w:rPr/>
            </w:rPrChange>
          </w:rPr>
          <w:t>Diagram</w:t>
        </w:r>
      </w:ins>
      <w:bookmarkEnd w:id="3005"/>
    </w:p>
    <w:p w14:paraId="36AEA1A0" w14:textId="77777777" w:rsidR="00E951CF" w:rsidRPr="0075343A" w:rsidRDefault="00E951CF" w:rsidP="009A2AA5">
      <w:pPr>
        <w:jc w:val="center"/>
        <w:rPr>
          <w:ins w:id="3023" w:author="ΜΗΤΣΕΑΣ ΗΛΙΑΣ" w:date="2026-01-07T13:42:00Z" w16du:dateUtc="2026-01-07T11:42:00Z"/>
          <w:b/>
          <w:bCs/>
          <w:sz w:val="20"/>
          <w:szCs w:val="20"/>
        </w:rPr>
      </w:pPr>
      <w:ins w:id="3024" w:author="ΜΗΤΣΕΑΣ ΗΛΙΑΣ" w:date="2026-01-07T13:42:00Z" w16du:dateUtc="2026-01-07T11:42:00Z">
        <w:r w:rsidRPr="009F0927">
          <w:rPr>
            <w:b/>
            <w:bCs/>
            <w:sz w:val="20"/>
            <w:szCs w:val="20"/>
          </w:rPr>
          <w:t>Πηγή Ιδίας δημιουργίας</w:t>
        </w:r>
      </w:ins>
    </w:p>
    <w:p w14:paraId="0CD69D89" w14:textId="1F832BE9" w:rsidR="000B7493" w:rsidRPr="000B7493" w:rsidRDefault="000B7493" w:rsidP="002078F4">
      <w:pPr>
        <w:pStyle w:val="Web"/>
        <w:spacing w:before="0" w:beforeAutospacing="0" w:after="120" w:afterAutospacing="0"/>
        <w:jc w:val="both"/>
        <w:rPr>
          <w:ins w:id="3025" w:author="ΜΗΤΣΕΑΣ ΗΛΙΑΣ" w:date="2026-01-07T15:41:00Z"/>
          <w:lang w:val="el-GR"/>
          <w:rPrChange w:id="3026" w:author="ΜΗΤΣΕΑΣ ΗΛΙΑΣ" w:date="2026-01-07T15:41:00Z" w16du:dateUtc="2026-01-07T13:41:00Z">
            <w:rPr>
              <w:ins w:id="3027" w:author="ΜΗΤΣΕΑΣ ΗΛΙΑΣ" w:date="2026-01-07T15:41:00Z"/>
            </w:rPr>
          </w:rPrChange>
        </w:rPr>
      </w:pPr>
      <w:ins w:id="3028" w:author="ΜΗΤΣΕΑΣ ΗΛΙΑΣ" w:date="2026-01-07T15:41:00Z">
        <w:r w:rsidRPr="000B7493">
          <w:rPr>
            <w:lang w:val="el-GR"/>
            <w:rPrChange w:id="3029" w:author="ΜΗΤΣΕΑΣ ΗΛΙΑΣ" w:date="2026-01-07T15:41:00Z" w16du:dateUtc="2026-01-07T13:41:00Z">
              <w:rPr>
                <w:i/>
                <w:iCs/>
              </w:rPr>
            </w:rPrChange>
          </w:rPr>
          <w:t xml:space="preserve">Το διάγραμμα </w:t>
        </w:r>
      </w:ins>
      <w:r w:rsidR="00A8509F">
        <w:t>u</w:t>
      </w:r>
      <w:ins w:id="3030" w:author="ΜΗΤΣΕΑΣ ΗΛΙΑΣ" w:date="2026-01-07T15:41:00Z">
        <w:r w:rsidRPr="000B7493">
          <w:rPr>
            <w:rPrChange w:id="3031" w:author="ΜΗΤΣΕΑΣ ΗΛΙΑΣ" w:date="2026-01-07T15:41:00Z" w16du:dateUtc="2026-01-07T13:41:00Z">
              <w:rPr>
                <w:i/>
                <w:iCs/>
              </w:rPr>
            </w:rPrChange>
          </w:rPr>
          <w:t>se</w:t>
        </w:r>
        <w:r w:rsidRPr="000B7493">
          <w:rPr>
            <w:lang w:val="el-GR"/>
            <w:rPrChange w:id="3032" w:author="ΜΗΤΣΕΑΣ ΗΛΙΑΣ" w:date="2026-01-07T15:41:00Z" w16du:dateUtc="2026-01-07T13:41:00Z">
              <w:rPr>
                <w:i/>
                <w:iCs/>
              </w:rPr>
            </w:rPrChange>
          </w:rPr>
          <w:t xml:space="preserve"> </w:t>
        </w:r>
      </w:ins>
      <w:r w:rsidR="00A8509F">
        <w:t>c</w:t>
      </w:r>
      <w:ins w:id="3033" w:author="ΜΗΤΣΕΑΣ ΗΛΙΑΣ" w:date="2026-01-07T15:41:00Z">
        <w:r w:rsidRPr="000B7493">
          <w:rPr>
            <w:rPrChange w:id="3034" w:author="ΜΗΤΣΕΑΣ ΗΛΙΑΣ" w:date="2026-01-07T15:41:00Z" w16du:dateUtc="2026-01-07T13:41:00Z">
              <w:rPr>
                <w:i/>
                <w:iCs/>
              </w:rPr>
            </w:rPrChange>
          </w:rPr>
          <w:t>ase</w:t>
        </w:r>
        <w:r w:rsidRPr="000B7493">
          <w:rPr>
            <w:lang w:val="el-GR"/>
            <w:rPrChange w:id="3035" w:author="ΜΗΤΣΕΑΣ ΗΛΙΑΣ" w:date="2026-01-07T15:41:00Z" w16du:dateUtc="2026-01-07T13:41:00Z">
              <w:rPr>
                <w:i/>
                <w:iCs/>
              </w:rPr>
            </w:rPrChange>
          </w:rPr>
          <w:t xml:space="preserve"> αποτυπώνει τις βασικές</w:t>
        </w:r>
      </w:ins>
      <w:ins w:id="3036" w:author="ΜΗΤΣΕΑΣ ΗΛΙΑΣ" w:date="2026-01-07T15:43:00Z" w16du:dateUtc="2026-01-07T13:43:00Z">
        <w:r>
          <w:rPr>
            <w:lang w:val="el-GR"/>
          </w:rPr>
          <w:t xml:space="preserve">, καθώς </w:t>
        </w:r>
      </w:ins>
      <w:ins w:id="3037" w:author="ΜΗΤΣΕΑΣ ΗΛΙΑΣ" w:date="2026-01-07T15:42:00Z" w16du:dateUtc="2026-01-07T13:42:00Z">
        <w:r>
          <w:rPr>
            <w:lang w:val="el-GR"/>
          </w:rPr>
          <w:t>και</w:t>
        </w:r>
      </w:ins>
      <w:ins w:id="3038" w:author="ΜΗΤΣΕΑΣ ΗΛΙΑΣ" w:date="2026-01-07T15:43:00Z" w16du:dateUtc="2026-01-07T13:43:00Z">
        <w:r>
          <w:rPr>
            <w:lang w:val="el-GR"/>
          </w:rPr>
          <w:t xml:space="preserve"> τις</w:t>
        </w:r>
      </w:ins>
      <w:ins w:id="3039" w:author="ΜΗΤΣΕΑΣ ΗΛΙΑΣ" w:date="2026-01-07T15:42:00Z" w16du:dateUtc="2026-01-07T13:42:00Z">
        <w:r>
          <w:rPr>
            <w:lang w:val="el-GR"/>
          </w:rPr>
          <w:t xml:space="preserve"> επιμέρους</w:t>
        </w:r>
      </w:ins>
      <w:ins w:id="3040" w:author="ΜΗΤΣΕΑΣ ΗΛΙΑΣ" w:date="2026-01-07T15:41:00Z">
        <w:r w:rsidRPr="000B7493">
          <w:rPr>
            <w:lang w:val="el-GR"/>
            <w:rPrChange w:id="3041" w:author="ΜΗΤΣΕΑΣ ΗΛΙΑΣ" w:date="2026-01-07T15:41:00Z" w16du:dateUtc="2026-01-07T13:41:00Z">
              <w:rPr>
                <w:i/>
                <w:iCs/>
              </w:rPr>
            </w:rPrChange>
          </w:rPr>
          <w:t xml:space="preserve"> λειτουργίες της πλατφόρμας και τη σχέση τους με τους διαφορετικούς ρόλους χρηστών</w:t>
        </w:r>
      </w:ins>
      <w:ins w:id="3042" w:author="ΜΗΤΣΕΑΣ ΗΛΙΑΣ" w:date="2026-01-07T15:43:00Z" w16du:dateUtc="2026-01-07T13:43:00Z">
        <w:r>
          <w:rPr>
            <w:lang w:val="el-GR"/>
          </w:rPr>
          <w:t xml:space="preserve">, </w:t>
        </w:r>
        <w:r w:rsidRPr="00B1587C">
          <w:rPr>
            <w:lang w:val="el-GR"/>
          </w:rPr>
          <w:t>προκειμένου να παρουσιαστεί πληρέστερα η λειτουργικότητα της</w:t>
        </w:r>
      </w:ins>
      <w:ins w:id="3043" w:author="ΜΗΤΣΕΑΣ ΗΛΙΑΣ" w:date="2026-01-07T15:41:00Z">
        <w:r w:rsidRPr="000B7493">
          <w:rPr>
            <w:lang w:val="el-GR"/>
            <w:rPrChange w:id="3044" w:author="ΜΗΤΣΕΑΣ ΗΛΙΑΣ" w:date="2026-01-07T15:41:00Z" w16du:dateUtc="2026-01-07T13:41:00Z">
              <w:rPr>
                <w:i/>
                <w:iCs/>
              </w:rPr>
            </w:rPrChange>
          </w:rPr>
          <w:t xml:space="preserve">. Μέσω αυτού παρουσιάζεται η αλληλεπίδραση επιχειρήσεων, </w:t>
        </w:r>
        <w:r w:rsidRPr="000B7493">
          <w:rPr>
            <w:rPrChange w:id="3045" w:author="ΜΗΤΣΕΑΣ ΗΛΙΑΣ" w:date="2026-01-07T15:41:00Z" w16du:dateUtc="2026-01-07T13:41:00Z">
              <w:rPr>
                <w:i/>
                <w:iCs/>
              </w:rPr>
            </w:rPrChange>
          </w:rPr>
          <w:t>influencers</w:t>
        </w:r>
        <w:r w:rsidRPr="000B7493">
          <w:rPr>
            <w:lang w:val="el-GR"/>
            <w:rPrChange w:id="3046" w:author="ΜΗΤΣΕΑΣ ΗΛΙΑΣ" w:date="2026-01-07T15:41:00Z" w16du:dateUtc="2026-01-07T13:41:00Z">
              <w:rPr>
                <w:i/>
                <w:iCs/>
              </w:rPr>
            </w:rPrChange>
          </w:rPr>
          <w:t xml:space="preserve"> και εξωτερικών συστημάτων με το πληροφοριακό σύστημα, καθώς και οι κύριες ροές λειτουργικότητας.</w:t>
        </w:r>
      </w:ins>
    </w:p>
    <w:p w14:paraId="0653F0E4" w14:textId="77EBB3C1" w:rsidR="00B1587C" w:rsidRDefault="000B7493" w:rsidP="002078F4">
      <w:pPr>
        <w:pStyle w:val="Web"/>
        <w:spacing w:before="0" w:beforeAutospacing="0" w:after="120" w:afterAutospacing="0"/>
        <w:jc w:val="both"/>
        <w:rPr>
          <w:ins w:id="3047" w:author="ΜΗΤΣΕΑΣ ΗΛΙΑΣ" w:date="2026-01-07T15:37:00Z" w16du:dateUtc="2026-01-07T13:37:00Z"/>
          <w:lang w:val="el-GR"/>
        </w:rPr>
      </w:pPr>
      <w:ins w:id="3048" w:author="ΜΗΤΣΕΑΣ ΗΛΙΑΣ" w:date="2026-01-07T15:44:00Z" w16du:dateUtc="2026-01-07T13:44:00Z">
        <w:r>
          <w:rPr>
            <w:lang w:val="el-GR"/>
          </w:rPr>
          <w:t>Τέλος</w:t>
        </w:r>
      </w:ins>
      <w:ins w:id="3049" w:author="ΜΗΤΣΕΑΣ ΗΛΙΑΣ" w:date="2026-01-07T15:37:00Z" w16du:dateUtc="2026-01-07T13:37:00Z">
        <w:r w:rsidR="00B1587C">
          <w:rPr>
            <w:lang w:val="el-GR"/>
          </w:rPr>
          <w:t xml:space="preserve"> η</w:t>
        </w:r>
        <w:r w:rsidR="00B1587C" w:rsidRPr="00B1587C">
          <w:rPr>
            <w:lang w:val="el-GR"/>
          </w:rPr>
          <w:t xml:space="preserve"> βάση δεδομένων και τα κοινωνικά δίκτυα αντιμετωπίζονται ως εξωτερικά συστήματα που </w:t>
        </w:r>
      </w:ins>
      <w:ins w:id="3050" w:author="ΜΗΤΣΕΑΣ ΗΛΙΑΣ" w:date="2026-01-08T11:10:00Z" w16du:dateUtc="2026-01-08T09:10:00Z">
        <w:r w:rsidR="00DD22F4" w:rsidRPr="00B1587C">
          <w:rPr>
            <w:lang w:val="el-GR"/>
          </w:rPr>
          <w:t>αλληλοεπιδρούν</w:t>
        </w:r>
      </w:ins>
      <w:ins w:id="3051" w:author="ΜΗΤΣΕΑΣ ΗΛΙΑΣ" w:date="2026-01-07T15:37:00Z" w16du:dateUtc="2026-01-07T13:37:00Z">
        <w:r w:rsidR="00B1587C" w:rsidRPr="00B1587C">
          <w:rPr>
            <w:lang w:val="el-GR"/>
          </w:rPr>
          <w:t xml:space="preserve"> με την πλατφόρμα.</w:t>
        </w:r>
      </w:ins>
    </w:p>
    <w:p w14:paraId="213FECAF" w14:textId="285BF81D" w:rsidR="00B1587C" w:rsidRDefault="00B1587C">
      <w:pPr>
        <w:pStyle w:val="Web"/>
        <w:spacing w:before="0" w:beforeAutospacing="0" w:after="120" w:afterAutospacing="0"/>
        <w:jc w:val="both"/>
        <w:rPr>
          <w:ins w:id="3052" w:author="ΜΗΤΣΕΑΣ ΗΛΙΑΣ" w:date="2026-01-07T15:18:00Z" w16du:dateUtc="2026-01-07T13:18:00Z"/>
          <w:lang w:val="el-GR"/>
        </w:rPr>
        <w:pPrChange w:id="3053" w:author="ΜΗΤΣΕΑΣ ΗΛΙΑΣ" w:date="2026-01-07T15:37:00Z" w16du:dateUtc="2026-01-07T13:37:00Z">
          <w:pPr>
            <w:pStyle w:val="Web"/>
            <w:spacing w:before="0" w:beforeAutospacing="0" w:after="0" w:afterAutospacing="0"/>
            <w:ind w:left="720"/>
            <w:jc w:val="both"/>
          </w:pPr>
        </w:pPrChange>
      </w:pPr>
      <w:ins w:id="3054" w:author="ΜΗΤΣΕΑΣ ΗΛΙΑΣ" w:date="2026-01-07T15:18:00Z">
        <w:r w:rsidRPr="00B1587C">
          <w:rPr>
            <w:lang w:val="el-GR"/>
          </w:rPr>
          <w:t xml:space="preserve">Η αξία των ενεργειών κάθε ρόλου συνοψίζεται στο ότι οι επιχειρήσεις μπορούν να βελτιστοποιήσουν την αποτελεσματικότητα των καμπανιών τους, οι influencers να </w:t>
        </w:r>
        <w:r w:rsidRPr="00B1587C">
          <w:rPr>
            <w:lang w:val="el-GR"/>
          </w:rPr>
          <w:lastRenderedPageBreak/>
          <w:t>διατηρούν την αυθεντικότητα και την εμπιστοσύνη του κοινού τους, ενώ οι διαχειριστές να διασφαλίζουν την εύρυθμη και ασφαλή λειτουργία της πλατφόρμας.</w:t>
        </w:r>
      </w:ins>
    </w:p>
    <w:p w14:paraId="3F90FE39" w14:textId="52EE0090" w:rsidR="00B1587C" w:rsidRDefault="00B1587C" w:rsidP="00B1587C">
      <w:pPr>
        <w:pStyle w:val="Web"/>
        <w:spacing w:before="0" w:beforeAutospacing="0" w:after="0" w:afterAutospacing="0"/>
        <w:jc w:val="both"/>
        <w:rPr>
          <w:ins w:id="3055" w:author="ΜΗΤΣΕΑΣ ΗΛΙΑΣ" w:date="2026-01-07T15:38:00Z" w16du:dateUtc="2026-01-07T13:38:00Z"/>
          <w:lang w:val="el-GR"/>
        </w:rPr>
      </w:pPr>
      <w:ins w:id="3056" w:author="ΜΗΤΣΕΑΣ ΗΛΙΑΣ" w:date="2026-01-07T15:18:00Z">
        <w:r w:rsidRPr="00B1587C">
          <w:rPr>
            <w:lang w:val="el-GR"/>
          </w:rPr>
          <w:t xml:space="preserve">Η ροή της πληροφορίας ξεκινά από τη δημιουργία καμπάνιας από τον ρόλο </w:t>
        </w:r>
      </w:ins>
      <w:r w:rsidR="00A8509F">
        <w:t>b</w:t>
      </w:r>
      <w:ins w:id="3057" w:author="ΜΗΤΣΕΑΣ ΗΛΙΑΣ" w:date="2026-01-07T15:18:00Z">
        <w:r w:rsidRPr="00B1587C">
          <w:rPr>
            <w:lang w:val="el-GR"/>
          </w:rPr>
          <w:t>usiness, συνεχίζεται με την αντιστοίχιση κατάλληλων influencers μέσω του μηχανισμού αξιολόγησης και ολοκληρώνεται με την παραγωγή δεδομένων απόδοσης και συναισθήματος, τα οποία επιστρέφουν στην επιχείρηση και στον influencer υπό μορφή αναφορών.</w:t>
        </w:r>
      </w:ins>
      <w:ins w:id="3058" w:author="ΜΗΤΣΕΑΣ ΗΛΙΑΣ" w:date="2026-01-07T15:20:00Z" w16du:dateUtc="2026-01-07T13:20:00Z">
        <w:r>
          <w:rPr>
            <w:lang w:val="el-GR"/>
          </w:rPr>
          <w:t xml:space="preserve"> Παρακάτω παρατίθεται και ένα διάγραμμα δραστηριότητας το οποίο </w:t>
        </w:r>
      </w:ins>
      <w:ins w:id="3059" w:author="ΜΗΤΣΕΑΣ ΗΛΙΑΣ" w:date="2026-01-07T15:21:00Z" w16du:dateUtc="2026-01-07T13:21:00Z">
        <w:r>
          <w:rPr>
            <w:lang w:val="el-GR"/>
          </w:rPr>
          <w:t xml:space="preserve">βοηθάει στη κατανόηση </w:t>
        </w:r>
      </w:ins>
      <w:ins w:id="3060" w:author="ΜΗΤΣΕΑΣ ΗΛΙΑΣ" w:date="2026-01-07T15:24:00Z" w16du:dateUtc="2026-01-07T13:24:00Z">
        <w:r>
          <w:rPr>
            <w:lang w:val="el-GR"/>
          </w:rPr>
          <w:t xml:space="preserve">αυτής </w:t>
        </w:r>
      </w:ins>
      <w:ins w:id="3061" w:author="ΜΗΤΣΕΑΣ ΗΛΙΑΣ" w:date="2026-01-07T15:21:00Z" w16du:dateUtc="2026-01-07T13:21:00Z">
        <w:r>
          <w:rPr>
            <w:lang w:val="el-GR"/>
          </w:rPr>
          <w:t xml:space="preserve">της ροής. </w:t>
        </w:r>
      </w:ins>
    </w:p>
    <w:p w14:paraId="0BE1DB13" w14:textId="77777777" w:rsidR="00DD459D" w:rsidRDefault="00DD459D">
      <w:pPr>
        <w:pStyle w:val="Web"/>
        <w:spacing w:before="0" w:beforeAutospacing="0" w:after="0" w:afterAutospacing="0"/>
        <w:jc w:val="both"/>
        <w:rPr>
          <w:ins w:id="3062" w:author="ΜΗΤΣΕΑΣ ΗΛΙΑΣ" w:date="2026-01-07T15:21:00Z" w16du:dateUtc="2026-01-07T13:21:00Z"/>
          <w:lang w:val="el-GR"/>
        </w:rPr>
        <w:pPrChange w:id="3063" w:author="ΜΗΤΣΕΑΣ ΗΛΙΑΣ" w:date="2026-01-07T15:37:00Z" w16du:dateUtc="2026-01-07T13:37:00Z">
          <w:pPr>
            <w:pStyle w:val="Web"/>
            <w:spacing w:before="0" w:beforeAutospacing="0" w:after="0" w:afterAutospacing="0"/>
            <w:ind w:left="720"/>
            <w:jc w:val="both"/>
          </w:pPr>
        </w:pPrChange>
      </w:pPr>
    </w:p>
    <w:p w14:paraId="094D4734" w14:textId="77777777" w:rsidR="00B1587C" w:rsidRDefault="00B1587C">
      <w:pPr>
        <w:pStyle w:val="Web"/>
        <w:keepNext/>
        <w:spacing w:before="0" w:beforeAutospacing="0" w:after="0" w:afterAutospacing="0"/>
        <w:jc w:val="center"/>
        <w:rPr>
          <w:ins w:id="3064" w:author="ΜΗΤΣΕΑΣ ΗΛΙΑΣ" w:date="2026-01-07T15:21:00Z" w16du:dateUtc="2026-01-07T13:21:00Z"/>
        </w:rPr>
        <w:pPrChange w:id="3065" w:author="ΜΗΤΣΕΑΣ ΗΛΙΑΣ" w:date="2026-01-07T15:37:00Z" w16du:dateUtc="2026-01-07T13:37:00Z">
          <w:pPr>
            <w:pStyle w:val="Web"/>
            <w:spacing w:before="0" w:beforeAutospacing="0" w:after="0" w:afterAutospacing="0"/>
            <w:ind w:left="720"/>
            <w:jc w:val="center"/>
          </w:pPr>
        </w:pPrChange>
      </w:pPr>
      <w:ins w:id="3066" w:author="ΜΗΤΣΕΑΣ ΗΛΙΑΣ" w:date="2026-01-07T15:21:00Z" w16du:dateUtc="2026-01-07T13:21:00Z">
        <w:r>
          <w:rPr>
            <w:noProof/>
            <w:lang w:val="el-GR"/>
          </w:rPr>
          <w:drawing>
            <wp:inline distT="0" distB="0" distL="0" distR="0" wp14:anchorId="2E6130C5" wp14:editId="0FA1E03B">
              <wp:extent cx="5503102" cy="4742597"/>
              <wp:effectExtent l="0" t="0" r="2540" b="1270"/>
              <wp:docPr id="47003356" name="Εικόνα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627317" cy="4849646"/>
                      </a:xfrm>
                      <a:prstGeom prst="rect">
                        <a:avLst/>
                      </a:prstGeom>
                      <a:noFill/>
                      <a:ln>
                        <a:noFill/>
                      </a:ln>
                    </pic:spPr>
                  </pic:pic>
                </a:graphicData>
              </a:graphic>
            </wp:inline>
          </w:drawing>
        </w:r>
      </w:ins>
    </w:p>
    <w:p w14:paraId="5FFA74E4" w14:textId="0ADE7198" w:rsidR="00B1587C" w:rsidRPr="00F314EB" w:rsidRDefault="00B1587C" w:rsidP="009A2AA5">
      <w:pPr>
        <w:pStyle w:val="a3"/>
        <w:jc w:val="center"/>
        <w:rPr>
          <w:ins w:id="3067" w:author="ΜΗΤΣΕΑΣ ΗΛΙΑΣ" w:date="2026-01-07T15:22:00Z" w16du:dateUtc="2026-01-07T13:22:00Z"/>
          <w:rPrChange w:id="3068" w:author="ΜΗΤΣΕΑΣ ΗΛΙΑΣ" w:date="2026-01-08T10:37:00Z" w16du:dateUtc="2026-01-08T08:37:00Z">
            <w:rPr>
              <w:ins w:id="3069" w:author="ΜΗΤΣΕΑΣ ΗΛΙΑΣ" w:date="2026-01-07T15:22:00Z" w16du:dateUtc="2026-01-07T13:22:00Z"/>
              <w:lang w:val="en-US"/>
            </w:rPr>
          </w:rPrChange>
        </w:rPr>
      </w:pPr>
      <w:bookmarkStart w:id="3070" w:name="_Toc218850244"/>
      <w:ins w:id="3071" w:author="ΜΗΤΣΕΑΣ ΗΛΙΑΣ" w:date="2026-01-07T15:21:00Z" w16du:dateUtc="2026-01-07T13:21:00Z">
        <w:r>
          <w:t xml:space="preserve">Εικόνα </w:t>
        </w:r>
        <w:r>
          <w:fldChar w:fldCharType="begin"/>
        </w:r>
        <w:r>
          <w:instrText xml:space="preserve"> SEQ Figure \* ARABIC </w:instrText>
        </w:r>
      </w:ins>
      <w:r>
        <w:fldChar w:fldCharType="separate"/>
      </w:r>
      <w:ins w:id="3072" w:author="ΜΗΤΣΕΑΣ ΗΛΙΑΣ" w:date="2026-01-08T13:10:00Z" w16du:dateUtc="2026-01-08T11:10:00Z">
        <w:r w:rsidR="000A6F0A">
          <w:rPr>
            <w:noProof/>
          </w:rPr>
          <w:t>6</w:t>
        </w:r>
      </w:ins>
      <w:ins w:id="3073" w:author="ΜΗΤΣΕΑΣ ΗΛΙΑΣ" w:date="2026-01-07T15:21:00Z" w16du:dateUtc="2026-01-07T13:21:00Z">
        <w:r>
          <w:fldChar w:fldCharType="end"/>
        </w:r>
        <w:r>
          <w:t xml:space="preserve"> </w:t>
        </w:r>
      </w:ins>
      <w:ins w:id="3074" w:author="ΜΗΤΣΕΑΣ ΗΛΙΑΣ" w:date="2026-01-07T15:22:00Z" w16du:dateUtc="2026-01-07T13:22:00Z">
        <w:r>
          <w:rPr>
            <w:lang w:val="en-US"/>
          </w:rPr>
          <w:t>Activity</w:t>
        </w:r>
        <w:r w:rsidRPr="00F314EB">
          <w:rPr>
            <w:rPrChange w:id="3075" w:author="ΜΗΤΣΕΑΣ ΗΛΙΑΣ" w:date="2026-01-08T10:37:00Z" w16du:dateUtc="2026-01-08T08:37:00Z">
              <w:rPr>
                <w:lang w:val="en-US"/>
              </w:rPr>
            </w:rPrChange>
          </w:rPr>
          <w:t xml:space="preserve"> </w:t>
        </w:r>
        <w:r>
          <w:rPr>
            <w:lang w:val="en-US"/>
          </w:rPr>
          <w:t>Diagram</w:t>
        </w:r>
        <w:bookmarkEnd w:id="3070"/>
      </w:ins>
    </w:p>
    <w:p w14:paraId="7BC051B4" w14:textId="6462EA8B" w:rsidR="00B1587C" w:rsidRDefault="00B1587C" w:rsidP="009A2AA5">
      <w:pPr>
        <w:jc w:val="center"/>
        <w:rPr>
          <w:b/>
          <w:bCs/>
          <w:sz w:val="20"/>
          <w:szCs w:val="20"/>
        </w:rPr>
      </w:pPr>
      <w:ins w:id="3076" w:author="ΜΗΤΣΕΑΣ ΗΛΙΑΣ" w:date="2026-01-07T15:22:00Z" w16du:dateUtc="2026-01-07T13:22:00Z">
        <w:r w:rsidRPr="009F0927">
          <w:rPr>
            <w:b/>
            <w:bCs/>
            <w:sz w:val="20"/>
            <w:szCs w:val="20"/>
          </w:rPr>
          <w:t>Πηγή Ιδίας δημιουργίας</w:t>
        </w:r>
      </w:ins>
    </w:p>
    <w:p w14:paraId="0D6ACF39" w14:textId="77777777" w:rsidR="009A2AA5" w:rsidRDefault="009A2AA5" w:rsidP="009A2AA5">
      <w:pPr>
        <w:spacing w:before="120" w:after="120"/>
        <w:jc w:val="both"/>
      </w:pPr>
      <w:r w:rsidRPr="009A2AA5">
        <w:t xml:space="preserve">Το </w:t>
      </w:r>
      <w:proofErr w:type="spellStart"/>
      <w:r w:rsidRPr="009A2AA5">
        <w:t>Activity</w:t>
      </w:r>
      <w:proofErr w:type="spellEnd"/>
      <w:r w:rsidRPr="009A2AA5">
        <w:t xml:space="preserve"> Diagram αποτυπώνει τη δυναμική συμπεριφορά του συστήματος και τη ροή των ενεργειών μεταξύ των βασικών ρόλων της πλατφόρμας. </w:t>
      </w:r>
    </w:p>
    <w:p w14:paraId="222F0F68" w14:textId="71484E0B" w:rsidR="009A2AA5" w:rsidRPr="009A2AA5" w:rsidRDefault="009A2AA5" w:rsidP="009A2AA5">
      <w:pPr>
        <w:spacing w:before="120" w:after="240"/>
        <w:jc w:val="both"/>
        <w:rPr>
          <w:ins w:id="3077" w:author="ΜΗΤΣΕΑΣ ΗΛΙΑΣ" w:date="2026-01-07T11:38:00Z" w16du:dateUtc="2026-01-07T09:38:00Z"/>
          <w:rPrChange w:id="3078" w:author="ΜΗΤΣΕΑΣ ΗΛΙΑΣ" w:date="2026-01-07T15:38:00Z" w16du:dateUtc="2026-01-07T13:38:00Z">
            <w:rPr>
              <w:ins w:id="3079" w:author="ΜΗΤΣΕΑΣ ΗΛΙΑΣ" w:date="2026-01-07T11:38:00Z" w16du:dateUtc="2026-01-07T09:38:00Z"/>
            </w:rPr>
          </w:rPrChange>
        </w:rPr>
      </w:pPr>
      <w:r w:rsidRPr="009A2AA5">
        <w:t>Μέσω του διαγράμματος παρουσιάζεται η ακολουθία ενεργειών από την εγγραφή και είσοδο του χρήστη, τον διαχωρισμό ρόλων, τη δημιουργία και διαχείριση καμπανιών, έως την παραγωγή περιεχομένου και την ανάλυση απόδοσης. Ιδιαίτερη έμφαση δίνεται στη ροή της πληροφορίας που σχετίζεται με την ανάλυση περιεχομένου, όπου εφαρμόζονται παράλληλα αλγοριθμικές διαδικασίες ανάλυσης κειμένου, συναισθήματος και υπολογισμού δεικτών απόδοσης.</w:t>
      </w:r>
    </w:p>
    <w:p w14:paraId="235B1B01" w14:textId="021CE8AA" w:rsidR="000B7493" w:rsidRPr="00D87DD1" w:rsidRDefault="000B7493" w:rsidP="000B7493">
      <w:pPr>
        <w:pStyle w:val="30"/>
        <w:numPr>
          <w:ilvl w:val="0"/>
          <w:numId w:val="0"/>
        </w:numPr>
        <w:spacing w:before="120" w:after="120" w:line="360" w:lineRule="auto"/>
        <w:jc w:val="both"/>
        <w:rPr>
          <w:ins w:id="3080" w:author="ΜΗΤΣΕΑΣ ΗΛΙΑΣ" w:date="2026-01-07T15:38:00Z" w16du:dateUtc="2026-01-07T13:38:00Z"/>
          <w:rFonts w:ascii="Times New Roman" w:hAnsi="Times New Roman"/>
          <w:sz w:val="28"/>
          <w:szCs w:val="28"/>
          <w:lang w:val="el-GR"/>
          <w:rPrChange w:id="3081" w:author="ΜΗΤΣΕΑΣ ΗΛΙΑΣ" w:date="2026-01-08T11:20:00Z" w16du:dateUtc="2026-01-08T09:20:00Z">
            <w:rPr>
              <w:ins w:id="3082" w:author="ΜΗΤΣΕΑΣ ΗΛΙΑΣ" w:date="2026-01-07T15:38:00Z" w16du:dateUtc="2026-01-07T13:38:00Z"/>
              <w:rFonts w:ascii="Times New Roman" w:hAnsi="Times New Roman"/>
              <w:sz w:val="24"/>
              <w:szCs w:val="24"/>
              <w:lang w:val="el-GR"/>
            </w:rPr>
          </w:rPrChange>
        </w:rPr>
      </w:pPr>
      <w:bookmarkStart w:id="3083" w:name="_Toc218850227"/>
      <w:ins w:id="3084" w:author="ΜΗΤΣΕΑΣ ΗΛΙΑΣ" w:date="2026-01-07T15:38:00Z" w16du:dateUtc="2026-01-07T13:38:00Z">
        <w:r w:rsidRPr="00D87DD1">
          <w:rPr>
            <w:rFonts w:ascii="Times New Roman" w:hAnsi="Times New Roman"/>
            <w:sz w:val="28"/>
            <w:szCs w:val="28"/>
            <w:lang w:val="el-GR"/>
            <w:rPrChange w:id="3085" w:author="ΜΗΤΣΕΑΣ ΗΛΙΑΣ" w:date="2026-01-08T11:20:00Z" w16du:dateUtc="2026-01-08T09:20:00Z">
              <w:rPr>
                <w:rFonts w:ascii="Times New Roman" w:hAnsi="Times New Roman"/>
                <w:sz w:val="24"/>
                <w:szCs w:val="24"/>
                <w:lang w:val="el-GR"/>
              </w:rPr>
            </w:rPrChange>
          </w:rPr>
          <w:lastRenderedPageBreak/>
          <w:t>4.</w:t>
        </w:r>
      </w:ins>
      <w:ins w:id="3086" w:author="ΜΗΤΣΕΑΣ ΗΛΙΑΣ" w:date="2026-01-08T11:20:00Z" w16du:dateUtc="2026-01-08T09:20:00Z">
        <w:r w:rsidR="00D87DD1" w:rsidRPr="00D87DD1">
          <w:rPr>
            <w:rFonts w:ascii="Times New Roman" w:hAnsi="Times New Roman"/>
            <w:sz w:val="28"/>
            <w:szCs w:val="28"/>
            <w:lang w:val="el-GR"/>
            <w:rPrChange w:id="3087" w:author="ΜΗΤΣΕΑΣ ΗΛΙΑΣ" w:date="2026-01-08T11:20:00Z" w16du:dateUtc="2026-01-08T09:20:00Z">
              <w:rPr>
                <w:rFonts w:ascii="Times New Roman" w:hAnsi="Times New Roman"/>
                <w:sz w:val="24"/>
                <w:szCs w:val="24"/>
                <w:lang w:val="el-GR"/>
              </w:rPr>
            </w:rPrChange>
          </w:rPr>
          <w:t>4</w:t>
        </w:r>
      </w:ins>
      <w:ins w:id="3088" w:author="ΜΗΤΣΕΑΣ ΗΛΙΑΣ" w:date="2026-01-07T15:38:00Z" w16du:dateUtc="2026-01-07T13:38:00Z">
        <w:r w:rsidRPr="00D87DD1">
          <w:rPr>
            <w:rFonts w:ascii="Times New Roman" w:hAnsi="Times New Roman"/>
            <w:sz w:val="28"/>
            <w:szCs w:val="28"/>
            <w:lang w:val="el-GR"/>
            <w:rPrChange w:id="3089" w:author="ΜΗΤΣΕΑΣ ΗΛΙΑΣ" w:date="2026-01-08T11:20:00Z" w16du:dateUtc="2026-01-08T09:20:00Z">
              <w:rPr>
                <w:rFonts w:ascii="Times New Roman" w:hAnsi="Times New Roman"/>
                <w:sz w:val="24"/>
                <w:szCs w:val="24"/>
                <w:lang w:val="el-GR"/>
              </w:rPr>
            </w:rPrChange>
          </w:rPr>
          <w:t xml:space="preserve"> </w:t>
        </w:r>
      </w:ins>
      <w:ins w:id="3090" w:author="ΜΗΤΣΕΑΣ ΗΛΙΑΣ" w:date="2026-01-07T15:40:00Z">
        <w:r w:rsidRPr="00D87DD1">
          <w:rPr>
            <w:rFonts w:ascii="Times New Roman" w:hAnsi="Times New Roman"/>
            <w:sz w:val="28"/>
            <w:szCs w:val="28"/>
            <w:lang w:val="el-GR"/>
            <w:rPrChange w:id="3091" w:author="ΜΗΤΣΕΑΣ ΗΛΙΑΣ" w:date="2026-01-08T11:20:00Z" w16du:dateUtc="2026-01-08T09:20:00Z">
              <w:rPr>
                <w:rFonts w:ascii="Times New Roman" w:hAnsi="Times New Roman"/>
                <w:sz w:val="24"/>
                <w:szCs w:val="24"/>
                <w:lang w:val="el-GR"/>
              </w:rPr>
            </w:rPrChange>
          </w:rPr>
          <w:t>Βασικές Έννοιες και Οντότητες του Συστήματος</w:t>
        </w:r>
      </w:ins>
      <w:bookmarkEnd w:id="3083"/>
    </w:p>
    <w:p w14:paraId="7DE47DD1" w14:textId="77777777" w:rsidR="008064D8" w:rsidRPr="00F314EB" w:rsidRDefault="008064D8">
      <w:pPr>
        <w:pStyle w:val="ae"/>
        <w:spacing w:after="120"/>
        <w:ind w:left="0"/>
        <w:jc w:val="both"/>
        <w:rPr>
          <w:ins w:id="3092" w:author="ΜΗΤΣΕΑΣ ΗΛΙΑΣ" w:date="2026-01-07T16:01:00Z"/>
          <w:sz w:val="24"/>
          <w:szCs w:val="24"/>
          <w:rPrChange w:id="3093" w:author="ΜΗΤΣΕΑΣ ΗΛΙΑΣ" w:date="2026-01-08T10:45:00Z" w16du:dateUtc="2026-01-08T08:45:00Z">
            <w:rPr>
              <w:ins w:id="3094" w:author="ΜΗΤΣΕΑΣ ΗΛΙΑΣ" w:date="2026-01-07T16:01:00Z"/>
              <w:lang w:val="en-US"/>
            </w:rPr>
          </w:rPrChange>
        </w:rPr>
        <w:pPrChange w:id="3095" w:author="ΜΗΤΣΕΑΣ ΗΛΙΑΣ" w:date="2026-01-07T16:05:00Z" w16du:dateUtc="2026-01-07T14:05:00Z">
          <w:pPr>
            <w:pStyle w:val="ae"/>
          </w:pPr>
        </w:pPrChange>
      </w:pPr>
      <w:ins w:id="3096" w:author="ΜΗΤΣΕΑΣ ΗΛΙΑΣ" w:date="2026-01-07T16:01:00Z">
        <w:r w:rsidRPr="00F314EB">
          <w:rPr>
            <w:sz w:val="24"/>
            <w:szCs w:val="24"/>
            <w:rPrChange w:id="3097" w:author="ΜΗΤΣΕΑΣ ΗΛΙΑΣ" w:date="2026-01-08T10:45:00Z" w16du:dateUtc="2026-01-08T08:45:00Z">
              <w:rPr>
                <w:lang w:val="en-US"/>
              </w:rPr>
            </w:rPrChange>
          </w:rPr>
          <w:t xml:space="preserve">Η παρούσα ενότητα παρουσιάζει τις βασικές έννοιες και οντότητες του πληροφοριακού συστήματος, όπως αυτές προκύπτουν από την ανάλυση απαιτήσεων, τα </w:t>
        </w:r>
        <w:r w:rsidRPr="00F314EB">
          <w:rPr>
            <w:sz w:val="24"/>
            <w:szCs w:val="24"/>
            <w:lang w:val="en-US"/>
            <w:rPrChange w:id="3098" w:author="ΜΗΤΣΕΑΣ ΗΛΙΑΣ" w:date="2026-01-08T10:45:00Z" w16du:dateUtc="2026-01-08T08:45:00Z">
              <w:rPr>
                <w:lang w:val="en-US"/>
              </w:rPr>
            </w:rPrChange>
          </w:rPr>
          <w:t>user</w:t>
        </w:r>
        <w:r w:rsidRPr="00F314EB">
          <w:rPr>
            <w:sz w:val="24"/>
            <w:szCs w:val="24"/>
            <w:rPrChange w:id="3099" w:author="ΜΗΤΣΕΑΣ ΗΛΙΑΣ" w:date="2026-01-08T10:45:00Z" w16du:dateUtc="2026-01-08T08:45:00Z">
              <w:rPr>
                <w:lang w:val="en-US"/>
              </w:rPr>
            </w:rPrChange>
          </w:rPr>
          <w:t xml:space="preserve"> </w:t>
        </w:r>
        <w:r w:rsidRPr="00F314EB">
          <w:rPr>
            <w:sz w:val="24"/>
            <w:szCs w:val="24"/>
            <w:lang w:val="en-US"/>
            <w:rPrChange w:id="3100" w:author="ΜΗΤΣΕΑΣ ΗΛΙΑΣ" w:date="2026-01-08T10:45:00Z" w16du:dateUtc="2026-01-08T08:45:00Z">
              <w:rPr>
                <w:lang w:val="en-US"/>
              </w:rPr>
            </w:rPrChange>
          </w:rPr>
          <w:t>stories</w:t>
        </w:r>
        <w:r w:rsidRPr="00F314EB">
          <w:rPr>
            <w:sz w:val="24"/>
            <w:szCs w:val="24"/>
            <w:rPrChange w:id="3101" w:author="ΜΗΤΣΕΑΣ ΗΛΙΑΣ" w:date="2026-01-08T10:45:00Z" w16du:dateUtc="2026-01-08T08:45:00Z">
              <w:rPr>
                <w:lang w:val="en-US"/>
              </w:rPr>
            </w:rPrChange>
          </w:rPr>
          <w:t xml:space="preserve"> και τα </w:t>
        </w:r>
        <w:r w:rsidRPr="00F314EB">
          <w:rPr>
            <w:sz w:val="24"/>
            <w:szCs w:val="24"/>
            <w:lang w:val="en-US"/>
            <w:rPrChange w:id="3102" w:author="ΜΗΤΣΕΑΣ ΗΛΙΑΣ" w:date="2026-01-08T10:45:00Z" w16du:dateUtc="2026-01-08T08:45:00Z">
              <w:rPr>
                <w:lang w:val="en-US"/>
              </w:rPr>
            </w:rPrChange>
          </w:rPr>
          <w:t>use</w:t>
        </w:r>
        <w:r w:rsidRPr="00F314EB">
          <w:rPr>
            <w:sz w:val="24"/>
            <w:szCs w:val="24"/>
            <w:rPrChange w:id="3103" w:author="ΜΗΤΣΕΑΣ ΗΛΙΑΣ" w:date="2026-01-08T10:45:00Z" w16du:dateUtc="2026-01-08T08:45:00Z">
              <w:rPr>
                <w:lang w:val="en-US"/>
              </w:rPr>
            </w:rPrChange>
          </w:rPr>
          <w:t xml:space="preserve"> </w:t>
        </w:r>
        <w:r w:rsidRPr="00F314EB">
          <w:rPr>
            <w:sz w:val="24"/>
            <w:szCs w:val="24"/>
            <w:lang w:val="en-US"/>
            <w:rPrChange w:id="3104" w:author="ΜΗΤΣΕΑΣ ΗΛΙΑΣ" w:date="2026-01-08T10:45:00Z" w16du:dateUtc="2026-01-08T08:45:00Z">
              <w:rPr>
                <w:lang w:val="en-US"/>
              </w:rPr>
            </w:rPrChange>
          </w:rPr>
          <w:t>cases</w:t>
        </w:r>
        <w:r w:rsidRPr="00F314EB">
          <w:rPr>
            <w:sz w:val="24"/>
            <w:szCs w:val="24"/>
            <w:rPrChange w:id="3105" w:author="ΜΗΤΣΕΑΣ ΗΛΙΑΣ" w:date="2026-01-08T10:45:00Z" w16du:dateUtc="2026-01-08T08:45:00Z">
              <w:rPr>
                <w:lang w:val="en-US"/>
              </w:rPr>
            </w:rPrChange>
          </w:rPr>
          <w:t>. Οι οντότητες αυτές αποτελούν τα θεμελιώδη δομικά στοιχεία της πλατφόρμας και καθορίζουν τόσο τη δομή των δεδομένων όσο και τη λειτουργικότητα του συστήματος.</w:t>
        </w:r>
      </w:ins>
    </w:p>
    <w:p w14:paraId="6E6DB818" w14:textId="023C5B59" w:rsidR="002078F4" w:rsidRDefault="008064D8" w:rsidP="002078F4">
      <w:pPr>
        <w:pStyle w:val="ae"/>
        <w:spacing w:after="120"/>
        <w:ind w:left="0"/>
        <w:jc w:val="both"/>
        <w:rPr>
          <w:sz w:val="24"/>
          <w:szCs w:val="24"/>
        </w:rPr>
      </w:pPr>
      <w:ins w:id="3106" w:author="ΜΗΤΣΕΑΣ ΗΛΙΑΣ" w:date="2026-01-07T16:01:00Z">
        <w:r w:rsidRPr="00F314EB">
          <w:rPr>
            <w:sz w:val="24"/>
            <w:szCs w:val="24"/>
            <w:rPrChange w:id="3107" w:author="ΜΗΤΣΕΑΣ ΗΛΙΑΣ" w:date="2026-01-08T10:45:00Z" w16du:dateUtc="2026-01-08T08:45:00Z">
              <w:rPr>
                <w:lang w:val="en-US"/>
              </w:rPr>
            </w:rPrChange>
          </w:rPr>
          <w:t>Η σαφής οριοθέτηση των βασικών εννοιών είναι απαραίτητη για την κατανόηση της ροής της πληροφορίας, της αλληλεπίδρασης των χρηστών με το σύστημα, καθώς και για τη μετέπειτα σχεδίαση της αρχιτεκτονικής και της υλοποίησης της εφαρμογής.</w:t>
        </w:r>
      </w:ins>
    </w:p>
    <w:p w14:paraId="03873189" w14:textId="77777777" w:rsidR="002078F4" w:rsidRPr="00450A4F" w:rsidRDefault="002078F4" w:rsidP="002078F4">
      <w:pPr>
        <w:pStyle w:val="ae"/>
        <w:spacing w:after="120"/>
        <w:ind w:left="0"/>
        <w:jc w:val="both"/>
        <w:rPr>
          <w:ins w:id="3108" w:author="ΜΗΤΣΕΑΣ ΗΛΙΑΣ" w:date="2026-01-07T16:01:00Z"/>
          <w:sz w:val="12"/>
          <w:szCs w:val="12"/>
          <w:rPrChange w:id="3109" w:author="ΜΗΤΣΕΑΣ ΗΛΙΑΣ" w:date="2026-01-08T10:37:00Z" w16du:dateUtc="2026-01-08T08:37:00Z">
            <w:rPr>
              <w:ins w:id="3110" w:author="ΜΗΤΣΕΑΣ ΗΛΙΑΣ" w:date="2026-01-07T16:01:00Z"/>
              <w:lang w:val="en-US"/>
            </w:rPr>
          </w:rPrChange>
        </w:rPr>
      </w:pPr>
    </w:p>
    <w:p w14:paraId="4565E14D" w14:textId="1FBB7875" w:rsidR="008064D8" w:rsidRPr="00F314EB" w:rsidRDefault="008064D8">
      <w:pPr>
        <w:pStyle w:val="ae"/>
        <w:spacing w:before="120" w:after="120"/>
        <w:ind w:left="0"/>
        <w:jc w:val="both"/>
        <w:rPr>
          <w:ins w:id="3111" w:author="ΜΗΤΣΕΑΣ ΗΛΙΑΣ" w:date="2026-01-07T16:01:00Z"/>
          <w:sz w:val="24"/>
          <w:szCs w:val="24"/>
          <w:rPrChange w:id="3112" w:author="ΜΗΤΣΕΑΣ ΗΛΙΑΣ" w:date="2026-01-08T10:45:00Z" w16du:dateUtc="2026-01-08T08:45:00Z">
            <w:rPr>
              <w:ins w:id="3113" w:author="ΜΗΤΣΕΑΣ ΗΛΙΑΣ" w:date="2026-01-07T16:01:00Z"/>
              <w:lang w:val="en-US"/>
            </w:rPr>
          </w:rPrChange>
        </w:rPr>
        <w:pPrChange w:id="3114" w:author="ΜΗΤΣΕΑΣ ΗΛΙΑΣ" w:date="2026-01-07T16:05:00Z" w16du:dateUtc="2026-01-07T14:05:00Z">
          <w:pPr>
            <w:pStyle w:val="ae"/>
          </w:pPr>
        </w:pPrChange>
      </w:pPr>
      <w:ins w:id="3115" w:author="ΜΗΤΣΕΑΣ ΗΛΙΑΣ" w:date="2026-01-07T16:01:00Z">
        <w:r w:rsidRPr="00F314EB">
          <w:rPr>
            <w:sz w:val="24"/>
            <w:szCs w:val="24"/>
            <w:rPrChange w:id="3116" w:author="ΜΗΤΣΕΑΣ ΗΛΙΑΣ" w:date="2026-01-08T10:45:00Z" w16du:dateUtc="2026-01-08T08:45:00Z">
              <w:rPr>
                <w:lang w:val="en-US"/>
              </w:rPr>
            </w:rPrChange>
          </w:rPr>
          <w:t xml:space="preserve">Η οντότητα </w:t>
        </w:r>
      </w:ins>
      <w:ins w:id="3117" w:author="ΜΗΤΣΕΑΣ ΗΛΙΑΣ" w:date="2026-01-07T16:02:00Z" w16du:dateUtc="2026-01-07T14:02:00Z">
        <w:r w:rsidRPr="00F314EB">
          <w:rPr>
            <w:sz w:val="24"/>
            <w:szCs w:val="24"/>
            <w:rPrChange w:id="3118" w:author="ΜΗΤΣΕΑΣ ΗΛΙΑΣ" w:date="2026-01-08T10:45:00Z" w16du:dateUtc="2026-01-08T08:45:00Z">
              <w:rPr/>
            </w:rPrChange>
          </w:rPr>
          <w:t>χ</w:t>
        </w:r>
      </w:ins>
      <w:ins w:id="3119" w:author="ΜΗΤΣΕΑΣ ΗΛΙΑΣ" w:date="2026-01-07T16:01:00Z">
        <w:r w:rsidRPr="00F314EB">
          <w:rPr>
            <w:sz w:val="24"/>
            <w:szCs w:val="24"/>
            <w:rPrChange w:id="3120" w:author="ΜΗΤΣΕΑΣ ΗΛΙΑΣ" w:date="2026-01-08T10:45:00Z" w16du:dateUtc="2026-01-08T08:45:00Z">
              <w:rPr>
                <w:b/>
                <w:bCs/>
                <w:lang w:val="en-US"/>
              </w:rPr>
            </w:rPrChange>
          </w:rPr>
          <w:t>ρήστης</w:t>
        </w:r>
        <w:r w:rsidRPr="00F314EB">
          <w:rPr>
            <w:sz w:val="24"/>
            <w:szCs w:val="24"/>
            <w:rPrChange w:id="3121" w:author="ΜΗΤΣΕΑΣ ΗΛΙΑΣ" w:date="2026-01-08T10:45:00Z" w16du:dateUtc="2026-01-08T08:45:00Z">
              <w:rPr>
                <w:lang w:val="en-US"/>
              </w:rPr>
            </w:rPrChange>
          </w:rPr>
          <w:t xml:space="preserve"> αποτελεί τη βασική αφηρημένη έννοια του συστήματος και αντιπροσωπεύει κάθε εγγεγραμμένο άτομο που </w:t>
        </w:r>
      </w:ins>
      <w:ins w:id="3122" w:author="ΜΗΤΣΕΑΣ ΗΛΙΑΣ" w:date="2026-01-08T11:06:00Z" w16du:dateUtc="2026-01-08T09:06:00Z">
        <w:r w:rsidR="00DD22F4" w:rsidRPr="00DD22F4">
          <w:rPr>
            <w:sz w:val="24"/>
            <w:szCs w:val="24"/>
          </w:rPr>
          <w:t>αλληλοεπιδρά</w:t>
        </w:r>
      </w:ins>
      <w:ins w:id="3123" w:author="ΜΗΤΣΕΑΣ ΗΛΙΑΣ" w:date="2026-01-07T16:01:00Z">
        <w:r w:rsidRPr="00F314EB">
          <w:rPr>
            <w:sz w:val="24"/>
            <w:szCs w:val="24"/>
            <w:rPrChange w:id="3124" w:author="ΜΗΤΣΕΑΣ ΗΛΙΑΣ" w:date="2026-01-08T10:45:00Z" w16du:dateUtc="2026-01-08T08:45:00Z">
              <w:rPr>
                <w:lang w:val="en-US"/>
              </w:rPr>
            </w:rPrChange>
          </w:rPr>
          <w:t xml:space="preserve"> με την πλατφόρμα. Κάθε χρήστης διαθέτει μοναδικά στοιχεία ταυτοποίησης (όνομα χρήστη, κωδικό πρόσβασης, </w:t>
        </w:r>
        <w:r w:rsidRPr="00F314EB">
          <w:rPr>
            <w:sz w:val="24"/>
            <w:szCs w:val="24"/>
            <w:lang w:val="en-US"/>
            <w:rPrChange w:id="3125" w:author="ΜΗΤΣΕΑΣ ΗΛΙΑΣ" w:date="2026-01-08T10:45:00Z" w16du:dateUtc="2026-01-08T08:45:00Z">
              <w:rPr>
                <w:lang w:val="en-US"/>
              </w:rPr>
            </w:rPrChange>
          </w:rPr>
          <w:t>email</w:t>
        </w:r>
        <w:r w:rsidRPr="00F314EB">
          <w:rPr>
            <w:sz w:val="24"/>
            <w:szCs w:val="24"/>
            <w:rPrChange w:id="3126" w:author="ΜΗΤΣΕΑΣ ΗΛΙΑΣ" w:date="2026-01-08T10:45:00Z" w16du:dateUtc="2026-01-08T08:45:00Z">
              <w:rPr>
                <w:lang w:val="en-US"/>
              </w:rPr>
            </w:rPrChange>
          </w:rPr>
          <w:t>) και έναν συγκεκριμένο ρόλο, ο οποίος καθορίζει τα δικαιώματα και τις ενέργειες που μπορεί να εκτελέσει.</w:t>
        </w:r>
      </w:ins>
    </w:p>
    <w:p w14:paraId="520C9281" w14:textId="09B27704" w:rsidR="00AF2B84" w:rsidRDefault="008064D8" w:rsidP="00450A4F">
      <w:pPr>
        <w:pStyle w:val="ae"/>
        <w:spacing w:after="120"/>
        <w:ind w:left="0"/>
        <w:jc w:val="both"/>
        <w:rPr>
          <w:sz w:val="24"/>
          <w:szCs w:val="24"/>
        </w:rPr>
      </w:pPr>
      <w:ins w:id="3127" w:author="ΜΗΤΣΕΑΣ ΗΛΙΑΣ" w:date="2026-01-07T16:01:00Z">
        <w:r w:rsidRPr="00F314EB">
          <w:rPr>
            <w:sz w:val="24"/>
            <w:szCs w:val="24"/>
            <w:rPrChange w:id="3128" w:author="ΜΗΤΣΕΑΣ ΗΛΙΑΣ" w:date="2026-01-08T10:45:00Z" w16du:dateUtc="2026-01-08T08:45:00Z">
              <w:rPr>
                <w:lang w:val="en-US"/>
              </w:rPr>
            </w:rPrChange>
          </w:rPr>
          <w:t xml:space="preserve">Ο χρήστης μπορεί να εξειδικεύεται σε επιμέρους ρόλους, όπως </w:t>
        </w:r>
      </w:ins>
      <w:r w:rsidR="00A8509F">
        <w:rPr>
          <w:sz w:val="24"/>
          <w:szCs w:val="24"/>
          <w:lang w:val="en-US"/>
        </w:rPr>
        <w:t>b</w:t>
      </w:r>
      <w:ins w:id="3129" w:author="ΜΗΤΣΕΑΣ ΗΛΙΑΣ" w:date="2026-01-07T16:01:00Z">
        <w:r w:rsidRPr="00F314EB">
          <w:rPr>
            <w:sz w:val="24"/>
            <w:szCs w:val="24"/>
            <w:lang w:val="en-US"/>
            <w:rPrChange w:id="3130" w:author="ΜΗΤΣΕΑΣ ΗΛΙΑΣ" w:date="2026-01-08T10:45:00Z" w16du:dateUtc="2026-01-08T08:45:00Z">
              <w:rPr>
                <w:b/>
                <w:bCs/>
                <w:lang w:val="en-US"/>
              </w:rPr>
            </w:rPrChange>
          </w:rPr>
          <w:t>usiness</w:t>
        </w:r>
        <w:r w:rsidRPr="00F314EB">
          <w:rPr>
            <w:sz w:val="24"/>
            <w:szCs w:val="24"/>
            <w:rPrChange w:id="3131" w:author="ΜΗΤΣΕΑΣ ΗΛΙΑΣ" w:date="2026-01-08T10:45:00Z" w16du:dateUtc="2026-01-08T08:45:00Z">
              <w:rPr>
                <w:lang w:val="en-US"/>
              </w:rPr>
            </w:rPrChange>
          </w:rPr>
          <w:t xml:space="preserve">, </w:t>
        </w:r>
      </w:ins>
      <w:r w:rsidR="00A8509F">
        <w:rPr>
          <w:sz w:val="24"/>
          <w:szCs w:val="24"/>
          <w:lang w:val="en-US"/>
        </w:rPr>
        <w:t>i</w:t>
      </w:r>
      <w:ins w:id="3132" w:author="ΜΗΤΣΕΑΣ ΗΛΙΑΣ" w:date="2026-01-07T16:01:00Z">
        <w:r w:rsidRPr="00F314EB">
          <w:rPr>
            <w:sz w:val="24"/>
            <w:szCs w:val="24"/>
            <w:lang w:val="en-US"/>
            <w:rPrChange w:id="3133" w:author="ΜΗΤΣΕΑΣ ΗΛΙΑΣ" w:date="2026-01-08T10:45:00Z" w16du:dateUtc="2026-01-08T08:45:00Z">
              <w:rPr>
                <w:b/>
                <w:bCs/>
                <w:lang w:val="en-US"/>
              </w:rPr>
            </w:rPrChange>
          </w:rPr>
          <w:t>nfluencer</w:t>
        </w:r>
        <w:r w:rsidRPr="00F314EB">
          <w:rPr>
            <w:sz w:val="24"/>
            <w:szCs w:val="24"/>
            <w:rPrChange w:id="3134" w:author="ΜΗΤΣΕΑΣ ΗΛΙΑΣ" w:date="2026-01-08T10:45:00Z" w16du:dateUtc="2026-01-08T08:45:00Z">
              <w:rPr>
                <w:lang w:val="en-US"/>
              </w:rPr>
            </w:rPrChange>
          </w:rPr>
          <w:t xml:space="preserve"> ή </w:t>
        </w:r>
      </w:ins>
      <w:r w:rsidR="00A8509F">
        <w:rPr>
          <w:sz w:val="24"/>
          <w:szCs w:val="24"/>
          <w:lang w:val="en-US"/>
        </w:rPr>
        <w:t>a</w:t>
      </w:r>
      <w:ins w:id="3135" w:author="ΜΗΤΣΕΑΣ ΗΛΙΑΣ" w:date="2026-01-07T16:01:00Z">
        <w:r w:rsidRPr="00F314EB">
          <w:rPr>
            <w:sz w:val="24"/>
            <w:szCs w:val="24"/>
            <w:lang w:val="en-US"/>
            <w:rPrChange w:id="3136" w:author="ΜΗΤΣΕΑΣ ΗΛΙΑΣ" w:date="2026-01-08T10:45:00Z" w16du:dateUtc="2026-01-08T08:45:00Z">
              <w:rPr>
                <w:b/>
                <w:bCs/>
                <w:lang w:val="en-US"/>
              </w:rPr>
            </w:rPrChange>
          </w:rPr>
          <w:t>dmin</w:t>
        </w:r>
        <w:r w:rsidRPr="00F314EB">
          <w:rPr>
            <w:sz w:val="24"/>
            <w:szCs w:val="24"/>
            <w:rPrChange w:id="3137" w:author="ΜΗΤΣΕΑΣ ΗΛΙΑΣ" w:date="2026-01-08T10:45:00Z" w16du:dateUtc="2026-01-08T08:45:00Z">
              <w:rPr>
                <w:lang w:val="en-US"/>
              </w:rPr>
            </w:rPrChange>
          </w:rPr>
          <w:t>, ακολουθώντας την αρχή της εξειδίκευσης (</w:t>
        </w:r>
        <w:r w:rsidRPr="00F314EB">
          <w:rPr>
            <w:sz w:val="24"/>
            <w:szCs w:val="24"/>
            <w:lang w:val="en-US"/>
            <w:rPrChange w:id="3138" w:author="ΜΗΤΣΕΑΣ ΗΛΙΑΣ" w:date="2026-01-08T10:45:00Z" w16du:dateUtc="2026-01-08T08:45:00Z">
              <w:rPr>
                <w:lang w:val="en-US"/>
              </w:rPr>
            </w:rPrChange>
          </w:rPr>
          <w:t>inheritance</w:t>
        </w:r>
        <w:r w:rsidRPr="00F314EB">
          <w:rPr>
            <w:sz w:val="24"/>
            <w:szCs w:val="24"/>
            <w:rPrChange w:id="3139" w:author="ΜΗΤΣΕΑΣ ΗΛΙΑΣ" w:date="2026-01-08T10:45:00Z" w16du:dateUtc="2026-01-08T08:45:00Z">
              <w:rPr>
                <w:lang w:val="en-US"/>
              </w:rPr>
            </w:rPrChange>
          </w:rPr>
          <w:t>).</w:t>
        </w:r>
      </w:ins>
    </w:p>
    <w:p w14:paraId="10AF027B" w14:textId="77777777" w:rsidR="00450A4F" w:rsidRPr="00450A4F" w:rsidRDefault="00450A4F" w:rsidP="00450A4F">
      <w:pPr>
        <w:pStyle w:val="ae"/>
        <w:spacing w:after="120"/>
        <w:ind w:left="0"/>
        <w:jc w:val="both"/>
        <w:rPr>
          <w:ins w:id="3140" w:author="ΜΗΤΣΕΑΣ ΗΛΙΑΣ" w:date="2026-01-07T16:01:00Z"/>
          <w:sz w:val="12"/>
          <w:szCs w:val="12"/>
          <w:rPrChange w:id="3141" w:author="ΜΗΤΣΕΑΣ ΗΛΙΑΣ" w:date="2026-01-08T10:37:00Z" w16du:dateUtc="2026-01-08T08:37:00Z">
            <w:rPr>
              <w:ins w:id="3142" w:author="ΜΗΤΣΕΑΣ ΗΛΙΑΣ" w:date="2026-01-07T16:01:00Z"/>
              <w:lang w:val="en-US"/>
            </w:rPr>
          </w:rPrChange>
        </w:rPr>
      </w:pPr>
    </w:p>
    <w:p w14:paraId="1959DD87" w14:textId="4908AA98" w:rsidR="008064D8" w:rsidRPr="00F314EB" w:rsidRDefault="008064D8">
      <w:pPr>
        <w:pStyle w:val="ae"/>
        <w:spacing w:before="120" w:after="120"/>
        <w:ind w:left="0"/>
        <w:jc w:val="both"/>
        <w:rPr>
          <w:ins w:id="3143" w:author="ΜΗΤΣΕΑΣ ΗΛΙΑΣ" w:date="2026-01-07T16:01:00Z"/>
          <w:sz w:val="24"/>
          <w:szCs w:val="24"/>
          <w:rPrChange w:id="3144" w:author="ΜΗΤΣΕΑΣ ΗΛΙΑΣ" w:date="2026-01-08T10:45:00Z" w16du:dateUtc="2026-01-08T08:45:00Z">
            <w:rPr>
              <w:ins w:id="3145" w:author="ΜΗΤΣΕΑΣ ΗΛΙΑΣ" w:date="2026-01-07T16:01:00Z"/>
              <w:lang w:val="en-US"/>
            </w:rPr>
          </w:rPrChange>
        </w:rPr>
        <w:pPrChange w:id="3146" w:author="ΜΗΤΣΕΑΣ ΗΛΙΑΣ" w:date="2026-01-07T16:05:00Z" w16du:dateUtc="2026-01-07T14:05:00Z">
          <w:pPr>
            <w:pStyle w:val="ae"/>
          </w:pPr>
        </w:pPrChange>
      </w:pPr>
      <w:ins w:id="3147" w:author="ΜΗΤΣΕΑΣ ΗΛΙΑΣ" w:date="2026-01-07T16:01:00Z">
        <w:r w:rsidRPr="00F314EB">
          <w:rPr>
            <w:sz w:val="24"/>
            <w:szCs w:val="24"/>
            <w:rPrChange w:id="3148" w:author="ΜΗΤΣΕΑΣ ΗΛΙΑΣ" w:date="2026-01-08T10:45:00Z" w16du:dateUtc="2026-01-08T08:45:00Z">
              <w:rPr>
                <w:lang w:val="en-US"/>
              </w:rPr>
            </w:rPrChange>
          </w:rPr>
          <w:t xml:space="preserve">Η οντότητα </w:t>
        </w:r>
      </w:ins>
      <w:ins w:id="3149" w:author="ΜΗΤΣΕΑΣ ΗΛΙΑΣ" w:date="2026-01-07T16:23:00Z" w16du:dateUtc="2026-01-07T14:23:00Z">
        <w:r w:rsidR="00AF2B84" w:rsidRPr="00F314EB">
          <w:rPr>
            <w:sz w:val="24"/>
            <w:szCs w:val="24"/>
            <w:rPrChange w:id="3150" w:author="ΜΗΤΣΕΑΣ ΗΛΙΑΣ" w:date="2026-01-08T10:45:00Z" w16du:dateUtc="2026-01-08T08:45:00Z">
              <w:rPr/>
            </w:rPrChange>
          </w:rPr>
          <w:t>επιχείρηση</w:t>
        </w:r>
      </w:ins>
      <w:ins w:id="3151" w:author="ΜΗΤΣΕΑΣ ΗΛΙΑΣ" w:date="2026-01-07T16:01:00Z">
        <w:r w:rsidRPr="00F314EB">
          <w:rPr>
            <w:sz w:val="24"/>
            <w:szCs w:val="24"/>
            <w:rPrChange w:id="3152" w:author="ΜΗΤΣΕΑΣ ΗΛΙΑΣ" w:date="2026-01-08T10:45:00Z" w16du:dateUtc="2026-01-08T08:45:00Z">
              <w:rPr>
                <w:lang w:val="en-US"/>
              </w:rPr>
            </w:rPrChange>
          </w:rPr>
          <w:t xml:space="preserve"> αντιπροσωπεύει τις επιχειρήσεις που χρησιμοποιούν την πλατφόρμα με σκοπό την προώθηση προϊόντων ή υπηρεσιών μέσω συνεργασιών με </w:t>
        </w:r>
        <w:r w:rsidRPr="00F314EB">
          <w:rPr>
            <w:sz w:val="24"/>
            <w:szCs w:val="24"/>
            <w:lang w:val="en-US"/>
            <w:rPrChange w:id="3153" w:author="ΜΗΤΣΕΑΣ ΗΛΙΑΣ" w:date="2026-01-08T10:45:00Z" w16du:dateUtc="2026-01-08T08:45:00Z">
              <w:rPr>
                <w:lang w:val="en-US"/>
              </w:rPr>
            </w:rPrChange>
          </w:rPr>
          <w:t>influencers</w:t>
        </w:r>
        <w:r w:rsidRPr="00F314EB">
          <w:rPr>
            <w:sz w:val="24"/>
            <w:szCs w:val="24"/>
            <w:rPrChange w:id="3154" w:author="ΜΗΤΣΕΑΣ ΗΛΙΑΣ" w:date="2026-01-08T10:45:00Z" w16du:dateUtc="2026-01-08T08:45:00Z">
              <w:rPr>
                <w:lang w:val="en-US"/>
              </w:rPr>
            </w:rPrChange>
          </w:rPr>
          <w:t>. Κάθε επιχείρηση διαθέτει προφίλ με πληροφορίες όπως ο κλάδος δραστηριότητας, οι αξίες της, το κοινό-στόχος και οι στόχοι μάρκετινγκ.</w:t>
        </w:r>
      </w:ins>
    </w:p>
    <w:p w14:paraId="27943EDD" w14:textId="698D67B9" w:rsidR="008064D8" w:rsidRPr="00F314EB" w:rsidRDefault="008064D8">
      <w:pPr>
        <w:pStyle w:val="ae"/>
        <w:ind w:left="0"/>
        <w:jc w:val="both"/>
        <w:rPr>
          <w:ins w:id="3155" w:author="ΜΗΤΣΕΑΣ ΗΛΙΑΣ" w:date="2026-01-07T16:01:00Z"/>
          <w:sz w:val="24"/>
          <w:szCs w:val="24"/>
          <w:rPrChange w:id="3156" w:author="ΜΗΤΣΕΑΣ ΗΛΙΑΣ" w:date="2026-01-08T10:45:00Z" w16du:dateUtc="2026-01-08T08:45:00Z">
            <w:rPr>
              <w:ins w:id="3157" w:author="ΜΗΤΣΕΑΣ ΗΛΙΑΣ" w:date="2026-01-07T16:01:00Z"/>
              <w:lang w:val="en-US"/>
            </w:rPr>
          </w:rPrChange>
        </w:rPr>
        <w:pPrChange w:id="3158" w:author="ΜΗΤΣΕΑΣ ΗΛΙΑΣ" w:date="2026-01-07T16:05:00Z" w16du:dateUtc="2026-01-07T14:05:00Z">
          <w:pPr>
            <w:pStyle w:val="ae"/>
          </w:pPr>
        </w:pPrChange>
      </w:pPr>
      <w:ins w:id="3159" w:author="ΜΗΤΣΕΑΣ ΗΛΙΑΣ" w:date="2026-01-07T16:01:00Z">
        <w:r w:rsidRPr="00F314EB">
          <w:rPr>
            <w:sz w:val="24"/>
            <w:szCs w:val="24"/>
            <w:rPrChange w:id="3160" w:author="ΜΗΤΣΕΑΣ ΗΛΙΑΣ" w:date="2026-01-08T10:45:00Z" w16du:dateUtc="2026-01-08T08:45:00Z">
              <w:rPr>
                <w:lang w:val="en-US"/>
              </w:rPr>
            </w:rPrChange>
          </w:rPr>
          <w:t>Η οντότητα</w:t>
        </w:r>
      </w:ins>
      <w:ins w:id="3161" w:author="ΜΗΤΣΕΑΣ ΗΛΙΑΣ" w:date="2026-01-07T16:24:00Z" w16du:dateUtc="2026-01-07T14:24:00Z">
        <w:r w:rsidR="00AF2B84" w:rsidRPr="00F314EB">
          <w:rPr>
            <w:sz w:val="24"/>
            <w:szCs w:val="24"/>
            <w:rPrChange w:id="3162" w:author="ΜΗΤΣΕΑΣ ΗΛΙΑΣ" w:date="2026-01-08T10:45:00Z" w16du:dateUtc="2026-01-08T08:45:00Z">
              <w:rPr/>
            </w:rPrChange>
          </w:rPr>
          <w:t xml:space="preserve"> αυτή</w:t>
        </w:r>
      </w:ins>
      <w:ins w:id="3163" w:author="ΜΗΤΣΕΑΣ ΗΛΙΑΣ" w:date="2026-01-07T16:01:00Z">
        <w:r w:rsidRPr="00F314EB">
          <w:rPr>
            <w:sz w:val="24"/>
            <w:szCs w:val="24"/>
            <w:rPrChange w:id="3164" w:author="ΜΗΤΣΕΑΣ ΗΛΙΑΣ" w:date="2026-01-08T10:45:00Z" w16du:dateUtc="2026-01-08T08:45:00Z">
              <w:rPr>
                <w:lang w:val="en-US"/>
              </w:rPr>
            </w:rPrChange>
          </w:rPr>
          <w:t xml:space="preserve"> συνδέεται άμεσα με:</w:t>
        </w:r>
      </w:ins>
    </w:p>
    <w:p w14:paraId="7D3C6E50" w14:textId="77777777" w:rsidR="008064D8" w:rsidRPr="00F314EB" w:rsidRDefault="008064D8">
      <w:pPr>
        <w:pStyle w:val="ae"/>
        <w:numPr>
          <w:ilvl w:val="0"/>
          <w:numId w:val="50"/>
        </w:numPr>
        <w:tabs>
          <w:tab w:val="clear" w:pos="720"/>
          <w:tab w:val="num" w:pos="360"/>
        </w:tabs>
        <w:ind w:left="0" w:firstLine="0"/>
        <w:jc w:val="both"/>
        <w:rPr>
          <w:ins w:id="3165" w:author="ΜΗΤΣΕΑΣ ΗΛΙΑΣ" w:date="2026-01-07T16:01:00Z"/>
          <w:sz w:val="24"/>
          <w:szCs w:val="24"/>
          <w:rPrChange w:id="3166" w:author="ΜΗΤΣΕΑΣ ΗΛΙΑΣ" w:date="2026-01-08T10:45:00Z" w16du:dateUtc="2026-01-08T08:45:00Z">
            <w:rPr>
              <w:ins w:id="3167" w:author="ΜΗΤΣΕΑΣ ΗΛΙΑΣ" w:date="2026-01-07T16:01:00Z"/>
              <w:lang w:val="en-US"/>
            </w:rPr>
          </w:rPrChange>
        </w:rPr>
        <w:pPrChange w:id="3168" w:author="ΜΗΤΣΕΑΣ ΗΛΙΑΣ" w:date="2026-01-07T16:05:00Z" w16du:dateUtc="2026-01-07T14:05:00Z">
          <w:pPr>
            <w:pStyle w:val="ae"/>
            <w:numPr>
              <w:numId w:val="50"/>
            </w:numPr>
            <w:tabs>
              <w:tab w:val="num" w:pos="720"/>
            </w:tabs>
            <w:ind w:hanging="360"/>
          </w:pPr>
        </w:pPrChange>
      </w:pPr>
      <w:ins w:id="3169" w:author="ΜΗΤΣΕΑΣ ΗΛΙΑΣ" w:date="2026-01-07T16:01:00Z">
        <w:r w:rsidRPr="00F314EB">
          <w:rPr>
            <w:sz w:val="24"/>
            <w:szCs w:val="24"/>
            <w:rPrChange w:id="3170" w:author="ΜΗΤΣΕΑΣ ΗΛΙΑΣ" w:date="2026-01-08T10:45:00Z" w16du:dateUtc="2026-01-08T08:45:00Z">
              <w:rPr>
                <w:lang w:val="en-US"/>
              </w:rPr>
            </w:rPrChange>
          </w:rPr>
          <w:t>τη δημιουργία και διαχείριση καμπανιών,</w:t>
        </w:r>
      </w:ins>
    </w:p>
    <w:p w14:paraId="1260DE96" w14:textId="77777777" w:rsidR="008064D8" w:rsidRPr="00F314EB" w:rsidRDefault="008064D8">
      <w:pPr>
        <w:pStyle w:val="ae"/>
        <w:numPr>
          <w:ilvl w:val="0"/>
          <w:numId w:val="50"/>
        </w:numPr>
        <w:tabs>
          <w:tab w:val="clear" w:pos="720"/>
          <w:tab w:val="num" w:pos="360"/>
        </w:tabs>
        <w:ind w:left="0" w:firstLine="0"/>
        <w:jc w:val="both"/>
        <w:rPr>
          <w:ins w:id="3171" w:author="ΜΗΤΣΕΑΣ ΗΛΙΑΣ" w:date="2026-01-07T16:01:00Z"/>
          <w:sz w:val="24"/>
          <w:szCs w:val="24"/>
          <w:rPrChange w:id="3172" w:author="ΜΗΤΣΕΑΣ ΗΛΙΑΣ" w:date="2026-01-08T10:45:00Z" w16du:dateUtc="2026-01-08T08:45:00Z">
            <w:rPr>
              <w:ins w:id="3173" w:author="ΜΗΤΣΕΑΣ ΗΛΙΑΣ" w:date="2026-01-07T16:01:00Z"/>
              <w:lang w:val="en-US"/>
            </w:rPr>
          </w:rPrChange>
        </w:rPr>
        <w:pPrChange w:id="3174" w:author="ΜΗΤΣΕΑΣ ΗΛΙΑΣ" w:date="2026-01-07T16:05:00Z" w16du:dateUtc="2026-01-07T14:05:00Z">
          <w:pPr>
            <w:pStyle w:val="ae"/>
            <w:numPr>
              <w:numId w:val="50"/>
            </w:numPr>
            <w:tabs>
              <w:tab w:val="num" w:pos="720"/>
            </w:tabs>
            <w:ind w:hanging="360"/>
          </w:pPr>
        </w:pPrChange>
      </w:pPr>
      <w:ins w:id="3175" w:author="ΜΗΤΣΕΑΣ ΗΛΙΑΣ" w:date="2026-01-07T16:01:00Z">
        <w:r w:rsidRPr="00F314EB">
          <w:rPr>
            <w:sz w:val="24"/>
            <w:szCs w:val="24"/>
            <w:rPrChange w:id="3176" w:author="ΜΗΤΣΕΑΣ ΗΛΙΑΣ" w:date="2026-01-08T10:45:00Z" w16du:dateUtc="2026-01-08T08:45:00Z">
              <w:rPr>
                <w:lang w:val="en-US"/>
              </w:rPr>
            </w:rPrChange>
          </w:rPr>
          <w:t xml:space="preserve">την αναζήτηση και αξιολόγηση </w:t>
        </w:r>
        <w:r w:rsidRPr="00F314EB">
          <w:rPr>
            <w:sz w:val="24"/>
            <w:szCs w:val="24"/>
            <w:lang w:val="en-US"/>
            <w:rPrChange w:id="3177" w:author="ΜΗΤΣΕΑΣ ΗΛΙΑΣ" w:date="2026-01-08T10:45:00Z" w16du:dateUtc="2026-01-08T08:45:00Z">
              <w:rPr>
                <w:lang w:val="en-US"/>
              </w:rPr>
            </w:rPrChange>
          </w:rPr>
          <w:t>influencers</w:t>
        </w:r>
        <w:r w:rsidRPr="00F314EB">
          <w:rPr>
            <w:sz w:val="24"/>
            <w:szCs w:val="24"/>
            <w:rPrChange w:id="3178" w:author="ΜΗΤΣΕΑΣ ΗΛΙΑΣ" w:date="2026-01-08T10:45:00Z" w16du:dateUtc="2026-01-08T08:45:00Z">
              <w:rPr>
                <w:lang w:val="en-US"/>
              </w:rPr>
            </w:rPrChange>
          </w:rPr>
          <w:t>,</w:t>
        </w:r>
      </w:ins>
    </w:p>
    <w:p w14:paraId="2947ED25" w14:textId="77777777" w:rsidR="008064D8" w:rsidRPr="00F314EB" w:rsidRDefault="008064D8">
      <w:pPr>
        <w:pStyle w:val="ae"/>
        <w:numPr>
          <w:ilvl w:val="0"/>
          <w:numId w:val="50"/>
        </w:numPr>
        <w:tabs>
          <w:tab w:val="clear" w:pos="720"/>
          <w:tab w:val="num" w:pos="360"/>
        </w:tabs>
        <w:ind w:left="0" w:firstLine="0"/>
        <w:jc w:val="both"/>
        <w:rPr>
          <w:ins w:id="3179" w:author="ΜΗΤΣΕΑΣ ΗΛΙΑΣ" w:date="2026-01-07T16:01:00Z"/>
          <w:sz w:val="24"/>
          <w:szCs w:val="24"/>
          <w:lang w:val="en-US"/>
          <w:rPrChange w:id="3180" w:author="ΜΗΤΣΕΑΣ ΗΛΙΑΣ" w:date="2026-01-08T10:45:00Z" w16du:dateUtc="2026-01-08T08:45:00Z">
            <w:rPr>
              <w:ins w:id="3181" w:author="ΜΗΤΣΕΑΣ ΗΛΙΑΣ" w:date="2026-01-07T16:01:00Z"/>
              <w:lang w:val="en-US"/>
            </w:rPr>
          </w:rPrChange>
        </w:rPr>
        <w:pPrChange w:id="3182" w:author="ΜΗΤΣΕΑΣ ΗΛΙΑΣ" w:date="2026-01-07T16:05:00Z" w16du:dateUtc="2026-01-07T14:05:00Z">
          <w:pPr>
            <w:pStyle w:val="ae"/>
            <w:numPr>
              <w:numId w:val="50"/>
            </w:numPr>
            <w:tabs>
              <w:tab w:val="num" w:pos="720"/>
            </w:tabs>
            <w:ind w:hanging="360"/>
          </w:pPr>
        </w:pPrChange>
      </w:pPr>
      <w:ins w:id="3183" w:author="ΜΗΤΣΕΑΣ ΗΛΙΑΣ" w:date="2026-01-07T16:01:00Z">
        <w:r w:rsidRPr="00F314EB">
          <w:rPr>
            <w:sz w:val="24"/>
            <w:szCs w:val="24"/>
            <w:lang w:val="en-US"/>
            <w:rPrChange w:id="3184" w:author="ΜΗΤΣΕΑΣ ΗΛΙΑΣ" w:date="2026-01-08T10:45:00Z" w16du:dateUtc="2026-01-08T08:45:00Z">
              <w:rPr>
                <w:lang w:val="en-US"/>
              </w:rPr>
            </w:rPrChange>
          </w:rPr>
          <w:t>την αποστολή προτάσεων συνεργασίας,</w:t>
        </w:r>
      </w:ins>
    </w:p>
    <w:p w14:paraId="1392FF01" w14:textId="5253490F" w:rsidR="00450A4F" w:rsidRDefault="008064D8" w:rsidP="00450A4F">
      <w:pPr>
        <w:pStyle w:val="ae"/>
        <w:numPr>
          <w:ilvl w:val="0"/>
          <w:numId w:val="50"/>
        </w:numPr>
        <w:tabs>
          <w:tab w:val="clear" w:pos="720"/>
          <w:tab w:val="num" w:pos="360"/>
        </w:tabs>
        <w:ind w:left="0" w:firstLine="0"/>
        <w:jc w:val="both"/>
        <w:rPr>
          <w:sz w:val="24"/>
          <w:szCs w:val="24"/>
        </w:rPr>
      </w:pPr>
      <w:ins w:id="3185" w:author="ΜΗΤΣΕΑΣ ΗΛΙΑΣ" w:date="2026-01-07T16:01:00Z">
        <w:r w:rsidRPr="00F314EB">
          <w:rPr>
            <w:sz w:val="24"/>
            <w:szCs w:val="24"/>
            <w:rPrChange w:id="3186" w:author="ΜΗΤΣΕΑΣ ΗΛΙΑΣ" w:date="2026-01-08T10:45:00Z" w16du:dateUtc="2026-01-08T08:45:00Z">
              <w:rPr>
                <w:lang w:val="en-US"/>
              </w:rPr>
            </w:rPrChange>
          </w:rPr>
          <w:t>την ανάλυση απόδοσης και αναφορών (</w:t>
        </w:r>
        <w:r w:rsidRPr="00F314EB">
          <w:rPr>
            <w:sz w:val="24"/>
            <w:szCs w:val="24"/>
            <w:lang w:val="en-US"/>
            <w:rPrChange w:id="3187" w:author="ΜΗΤΣΕΑΣ ΗΛΙΑΣ" w:date="2026-01-08T10:45:00Z" w16du:dateUtc="2026-01-08T08:45:00Z">
              <w:rPr>
                <w:lang w:val="en-US"/>
              </w:rPr>
            </w:rPrChange>
          </w:rPr>
          <w:t>ROI</w:t>
        </w:r>
        <w:r w:rsidRPr="00F314EB">
          <w:rPr>
            <w:sz w:val="24"/>
            <w:szCs w:val="24"/>
            <w:rPrChange w:id="3188" w:author="ΜΗΤΣΕΑΣ ΗΛΙΑΣ" w:date="2026-01-08T10:45:00Z" w16du:dateUtc="2026-01-08T08:45:00Z">
              <w:rPr>
                <w:lang w:val="en-US"/>
              </w:rPr>
            </w:rPrChange>
          </w:rPr>
          <w:t>).</w:t>
        </w:r>
      </w:ins>
    </w:p>
    <w:p w14:paraId="446B105E" w14:textId="77777777" w:rsidR="00450A4F" w:rsidRPr="00450A4F" w:rsidRDefault="00450A4F" w:rsidP="00450A4F">
      <w:pPr>
        <w:pStyle w:val="ae"/>
        <w:ind w:left="0"/>
        <w:jc w:val="both"/>
        <w:rPr>
          <w:ins w:id="3189" w:author="ΜΗΤΣΕΑΣ ΗΛΙΑΣ" w:date="2026-01-07T16:01:00Z"/>
          <w:sz w:val="12"/>
          <w:szCs w:val="12"/>
          <w:rPrChange w:id="3190" w:author="ΜΗΤΣΕΑΣ ΗΛΙΑΣ" w:date="2026-01-08T10:37:00Z" w16du:dateUtc="2026-01-08T08:37:00Z">
            <w:rPr>
              <w:ins w:id="3191" w:author="ΜΗΤΣΕΑΣ ΗΛΙΑΣ" w:date="2026-01-07T16:01:00Z"/>
              <w:sz w:val="24"/>
              <w:szCs w:val="24"/>
              <w:lang w:val="en-US" w:eastAsia="el-GR"/>
            </w:rPr>
          </w:rPrChange>
        </w:rPr>
      </w:pPr>
    </w:p>
    <w:p w14:paraId="285BD027" w14:textId="2AE63D14" w:rsidR="008064D8" w:rsidRPr="00F314EB" w:rsidRDefault="008064D8">
      <w:pPr>
        <w:pStyle w:val="ae"/>
        <w:spacing w:before="120"/>
        <w:ind w:left="0"/>
        <w:jc w:val="both"/>
        <w:rPr>
          <w:ins w:id="3192" w:author="ΜΗΤΣΕΑΣ ΗΛΙΑΣ" w:date="2026-01-07T16:01:00Z"/>
          <w:sz w:val="24"/>
          <w:szCs w:val="24"/>
          <w:rPrChange w:id="3193" w:author="ΜΗΤΣΕΑΣ ΗΛΙΑΣ" w:date="2026-01-08T10:45:00Z" w16du:dateUtc="2026-01-08T08:45:00Z">
            <w:rPr>
              <w:ins w:id="3194" w:author="ΜΗΤΣΕΑΣ ΗΛΙΑΣ" w:date="2026-01-07T16:01:00Z"/>
              <w:lang w:val="en-US"/>
            </w:rPr>
          </w:rPrChange>
        </w:rPr>
        <w:pPrChange w:id="3195" w:author="ΜΗΤΣΕΑΣ ΗΛΙΑΣ" w:date="2026-01-07T16:05:00Z" w16du:dateUtc="2026-01-07T14:05:00Z">
          <w:pPr>
            <w:pStyle w:val="ae"/>
          </w:pPr>
        </w:pPrChange>
      </w:pPr>
      <w:ins w:id="3196" w:author="ΜΗΤΣΕΑΣ ΗΛΙΑΣ" w:date="2026-01-07T16:01:00Z">
        <w:r w:rsidRPr="00F314EB">
          <w:rPr>
            <w:sz w:val="24"/>
            <w:szCs w:val="24"/>
            <w:rPrChange w:id="3197" w:author="ΜΗΤΣΕΑΣ ΗΛΙΑΣ" w:date="2026-01-08T10:45:00Z" w16du:dateUtc="2026-01-08T08:45:00Z">
              <w:rPr>
                <w:lang w:val="en-US"/>
              </w:rPr>
            </w:rPrChange>
          </w:rPr>
          <w:t xml:space="preserve">Η οντότητα </w:t>
        </w:r>
      </w:ins>
      <w:ins w:id="3198" w:author="ΜΗΤΣΕΑΣ ΗΛΙΑΣ" w:date="2026-01-07T16:26:00Z" w16du:dateUtc="2026-01-07T14:26:00Z">
        <w:r w:rsidR="00AF2B84" w:rsidRPr="00F314EB">
          <w:rPr>
            <w:sz w:val="24"/>
            <w:szCs w:val="24"/>
            <w:lang w:val="en-US"/>
            <w:rPrChange w:id="3199" w:author="ΜΗΤΣΕΑΣ ΗΛΙΑΣ" w:date="2026-01-08T10:45:00Z" w16du:dateUtc="2026-01-08T08:45:00Z">
              <w:rPr>
                <w:lang w:val="en-US"/>
              </w:rPr>
            </w:rPrChange>
          </w:rPr>
          <w:t>i</w:t>
        </w:r>
      </w:ins>
      <w:ins w:id="3200" w:author="ΜΗΤΣΕΑΣ ΗΛΙΑΣ" w:date="2026-01-07T16:01:00Z">
        <w:r w:rsidRPr="00F314EB">
          <w:rPr>
            <w:sz w:val="24"/>
            <w:szCs w:val="24"/>
            <w:lang w:val="en-US"/>
            <w:rPrChange w:id="3201" w:author="ΜΗΤΣΕΑΣ ΗΛΙΑΣ" w:date="2026-01-08T10:45:00Z" w16du:dateUtc="2026-01-08T08:45:00Z">
              <w:rPr>
                <w:b/>
                <w:bCs/>
                <w:lang w:val="en-US"/>
              </w:rPr>
            </w:rPrChange>
          </w:rPr>
          <w:t>nfluencer</w:t>
        </w:r>
        <w:r w:rsidRPr="00F314EB">
          <w:rPr>
            <w:sz w:val="24"/>
            <w:szCs w:val="24"/>
            <w:rPrChange w:id="3202" w:author="ΜΗΤΣΕΑΣ ΗΛΙΑΣ" w:date="2026-01-08T10:45:00Z" w16du:dateUtc="2026-01-08T08:45:00Z">
              <w:rPr>
                <w:lang w:val="en-US"/>
              </w:rPr>
            </w:rPrChange>
          </w:rPr>
          <w:t xml:space="preserve"> αναφέρεται στους χρήστες που παράγουν ψηφιακό περιεχόμενο και συμμετέχουν σε καμπάνιες προώθησης. Το προφίλ ενός </w:t>
        </w:r>
        <w:r w:rsidRPr="00F314EB">
          <w:rPr>
            <w:sz w:val="24"/>
            <w:szCs w:val="24"/>
            <w:lang w:val="en-US"/>
            <w:rPrChange w:id="3203" w:author="ΜΗΤΣΕΑΣ ΗΛΙΑΣ" w:date="2026-01-08T10:45:00Z" w16du:dateUtc="2026-01-08T08:45:00Z">
              <w:rPr>
                <w:lang w:val="en-US"/>
              </w:rPr>
            </w:rPrChange>
          </w:rPr>
          <w:t>influencer</w:t>
        </w:r>
        <w:r w:rsidRPr="00F314EB">
          <w:rPr>
            <w:sz w:val="24"/>
            <w:szCs w:val="24"/>
            <w:rPrChange w:id="3204" w:author="ΜΗΤΣΕΑΣ ΗΛΙΑΣ" w:date="2026-01-08T10:45:00Z" w16du:dateUtc="2026-01-08T08:45:00Z">
              <w:rPr>
                <w:lang w:val="en-US"/>
              </w:rPr>
            </w:rPrChange>
          </w:rPr>
          <w:t xml:space="preserve"> περιλαμβάνει στοιχεία όπως η θεματολογία, το κοινό, οι πλατφόρμες κοινωνικής δικτύωσης, καθώς και δείκτες απόδοσης.</w:t>
        </w:r>
      </w:ins>
    </w:p>
    <w:p w14:paraId="654D2DC6" w14:textId="77777777" w:rsidR="008064D8" w:rsidRPr="00F314EB" w:rsidRDefault="008064D8">
      <w:pPr>
        <w:pStyle w:val="ae"/>
        <w:ind w:left="0"/>
        <w:jc w:val="both"/>
        <w:rPr>
          <w:ins w:id="3205" w:author="ΜΗΤΣΕΑΣ ΗΛΙΑΣ" w:date="2026-01-07T16:01:00Z"/>
          <w:sz w:val="24"/>
          <w:szCs w:val="24"/>
          <w:lang w:val="en-US"/>
          <w:rPrChange w:id="3206" w:author="ΜΗΤΣΕΑΣ ΗΛΙΑΣ" w:date="2026-01-08T10:45:00Z" w16du:dateUtc="2026-01-08T08:45:00Z">
            <w:rPr>
              <w:ins w:id="3207" w:author="ΜΗΤΣΕΑΣ ΗΛΙΑΣ" w:date="2026-01-07T16:01:00Z"/>
              <w:lang w:val="en-US"/>
            </w:rPr>
          </w:rPrChange>
        </w:rPr>
        <w:pPrChange w:id="3208" w:author="ΜΗΤΣΕΑΣ ΗΛΙΑΣ" w:date="2026-01-07T16:05:00Z" w16du:dateUtc="2026-01-07T14:05:00Z">
          <w:pPr>
            <w:pStyle w:val="ae"/>
          </w:pPr>
        </w:pPrChange>
      </w:pPr>
      <w:ins w:id="3209" w:author="ΜΗΤΣΕΑΣ ΗΛΙΑΣ" w:date="2026-01-07T16:01:00Z">
        <w:r w:rsidRPr="00F314EB">
          <w:rPr>
            <w:sz w:val="24"/>
            <w:szCs w:val="24"/>
            <w:lang w:val="en-US"/>
            <w:rPrChange w:id="3210" w:author="ΜΗΤΣΕΑΣ ΗΛΙΑΣ" w:date="2026-01-08T10:45:00Z" w16du:dateUtc="2026-01-08T08:45:00Z">
              <w:rPr>
                <w:lang w:val="en-US"/>
              </w:rPr>
            </w:rPrChange>
          </w:rPr>
          <w:t>Οι influencers:</w:t>
        </w:r>
      </w:ins>
    </w:p>
    <w:p w14:paraId="5CE1FB51" w14:textId="77777777" w:rsidR="008064D8" w:rsidRPr="00F314EB" w:rsidRDefault="008064D8">
      <w:pPr>
        <w:pStyle w:val="ae"/>
        <w:numPr>
          <w:ilvl w:val="0"/>
          <w:numId w:val="51"/>
        </w:numPr>
        <w:tabs>
          <w:tab w:val="clear" w:pos="720"/>
          <w:tab w:val="num" w:pos="360"/>
        </w:tabs>
        <w:ind w:left="0" w:firstLine="0"/>
        <w:jc w:val="both"/>
        <w:rPr>
          <w:ins w:id="3211" w:author="ΜΗΤΣΕΑΣ ΗΛΙΑΣ" w:date="2026-01-07T16:01:00Z"/>
          <w:sz w:val="24"/>
          <w:szCs w:val="24"/>
          <w:rPrChange w:id="3212" w:author="ΜΗΤΣΕΑΣ ΗΛΙΑΣ" w:date="2026-01-08T10:45:00Z" w16du:dateUtc="2026-01-08T08:45:00Z">
            <w:rPr>
              <w:ins w:id="3213" w:author="ΜΗΤΣΕΑΣ ΗΛΙΑΣ" w:date="2026-01-07T16:01:00Z"/>
              <w:lang w:val="en-US"/>
            </w:rPr>
          </w:rPrChange>
        </w:rPr>
        <w:pPrChange w:id="3214" w:author="ΜΗΤΣΕΑΣ ΗΛΙΑΣ" w:date="2026-01-07T16:06:00Z" w16du:dateUtc="2026-01-07T14:06:00Z">
          <w:pPr>
            <w:pStyle w:val="ae"/>
            <w:numPr>
              <w:numId w:val="51"/>
            </w:numPr>
            <w:tabs>
              <w:tab w:val="num" w:pos="720"/>
            </w:tabs>
            <w:ind w:hanging="360"/>
          </w:pPr>
        </w:pPrChange>
      </w:pPr>
      <w:ins w:id="3215" w:author="ΜΗΤΣΕΑΣ ΗΛΙΑΣ" w:date="2026-01-07T16:01:00Z">
        <w:r w:rsidRPr="00F314EB">
          <w:rPr>
            <w:sz w:val="24"/>
            <w:szCs w:val="24"/>
            <w:rPrChange w:id="3216" w:author="ΜΗΤΣΕΑΣ ΗΛΙΑΣ" w:date="2026-01-08T10:45:00Z" w16du:dateUtc="2026-01-08T08:45:00Z">
              <w:rPr>
                <w:lang w:val="en-US"/>
              </w:rPr>
            </w:rPrChange>
          </w:rPr>
          <w:t>λαμβάνουν και διαχειρίζονται προτάσεις συνεργασίας,</w:t>
        </w:r>
      </w:ins>
    </w:p>
    <w:p w14:paraId="64732BF7" w14:textId="06494B88" w:rsidR="008064D8" w:rsidRPr="00F314EB" w:rsidRDefault="008064D8">
      <w:pPr>
        <w:pStyle w:val="ae"/>
        <w:numPr>
          <w:ilvl w:val="0"/>
          <w:numId w:val="51"/>
        </w:numPr>
        <w:tabs>
          <w:tab w:val="clear" w:pos="720"/>
          <w:tab w:val="num" w:pos="360"/>
        </w:tabs>
        <w:ind w:left="0" w:firstLine="0"/>
        <w:jc w:val="both"/>
        <w:rPr>
          <w:ins w:id="3217" w:author="ΜΗΤΣΕΑΣ ΗΛΙΑΣ" w:date="2026-01-07T16:01:00Z"/>
          <w:sz w:val="24"/>
          <w:szCs w:val="24"/>
          <w:lang w:val="en-US"/>
          <w:rPrChange w:id="3218" w:author="ΜΗΤΣΕΑΣ ΗΛΙΑΣ" w:date="2026-01-08T10:45:00Z" w16du:dateUtc="2026-01-08T08:45:00Z">
            <w:rPr>
              <w:ins w:id="3219" w:author="ΜΗΤΣΕΑΣ ΗΛΙΑΣ" w:date="2026-01-07T16:01:00Z"/>
              <w:lang w:val="en-US"/>
            </w:rPr>
          </w:rPrChange>
        </w:rPr>
        <w:pPrChange w:id="3220" w:author="ΜΗΤΣΕΑΣ ΗΛΙΑΣ" w:date="2026-01-07T16:06:00Z" w16du:dateUtc="2026-01-07T14:06:00Z">
          <w:pPr>
            <w:pStyle w:val="ae"/>
            <w:numPr>
              <w:numId w:val="51"/>
            </w:numPr>
            <w:tabs>
              <w:tab w:val="num" w:pos="720"/>
            </w:tabs>
            <w:ind w:hanging="360"/>
          </w:pPr>
        </w:pPrChange>
      </w:pPr>
      <w:ins w:id="3221" w:author="ΜΗΤΣΕΑΣ ΗΛΙΑΣ" w:date="2026-01-07T16:01:00Z">
        <w:r w:rsidRPr="00F314EB">
          <w:rPr>
            <w:sz w:val="24"/>
            <w:szCs w:val="24"/>
            <w:lang w:val="en-US"/>
            <w:rPrChange w:id="3222" w:author="ΜΗΤΣΕΑΣ ΗΛΙΑΣ" w:date="2026-01-08T10:45:00Z" w16du:dateUtc="2026-01-08T08:45:00Z">
              <w:rPr>
                <w:lang w:val="en-US"/>
              </w:rPr>
            </w:rPrChange>
          </w:rPr>
          <w:t>συ</w:t>
        </w:r>
      </w:ins>
      <w:ins w:id="3223" w:author="ΜΗΤΣΕΑΣ ΗΛΙΑΣ" w:date="2026-01-08T11:06:00Z" w16du:dateUtc="2026-01-08T09:06:00Z">
        <w:r w:rsidR="00DD22F4">
          <w:rPr>
            <w:sz w:val="24"/>
            <w:szCs w:val="24"/>
          </w:rPr>
          <w:t>μ</w:t>
        </w:r>
      </w:ins>
      <w:ins w:id="3224" w:author="ΜΗΤΣΕΑΣ ΗΛΙΑΣ" w:date="2026-01-07T16:01:00Z">
        <w:r w:rsidRPr="00F314EB">
          <w:rPr>
            <w:sz w:val="24"/>
            <w:szCs w:val="24"/>
            <w:lang w:val="en-US"/>
            <w:rPrChange w:id="3225" w:author="ΜΗΤΣΕΑΣ ΗΛΙΑΣ" w:date="2026-01-08T10:45:00Z" w16du:dateUtc="2026-01-08T08:45:00Z">
              <w:rPr>
                <w:lang w:val="en-US"/>
              </w:rPr>
            </w:rPrChange>
          </w:rPr>
          <w:t>μετέχουν σε καμπάνιες,</w:t>
        </w:r>
      </w:ins>
    </w:p>
    <w:p w14:paraId="316A7EE5" w14:textId="77777777" w:rsidR="008064D8" w:rsidRPr="00F314EB" w:rsidRDefault="008064D8">
      <w:pPr>
        <w:pStyle w:val="ae"/>
        <w:numPr>
          <w:ilvl w:val="0"/>
          <w:numId w:val="51"/>
        </w:numPr>
        <w:tabs>
          <w:tab w:val="clear" w:pos="720"/>
          <w:tab w:val="num" w:pos="360"/>
        </w:tabs>
        <w:ind w:left="0" w:firstLine="0"/>
        <w:jc w:val="both"/>
        <w:rPr>
          <w:ins w:id="3226" w:author="ΜΗΤΣΕΑΣ ΗΛΙΑΣ" w:date="2026-01-07T16:01:00Z"/>
          <w:sz w:val="24"/>
          <w:szCs w:val="24"/>
          <w:rPrChange w:id="3227" w:author="ΜΗΤΣΕΑΣ ΗΛΙΑΣ" w:date="2026-01-08T10:45:00Z" w16du:dateUtc="2026-01-08T08:45:00Z">
            <w:rPr>
              <w:ins w:id="3228" w:author="ΜΗΤΣΕΑΣ ΗΛΙΑΣ" w:date="2026-01-07T16:01:00Z"/>
              <w:lang w:val="en-US"/>
            </w:rPr>
          </w:rPrChange>
        </w:rPr>
        <w:pPrChange w:id="3229" w:author="ΜΗΤΣΕΑΣ ΗΛΙΑΣ" w:date="2026-01-07T16:06:00Z" w16du:dateUtc="2026-01-07T14:06:00Z">
          <w:pPr>
            <w:pStyle w:val="ae"/>
            <w:numPr>
              <w:numId w:val="51"/>
            </w:numPr>
            <w:tabs>
              <w:tab w:val="num" w:pos="720"/>
            </w:tabs>
            <w:ind w:hanging="360"/>
          </w:pPr>
        </w:pPrChange>
      </w:pPr>
      <w:ins w:id="3230" w:author="ΜΗΤΣΕΑΣ ΗΛΙΑΣ" w:date="2026-01-07T16:01:00Z">
        <w:r w:rsidRPr="00F314EB">
          <w:rPr>
            <w:sz w:val="24"/>
            <w:szCs w:val="24"/>
            <w:rPrChange w:id="3231" w:author="ΜΗΤΣΕΑΣ ΗΛΙΑΣ" w:date="2026-01-08T10:45:00Z" w16du:dateUtc="2026-01-08T08:45:00Z">
              <w:rPr>
                <w:lang w:val="en-US"/>
              </w:rPr>
            </w:rPrChange>
          </w:rPr>
          <w:t>παρακολουθούν την απόδοση του περιεχομένου τους,</w:t>
        </w:r>
      </w:ins>
    </w:p>
    <w:p w14:paraId="14513149" w14:textId="44F551BC" w:rsidR="00450A4F" w:rsidRDefault="008064D8" w:rsidP="00450A4F">
      <w:pPr>
        <w:pStyle w:val="ae"/>
        <w:numPr>
          <w:ilvl w:val="0"/>
          <w:numId w:val="51"/>
        </w:numPr>
        <w:tabs>
          <w:tab w:val="clear" w:pos="720"/>
          <w:tab w:val="num" w:pos="360"/>
        </w:tabs>
        <w:ind w:left="0" w:firstLine="0"/>
        <w:jc w:val="both"/>
        <w:rPr>
          <w:sz w:val="24"/>
          <w:szCs w:val="24"/>
        </w:rPr>
      </w:pPr>
      <w:ins w:id="3232" w:author="ΜΗΤΣΕΑΣ ΗΛΙΑΣ" w:date="2026-01-07T16:01:00Z">
        <w:r w:rsidRPr="00F314EB">
          <w:rPr>
            <w:sz w:val="24"/>
            <w:szCs w:val="24"/>
            <w:rPrChange w:id="3233" w:author="ΜΗΤΣΕΑΣ ΗΛΙΑΣ" w:date="2026-01-08T10:45:00Z" w16du:dateUtc="2026-01-08T08:45:00Z">
              <w:rPr>
                <w:lang w:val="en-US"/>
              </w:rPr>
            </w:rPrChange>
          </w:rPr>
          <w:t>αξιολογούν τη συμβατότητα των καμπανιών με τις προσωπικές τους αξίες.</w:t>
        </w:r>
      </w:ins>
    </w:p>
    <w:p w14:paraId="4074D551" w14:textId="77777777" w:rsidR="00450A4F" w:rsidRPr="00450A4F" w:rsidRDefault="00450A4F" w:rsidP="00450A4F">
      <w:pPr>
        <w:pStyle w:val="ae"/>
        <w:ind w:left="0"/>
        <w:jc w:val="both"/>
        <w:rPr>
          <w:ins w:id="3234" w:author="ΜΗΤΣΕΑΣ ΗΛΙΑΣ" w:date="2026-01-07T16:26:00Z" w16du:dateUtc="2026-01-07T14:26:00Z"/>
          <w:sz w:val="12"/>
          <w:szCs w:val="12"/>
        </w:rPr>
      </w:pPr>
    </w:p>
    <w:p w14:paraId="291CD455" w14:textId="61E3AF2D" w:rsidR="008064D8" w:rsidRPr="00F314EB" w:rsidRDefault="008064D8">
      <w:pPr>
        <w:pStyle w:val="ae"/>
        <w:ind w:left="0"/>
        <w:jc w:val="both"/>
        <w:rPr>
          <w:ins w:id="3235" w:author="ΜΗΤΣΕΑΣ ΗΛΙΑΣ" w:date="2026-01-07T16:01:00Z"/>
          <w:sz w:val="24"/>
          <w:szCs w:val="24"/>
          <w:rPrChange w:id="3236" w:author="ΜΗΤΣΕΑΣ ΗΛΙΑΣ" w:date="2026-01-08T10:45:00Z" w16du:dateUtc="2026-01-08T08:45:00Z">
            <w:rPr>
              <w:ins w:id="3237" w:author="ΜΗΤΣΕΑΣ ΗΛΙΑΣ" w:date="2026-01-07T16:01:00Z"/>
              <w:lang w:val="en-US"/>
            </w:rPr>
          </w:rPrChange>
        </w:rPr>
        <w:pPrChange w:id="3238" w:author="ΜΗΤΣΕΑΣ ΗΛΙΑΣ" w:date="2026-01-07T16:05:00Z" w16du:dateUtc="2026-01-07T14:05:00Z">
          <w:pPr>
            <w:pStyle w:val="ae"/>
          </w:pPr>
        </w:pPrChange>
      </w:pPr>
      <w:ins w:id="3239" w:author="ΜΗΤΣΕΑΣ ΗΛΙΑΣ" w:date="2026-01-07T16:01:00Z">
        <w:r w:rsidRPr="00F314EB">
          <w:rPr>
            <w:sz w:val="24"/>
            <w:szCs w:val="24"/>
            <w:rPrChange w:id="3240" w:author="ΜΗΤΣΕΑΣ ΗΛΙΑΣ" w:date="2026-01-08T10:45:00Z" w16du:dateUtc="2026-01-08T08:45:00Z">
              <w:rPr>
                <w:lang w:val="en-US"/>
              </w:rPr>
            </w:rPrChange>
          </w:rPr>
          <w:t xml:space="preserve">Η </w:t>
        </w:r>
      </w:ins>
      <w:ins w:id="3241" w:author="ΜΗΤΣΕΑΣ ΗΛΙΑΣ" w:date="2026-01-07T16:26:00Z" w16du:dateUtc="2026-01-07T14:26:00Z">
        <w:r w:rsidR="00AF2B84" w:rsidRPr="00F314EB">
          <w:rPr>
            <w:sz w:val="24"/>
            <w:szCs w:val="24"/>
            <w:rPrChange w:id="3242" w:author="ΜΗΤΣΕΑΣ ΗΛΙΑΣ" w:date="2026-01-08T10:45:00Z" w16du:dateUtc="2026-01-08T08:45:00Z">
              <w:rPr/>
            </w:rPrChange>
          </w:rPr>
          <w:t>οντότη</w:t>
        </w:r>
      </w:ins>
      <w:ins w:id="3243" w:author="ΜΗΤΣΕΑΣ ΗΛΙΑΣ" w:date="2026-01-07T16:34:00Z" w16du:dateUtc="2026-01-07T14:34:00Z">
        <w:r w:rsidR="00A002CB" w:rsidRPr="00F314EB">
          <w:rPr>
            <w:sz w:val="24"/>
            <w:szCs w:val="24"/>
            <w:rPrChange w:id="3244" w:author="ΜΗΤΣΕΑΣ ΗΛΙΑΣ" w:date="2026-01-08T10:45:00Z" w16du:dateUtc="2026-01-08T08:45:00Z">
              <w:rPr/>
            </w:rPrChange>
          </w:rPr>
          <w:t>τ</w:t>
        </w:r>
      </w:ins>
      <w:ins w:id="3245" w:author="ΜΗΤΣΕΑΣ ΗΛΙΑΣ" w:date="2026-01-07T16:26:00Z" w16du:dateUtc="2026-01-07T14:26:00Z">
        <w:r w:rsidR="00AF2B84" w:rsidRPr="00F314EB">
          <w:rPr>
            <w:sz w:val="24"/>
            <w:szCs w:val="24"/>
            <w:rPrChange w:id="3246" w:author="ΜΗΤΣΕΑΣ ΗΛΙΑΣ" w:date="2026-01-08T10:45:00Z" w16du:dateUtc="2026-01-08T08:45:00Z">
              <w:rPr/>
            </w:rPrChange>
          </w:rPr>
          <w:t>α κ</w:t>
        </w:r>
      </w:ins>
      <w:ins w:id="3247" w:author="ΜΗΤΣΕΑΣ ΗΛΙΑΣ" w:date="2026-01-07T16:01:00Z">
        <w:r w:rsidRPr="00F314EB">
          <w:rPr>
            <w:sz w:val="24"/>
            <w:szCs w:val="24"/>
            <w:rPrChange w:id="3248" w:author="ΜΗΤΣΕΑΣ ΗΛΙΑΣ" w:date="2026-01-08T10:45:00Z" w16du:dateUtc="2026-01-08T08:45:00Z">
              <w:rPr>
                <w:b/>
                <w:bCs/>
                <w:lang w:val="en-US"/>
              </w:rPr>
            </w:rPrChange>
          </w:rPr>
          <w:t>αμπάνια</w:t>
        </w:r>
        <w:r w:rsidRPr="00F314EB">
          <w:rPr>
            <w:sz w:val="24"/>
            <w:szCs w:val="24"/>
            <w:rPrChange w:id="3249" w:author="ΜΗΤΣΕΑΣ ΗΛΙΑΣ" w:date="2026-01-08T10:45:00Z" w16du:dateUtc="2026-01-08T08:45:00Z">
              <w:rPr>
                <w:lang w:val="en-US"/>
              </w:rPr>
            </w:rPrChange>
          </w:rPr>
          <w:t xml:space="preserve"> αποτελεί μία από τις κεντρικές οντότητες του συστήματος. Δημιουργείται από έναν χρήστη </w:t>
        </w:r>
      </w:ins>
      <w:ins w:id="3250" w:author="ΜΗΤΣΕΑΣ ΗΛΙΑΣ" w:date="2026-01-07T16:35:00Z" w16du:dateUtc="2026-01-07T14:35:00Z">
        <w:r w:rsidR="000A462B" w:rsidRPr="00F314EB">
          <w:rPr>
            <w:sz w:val="24"/>
            <w:szCs w:val="24"/>
            <w:rPrChange w:id="3251" w:author="ΜΗΤΣΕΑΣ ΗΛΙΑΣ" w:date="2026-01-08T10:45:00Z" w16du:dateUtc="2026-01-08T08:45:00Z">
              <w:rPr/>
            </w:rPrChange>
          </w:rPr>
          <w:t>επιχείρηση</w:t>
        </w:r>
      </w:ins>
      <w:ins w:id="3252" w:author="ΜΗΤΣΕΑΣ ΗΛΙΑΣ" w:date="2026-01-07T16:01:00Z">
        <w:r w:rsidRPr="00F314EB">
          <w:rPr>
            <w:sz w:val="24"/>
            <w:szCs w:val="24"/>
            <w:rPrChange w:id="3253" w:author="ΜΗΤΣΕΑΣ ΗΛΙΑΣ" w:date="2026-01-08T10:45:00Z" w16du:dateUtc="2026-01-08T08:45:00Z">
              <w:rPr>
                <w:lang w:val="en-US"/>
              </w:rPr>
            </w:rPrChange>
          </w:rPr>
          <w:t xml:space="preserve"> και περιλαμβάνει στόχους, περιγραφή, χρονική διάρκεια και προϋπολογισμό.</w:t>
        </w:r>
      </w:ins>
    </w:p>
    <w:p w14:paraId="520A9A45" w14:textId="77777777" w:rsidR="008064D8" w:rsidRPr="00F314EB" w:rsidRDefault="008064D8">
      <w:pPr>
        <w:pStyle w:val="ae"/>
        <w:ind w:left="0"/>
        <w:jc w:val="both"/>
        <w:rPr>
          <w:ins w:id="3254" w:author="ΜΗΤΣΕΑΣ ΗΛΙΑΣ" w:date="2026-01-07T16:01:00Z"/>
          <w:sz w:val="24"/>
          <w:szCs w:val="24"/>
          <w:lang w:val="en-US"/>
          <w:rPrChange w:id="3255" w:author="ΜΗΤΣΕΑΣ ΗΛΙΑΣ" w:date="2026-01-08T10:45:00Z" w16du:dateUtc="2026-01-08T08:45:00Z">
            <w:rPr>
              <w:ins w:id="3256" w:author="ΜΗΤΣΕΑΣ ΗΛΙΑΣ" w:date="2026-01-07T16:01:00Z"/>
              <w:lang w:val="en-US"/>
            </w:rPr>
          </w:rPrChange>
        </w:rPr>
        <w:pPrChange w:id="3257" w:author="ΜΗΤΣΕΑΣ ΗΛΙΑΣ" w:date="2026-01-07T16:05:00Z" w16du:dateUtc="2026-01-07T14:05:00Z">
          <w:pPr>
            <w:pStyle w:val="ae"/>
          </w:pPr>
        </w:pPrChange>
      </w:pPr>
      <w:ins w:id="3258" w:author="ΜΗΤΣΕΑΣ ΗΛΙΑΣ" w:date="2026-01-07T16:01:00Z">
        <w:r w:rsidRPr="00F314EB">
          <w:rPr>
            <w:sz w:val="24"/>
            <w:szCs w:val="24"/>
            <w:lang w:val="en-US"/>
            <w:rPrChange w:id="3259" w:author="ΜΗΤΣΕΑΣ ΗΛΙΑΣ" w:date="2026-01-08T10:45:00Z" w16du:dateUtc="2026-01-08T08:45:00Z">
              <w:rPr>
                <w:lang w:val="en-US"/>
              </w:rPr>
            </w:rPrChange>
          </w:rPr>
          <w:t>Κάθε καμπάνια:</w:t>
        </w:r>
      </w:ins>
    </w:p>
    <w:p w14:paraId="7BCD174A" w14:textId="77777777" w:rsidR="008064D8" w:rsidRPr="00F314EB" w:rsidRDefault="008064D8">
      <w:pPr>
        <w:pStyle w:val="ae"/>
        <w:numPr>
          <w:ilvl w:val="0"/>
          <w:numId w:val="52"/>
        </w:numPr>
        <w:tabs>
          <w:tab w:val="clear" w:pos="720"/>
          <w:tab w:val="left" w:pos="360"/>
        </w:tabs>
        <w:ind w:left="0" w:firstLine="0"/>
        <w:jc w:val="both"/>
        <w:rPr>
          <w:ins w:id="3260" w:author="ΜΗΤΣΕΑΣ ΗΛΙΑΣ" w:date="2026-01-07T16:01:00Z"/>
          <w:sz w:val="24"/>
          <w:szCs w:val="24"/>
          <w:lang w:val="en-US"/>
          <w:rPrChange w:id="3261" w:author="ΜΗΤΣΕΑΣ ΗΛΙΑΣ" w:date="2026-01-08T10:45:00Z" w16du:dateUtc="2026-01-08T08:45:00Z">
            <w:rPr>
              <w:ins w:id="3262" w:author="ΜΗΤΣΕΑΣ ΗΛΙΑΣ" w:date="2026-01-07T16:01:00Z"/>
              <w:lang w:val="en-US"/>
            </w:rPr>
          </w:rPrChange>
        </w:rPr>
        <w:pPrChange w:id="3263" w:author="ΜΗΤΣΕΑΣ ΗΛΙΑΣ" w:date="2026-01-07T16:08:00Z" w16du:dateUtc="2026-01-07T14:08:00Z">
          <w:pPr>
            <w:pStyle w:val="ae"/>
            <w:numPr>
              <w:numId w:val="52"/>
            </w:numPr>
            <w:tabs>
              <w:tab w:val="num" w:pos="720"/>
            </w:tabs>
            <w:ind w:hanging="360"/>
          </w:pPr>
        </w:pPrChange>
      </w:pPr>
      <w:ins w:id="3264" w:author="ΜΗΤΣΕΑΣ ΗΛΙΑΣ" w:date="2026-01-07T16:01:00Z">
        <w:r w:rsidRPr="00F314EB">
          <w:rPr>
            <w:sz w:val="24"/>
            <w:szCs w:val="24"/>
            <w:lang w:val="en-US"/>
            <w:rPrChange w:id="3265" w:author="ΜΗΤΣΕΑΣ ΗΛΙΑΣ" w:date="2026-01-08T10:45:00Z" w16du:dateUtc="2026-01-08T08:45:00Z">
              <w:rPr>
                <w:lang w:val="en-US"/>
              </w:rPr>
            </w:rPrChange>
          </w:rPr>
          <w:t>συνδέεται με μία επιχείρηση,</w:t>
        </w:r>
      </w:ins>
    </w:p>
    <w:p w14:paraId="06036401" w14:textId="77777777" w:rsidR="008064D8" w:rsidRPr="00F314EB" w:rsidRDefault="008064D8">
      <w:pPr>
        <w:pStyle w:val="ae"/>
        <w:numPr>
          <w:ilvl w:val="0"/>
          <w:numId w:val="52"/>
        </w:numPr>
        <w:tabs>
          <w:tab w:val="clear" w:pos="720"/>
          <w:tab w:val="left" w:pos="360"/>
        </w:tabs>
        <w:ind w:left="0" w:firstLine="0"/>
        <w:jc w:val="both"/>
        <w:rPr>
          <w:ins w:id="3266" w:author="ΜΗΤΣΕΑΣ ΗΛΙΑΣ" w:date="2026-01-07T16:01:00Z"/>
          <w:sz w:val="24"/>
          <w:szCs w:val="24"/>
          <w:rPrChange w:id="3267" w:author="ΜΗΤΣΕΑΣ ΗΛΙΑΣ" w:date="2026-01-08T10:45:00Z" w16du:dateUtc="2026-01-08T08:45:00Z">
            <w:rPr>
              <w:ins w:id="3268" w:author="ΜΗΤΣΕΑΣ ΗΛΙΑΣ" w:date="2026-01-07T16:01:00Z"/>
              <w:lang w:val="en-US"/>
            </w:rPr>
          </w:rPrChange>
        </w:rPr>
        <w:pPrChange w:id="3269" w:author="ΜΗΤΣΕΑΣ ΗΛΙΑΣ" w:date="2026-01-07T16:08:00Z" w16du:dateUtc="2026-01-07T14:08:00Z">
          <w:pPr>
            <w:pStyle w:val="ae"/>
            <w:numPr>
              <w:numId w:val="52"/>
            </w:numPr>
            <w:tabs>
              <w:tab w:val="num" w:pos="720"/>
            </w:tabs>
            <w:ind w:hanging="360"/>
          </w:pPr>
        </w:pPrChange>
      </w:pPr>
      <w:ins w:id="3270" w:author="ΜΗΤΣΕΑΣ ΗΛΙΑΣ" w:date="2026-01-07T16:01:00Z">
        <w:r w:rsidRPr="00F314EB">
          <w:rPr>
            <w:sz w:val="24"/>
            <w:szCs w:val="24"/>
            <w:rPrChange w:id="3271" w:author="ΜΗΤΣΕΑΣ ΗΛΙΑΣ" w:date="2026-01-08T10:45:00Z" w16du:dateUtc="2026-01-08T08:45:00Z">
              <w:rPr>
                <w:lang w:val="en-US"/>
              </w:rPr>
            </w:rPrChange>
          </w:rPr>
          <w:t xml:space="preserve">μπορεί να περιλαμβάνει έναν ή περισσότερους </w:t>
        </w:r>
        <w:r w:rsidRPr="00F314EB">
          <w:rPr>
            <w:sz w:val="24"/>
            <w:szCs w:val="24"/>
            <w:lang w:val="en-US"/>
            <w:rPrChange w:id="3272" w:author="ΜΗΤΣΕΑΣ ΗΛΙΑΣ" w:date="2026-01-08T10:45:00Z" w16du:dateUtc="2026-01-08T08:45:00Z">
              <w:rPr>
                <w:lang w:val="en-US"/>
              </w:rPr>
            </w:rPrChange>
          </w:rPr>
          <w:t>influencers</w:t>
        </w:r>
        <w:r w:rsidRPr="00F314EB">
          <w:rPr>
            <w:sz w:val="24"/>
            <w:szCs w:val="24"/>
            <w:rPrChange w:id="3273" w:author="ΜΗΤΣΕΑΣ ΗΛΙΑΣ" w:date="2026-01-08T10:45:00Z" w16du:dateUtc="2026-01-08T08:45:00Z">
              <w:rPr>
                <w:lang w:val="en-US"/>
              </w:rPr>
            </w:rPrChange>
          </w:rPr>
          <w:t>,</w:t>
        </w:r>
      </w:ins>
    </w:p>
    <w:p w14:paraId="22E52FA6" w14:textId="5AAF347A" w:rsidR="00AF2B84" w:rsidRDefault="008064D8" w:rsidP="002078F4">
      <w:pPr>
        <w:pStyle w:val="ae"/>
        <w:numPr>
          <w:ilvl w:val="0"/>
          <w:numId w:val="52"/>
        </w:numPr>
        <w:tabs>
          <w:tab w:val="clear" w:pos="720"/>
          <w:tab w:val="left" w:pos="360"/>
        </w:tabs>
        <w:ind w:left="0" w:firstLine="0"/>
        <w:jc w:val="both"/>
        <w:rPr>
          <w:sz w:val="24"/>
          <w:szCs w:val="24"/>
        </w:rPr>
      </w:pPr>
      <w:ins w:id="3274" w:author="ΜΗΤΣΕΑΣ ΗΛΙΑΣ" w:date="2026-01-07T16:01:00Z">
        <w:r w:rsidRPr="00F314EB">
          <w:rPr>
            <w:sz w:val="24"/>
            <w:szCs w:val="24"/>
            <w:rPrChange w:id="3275" w:author="ΜΗΤΣΕΑΣ ΗΛΙΑΣ" w:date="2026-01-08T10:45:00Z" w16du:dateUtc="2026-01-08T08:45:00Z">
              <w:rPr>
                <w:lang w:val="en-US"/>
              </w:rPr>
            </w:rPrChange>
          </w:rPr>
          <w:lastRenderedPageBreak/>
          <w:t>παράγει δεδομένα απόδοσης που χρησιμοποιούνται για την εξαγωγή αναφορών και την αξιολόγηση της αποτελεσματικότητας.</w:t>
        </w:r>
      </w:ins>
    </w:p>
    <w:p w14:paraId="38495922" w14:textId="77777777" w:rsidR="00450A4F" w:rsidRPr="00450A4F" w:rsidRDefault="00450A4F" w:rsidP="00450A4F">
      <w:pPr>
        <w:pStyle w:val="ae"/>
        <w:tabs>
          <w:tab w:val="left" w:pos="360"/>
        </w:tabs>
        <w:ind w:left="0"/>
        <w:jc w:val="both"/>
        <w:rPr>
          <w:ins w:id="3276" w:author="ΜΗΤΣΕΑΣ ΗΛΙΑΣ" w:date="2026-01-07T16:01:00Z"/>
          <w:sz w:val="12"/>
          <w:szCs w:val="12"/>
          <w:rPrChange w:id="3277" w:author="ΜΗΤΣΕΑΣ ΗΛΙΑΣ" w:date="2026-01-07T16:26:00Z" w16du:dateUtc="2026-01-07T14:26:00Z">
            <w:rPr>
              <w:ins w:id="3278" w:author="ΜΗΤΣΕΑΣ ΗΛΙΑΣ" w:date="2026-01-07T16:01:00Z"/>
              <w:lang w:val="en-US"/>
            </w:rPr>
          </w:rPrChange>
        </w:rPr>
      </w:pPr>
    </w:p>
    <w:p w14:paraId="727FCB1C" w14:textId="0E7D15E6" w:rsidR="00AF2B84" w:rsidRPr="002078F4" w:rsidRDefault="008064D8">
      <w:pPr>
        <w:pStyle w:val="ae"/>
        <w:spacing w:after="0"/>
        <w:ind w:left="0"/>
        <w:jc w:val="both"/>
        <w:rPr>
          <w:ins w:id="3279" w:author="ΜΗΤΣΕΑΣ ΗΛΙΑΣ" w:date="2026-01-07T16:24:00Z" w16du:dateUtc="2026-01-07T14:24:00Z"/>
          <w:rPrChange w:id="3280" w:author="ΜΗΤΣΕΑΣ ΗΛΙΑΣ" w:date="2026-01-08T10:45:00Z" w16du:dateUtc="2026-01-08T08:45:00Z">
            <w:rPr>
              <w:ins w:id="3281" w:author="ΜΗΤΣΕΑΣ ΗΛΙΑΣ" w:date="2026-01-07T16:24:00Z" w16du:dateUtc="2026-01-07T14:24:00Z"/>
              <w:rFonts w:eastAsia="Calibri"/>
              <w:lang w:val="en-US"/>
            </w:rPr>
          </w:rPrChange>
        </w:rPr>
        <w:pPrChange w:id="3282" w:author="ΜΗΤΣΕΑΣ ΗΛΙΑΣ" w:date="2026-01-07T16:27:00Z" w16du:dateUtc="2026-01-07T14:27:00Z">
          <w:pPr>
            <w:jc w:val="both"/>
          </w:pPr>
        </w:pPrChange>
      </w:pPr>
      <w:ins w:id="3283" w:author="ΜΗΤΣΕΑΣ ΗΛΙΑΣ" w:date="2026-01-07T16:01:00Z">
        <w:r w:rsidRPr="00F314EB">
          <w:rPr>
            <w:sz w:val="24"/>
            <w:szCs w:val="24"/>
            <w:rPrChange w:id="3284" w:author="ΜΗΤΣΕΑΣ ΗΛΙΑΣ" w:date="2026-01-08T10:45:00Z" w16du:dateUtc="2026-01-08T08:45:00Z">
              <w:rPr>
                <w:lang w:val="en-US"/>
              </w:rPr>
            </w:rPrChange>
          </w:rPr>
          <w:t xml:space="preserve">Η οντότητα </w:t>
        </w:r>
      </w:ins>
      <w:ins w:id="3285" w:author="ΜΗΤΣΕΑΣ ΗΛΙΑΣ" w:date="2026-01-07T16:35:00Z" w16du:dateUtc="2026-01-07T14:35:00Z">
        <w:r w:rsidR="000A462B" w:rsidRPr="00F314EB">
          <w:rPr>
            <w:sz w:val="24"/>
            <w:szCs w:val="24"/>
            <w:rPrChange w:id="3286" w:author="ΜΗΤΣΕΑΣ ΗΛΙΑΣ" w:date="2026-01-08T10:45:00Z" w16du:dateUtc="2026-01-08T08:45:00Z">
              <w:rPr/>
            </w:rPrChange>
          </w:rPr>
          <w:t>συνεργασία</w:t>
        </w:r>
      </w:ins>
      <w:ins w:id="3287" w:author="ΜΗΤΣΕΑΣ ΗΛΙΑΣ" w:date="2026-01-07T16:01:00Z">
        <w:r w:rsidRPr="00F314EB">
          <w:rPr>
            <w:sz w:val="24"/>
            <w:szCs w:val="24"/>
            <w:rPrChange w:id="3288" w:author="ΜΗΤΣΕΑΣ ΗΛΙΑΣ" w:date="2026-01-08T10:45:00Z" w16du:dateUtc="2026-01-08T08:45:00Z">
              <w:rPr>
                <w:lang w:val="en-US"/>
              </w:rPr>
            </w:rPrChange>
          </w:rPr>
          <w:t xml:space="preserve"> εκφράζει τη σχέση μεταξύ μιας επιχείρησης και ενός </w:t>
        </w:r>
        <w:r w:rsidRPr="00F314EB">
          <w:rPr>
            <w:sz w:val="24"/>
            <w:szCs w:val="24"/>
            <w:lang w:val="en-US"/>
            <w:rPrChange w:id="3289" w:author="ΜΗΤΣΕΑΣ ΗΛΙΑΣ" w:date="2026-01-08T10:45:00Z" w16du:dateUtc="2026-01-08T08:45:00Z">
              <w:rPr>
                <w:lang w:val="en-US"/>
              </w:rPr>
            </w:rPrChange>
          </w:rPr>
          <w:t>influencer</w:t>
        </w:r>
        <w:r w:rsidRPr="00F314EB">
          <w:rPr>
            <w:sz w:val="24"/>
            <w:szCs w:val="24"/>
            <w:rPrChange w:id="3290" w:author="ΜΗΤΣΕΑΣ ΗΛΙΑΣ" w:date="2026-01-08T10:45:00Z" w16du:dateUtc="2026-01-08T08:45:00Z">
              <w:rPr>
                <w:lang w:val="en-US"/>
              </w:rPr>
            </w:rPrChange>
          </w:rPr>
          <w:t xml:space="preserve"> στο πλαίσιο μιας καμπάνιας. Περιλαμβάνει πληροφορίες όπως την κατάσταση της πρότασης (εκκρεμής, αποδεκτή, απορριφθείσα), τους όρους συνεργασίας και τα σχετικά αποτελέσματα.</w:t>
        </w:r>
      </w:ins>
      <w:ins w:id="3291" w:author="ΜΗΤΣΕΑΣ ΗΛΙΑΣ" w:date="2026-01-08T10:46:00Z" w16du:dateUtc="2026-01-08T08:46:00Z">
        <w:r w:rsidR="00F314EB">
          <w:rPr>
            <w:sz w:val="24"/>
            <w:szCs w:val="24"/>
          </w:rPr>
          <w:t xml:space="preserve"> </w:t>
        </w:r>
      </w:ins>
      <w:ins w:id="3292" w:author="ΜΗΤΣΕΑΣ ΗΛΙΑΣ" w:date="2026-01-07T16:27:00Z" w16du:dateUtc="2026-01-07T14:27:00Z">
        <w:r w:rsidR="00AF2B84" w:rsidRPr="00F314EB">
          <w:rPr>
            <w:sz w:val="24"/>
            <w:szCs w:val="24"/>
            <w:rPrChange w:id="3293" w:author="ΜΗΤΣΕΑΣ ΗΛΙΑΣ" w:date="2026-01-08T10:45:00Z" w16du:dateUtc="2026-01-08T08:45:00Z">
              <w:rPr/>
            </w:rPrChange>
          </w:rPr>
          <w:t>Λ</w:t>
        </w:r>
      </w:ins>
      <w:ins w:id="3294" w:author="ΜΗΤΣΕΑΣ ΗΛΙΑΣ" w:date="2026-01-07T16:01:00Z">
        <w:r w:rsidRPr="00F314EB">
          <w:rPr>
            <w:sz w:val="24"/>
            <w:szCs w:val="24"/>
            <w:rPrChange w:id="3295" w:author="ΜΗΤΣΕΑΣ ΗΛΙΑΣ" w:date="2026-01-08T10:45:00Z" w16du:dateUtc="2026-01-08T08:45:00Z">
              <w:rPr>
                <w:lang w:val="en-US"/>
              </w:rPr>
            </w:rPrChange>
          </w:rPr>
          <w:t xml:space="preserve">ειτουργεί ως συνδετικός κρίκος μεταξύ καμπανιών και </w:t>
        </w:r>
        <w:r w:rsidRPr="00F314EB">
          <w:rPr>
            <w:sz w:val="24"/>
            <w:szCs w:val="24"/>
            <w:lang w:val="en-US"/>
            <w:rPrChange w:id="3296" w:author="ΜΗΤΣΕΑΣ ΗΛΙΑΣ" w:date="2026-01-08T10:45:00Z" w16du:dateUtc="2026-01-08T08:45:00Z">
              <w:rPr>
                <w:lang w:val="en-US"/>
              </w:rPr>
            </w:rPrChange>
          </w:rPr>
          <w:t>influencers</w:t>
        </w:r>
        <w:r w:rsidRPr="00F314EB">
          <w:rPr>
            <w:sz w:val="24"/>
            <w:szCs w:val="24"/>
            <w:rPrChange w:id="3297" w:author="ΜΗΤΣΕΑΣ ΗΛΙΑΣ" w:date="2026-01-08T10:45:00Z" w16du:dateUtc="2026-01-08T08:45:00Z">
              <w:rPr>
                <w:lang w:val="en-US"/>
              </w:rPr>
            </w:rPrChange>
          </w:rPr>
          <w:t xml:space="preserve"> και αποτελεί βασικό στοιχείο για τη ροή της επιχειρησιακής λογικής του συστήματος.</w:t>
        </w:r>
      </w:ins>
      <w:ins w:id="3298" w:author="ΜΗΤΣΕΑΣ ΗΛΙΑΣ" w:date="2026-01-08T10:41:00Z" w16du:dateUtc="2026-01-08T08:41:00Z">
        <w:r w:rsidR="00F314EB" w:rsidRPr="00F314EB">
          <w:rPr>
            <w:sz w:val="24"/>
            <w:szCs w:val="24"/>
            <w:rPrChange w:id="3299" w:author="ΜΗΤΣΕΑΣ ΗΛΙΑΣ" w:date="2026-01-08T10:45:00Z" w16du:dateUtc="2026-01-08T08:45:00Z">
              <w:rPr/>
            </w:rPrChange>
          </w:rPr>
          <w:t xml:space="preserve"> </w:t>
        </w:r>
      </w:ins>
      <w:ins w:id="3300" w:author="ΜΗΤΣΕΑΣ ΗΛΙΑΣ" w:date="2026-01-08T10:41:00Z">
        <w:r w:rsidR="00F314EB" w:rsidRPr="00F314EB">
          <w:rPr>
            <w:sz w:val="24"/>
            <w:szCs w:val="24"/>
            <w:rPrChange w:id="3301" w:author="ΜΗΤΣΕΑΣ ΗΛΙΑΣ" w:date="2026-01-08T10:45:00Z" w16du:dateUtc="2026-01-08T08:45:00Z">
              <w:rPr/>
            </w:rPrChange>
          </w:rPr>
          <w:t>Η κατάσταση της συνεργασίας μοντελοποιείται μέσω απαριθμημένου τύπου (enumeration), διασφαλίζοντας σαφή ορισμό των επιτρεπτών καταστάσεων (εκκρεμής, αποδεκτή, απορριφθείσα) και αποφεύγοντας ασυνέπειες στην επιχειρησιακή λογική του συστήματος.</w:t>
        </w:r>
      </w:ins>
    </w:p>
    <w:p w14:paraId="372E6BF3" w14:textId="6FBDC968" w:rsidR="008064D8" w:rsidRPr="00FE7DB8" w:rsidRDefault="00AF2B84">
      <w:pPr>
        <w:spacing w:before="120"/>
        <w:jc w:val="both"/>
        <w:rPr>
          <w:ins w:id="3302" w:author="ΜΗΤΣΕΑΣ ΗΛΙΑΣ" w:date="2026-01-07T16:01:00Z"/>
          <w:rPrChange w:id="3303" w:author="ΜΗΤΣΕΑΣ ΗΛΙΑΣ" w:date="2026-01-07T16:18:00Z" w16du:dateUtc="2026-01-07T14:18:00Z">
            <w:rPr>
              <w:ins w:id="3304" w:author="ΜΗΤΣΕΑΣ ΗΛΙΑΣ" w:date="2026-01-07T16:01:00Z"/>
              <w:b/>
              <w:bCs/>
              <w:lang w:val="en-US"/>
            </w:rPr>
          </w:rPrChange>
        </w:rPr>
        <w:pPrChange w:id="3305" w:author="ΜΗΤΣΕΑΣ ΗΛΙΑΣ" w:date="2026-01-07T16:14:00Z" w16du:dateUtc="2026-01-07T14:14:00Z">
          <w:pPr>
            <w:pStyle w:val="ae"/>
            <w:numPr>
              <w:numId w:val="52"/>
            </w:numPr>
            <w:tabs>
              <w:tab w:val="num" w:pos="720"/>
            </w:tabs>
            <w:ind w:hanging="360"/>
          </w:pPr>
        </w:pPrChange>
      </w:pPr>
      <w:ins w:id="3306" w:author="ΜΗΤΣΕΑΣ ΗΛΙΑΣ" w:date="2026-01-07T16:24:00Z">
        <w:r w:rsidRPr="00AF2B84">
          <w:rPr>
            <w:rFonts w:eastAsia="Calibri"/>
          </w:rPr>
          <w:t xml:space="preserve">Η οντότητα </w:t>
        </w:r>
      </w:ins>
      <w:ins w:id="3307" w:author="ΜΗΤΣΕΑΣ ΗΛΙΑΣ" w:date="2026-01-07T16:27:00Z" w16du:dateUtc="2026-01-07T14:27:00Z">
        <w:r>
          <w:rPr>
            <w:rFonts w:eastAsia="Calibri"/>
          </w:rPr>
          <w:t>α</w:t>
        </w:r>
      </w:ins>
      <w:ins w:id="3308" w:author="ΜΗΤΣΕΑΣ ΗΛΙΑΣ" w:date="2026-01-07T16:24:00Z">
        <w:r w:rsidRPr="00AF2B84">
          <w:rPr>
            <w:rFonts w:eastAsia="Calibri"/>
          </w:rPr>
          <w:t>νάρτηση αφορά το ψηφιακό περιεχόμενο που δημιουργείται από τους influencers στο πλαίσιο μιας καμπάνιας, όπως αναρτήσεις, βίντεο και σχόλια. Κάθε ανάρτηση συνδέεται με συγκεκριμένη καμπάνια και influencer και αποτελεί βασική πηγή δεδομένων για την αξιολόγηση της απόδοσης.</w:t>
        </w:r>
      </w:ins>
    </w:p>
    <w:p w14:paraId="5EAE2DD8" w14:textId="0EDC5890" w:rsidR="00F314EB" w:rsidRDefault="00F314EB" w:rsidP="00450A4F">
      <w:pPr>
        <w:pStyle w:val="ae"/>
        <w:spacing w:before="120" w:after="120"/>
        <w:ind w:left="0"/>
        <w:jc w:val="both"/>
        <w:rPr>
          <w:sz w:val="24"/>
          <w:szCs w:val="24"/>
        </w:rPr>
      </w:pPr>
      <w:ins w:id="3309" w:author="ΜΗΤΣΕΑΣ ΗΛΙΑΣ" w:date="2026-01-08T10:43:00Z">
        <w:r w:rsidRPr="00F314EB">
          <w:rPr>
            <w:sz w:val="24"/>
            <w:szCs w:val="24"/>
            <w:rPrChange w:id="3310" w:author="ΜΗΤΣΕΑΣ ΗΛΙΑΣ" w:date="2026-01-08T10:43:00Z" w16du:dateUtc="2026-01-08T08:43:00Z">
              <w:rPr>
                <w:lang w:val="en-US"/>
              </w:rPr>
            </w:rPrChange>
          </w:rPr>
          <w:t xml:space="preserve">Η οντότητα ανάλυσης περιεχομένου αναπαριστά τα αποτελέσματα της επεξεργασίας και ανάλυσης δεδομένων που προέρχονται από τις αναρτήσεις των </w:t>
        </w:r>
        <w:r w:rsidRPr="00F314EB">
          <w:rPr>
            <w:sz w:val="24"/>
            <w:szCs w:val="24"/>
            <w:lang w:val="en-US"/>
            <w:rPrChange w:id="3311" w:author="ΜΗΤΣΕΑΣ ΗΛΙΑΣ" w:date="2026-01-08T10:43:00Z" w16du:dateUtc="2026-01-08T08:43:00Z">
              <w:rPr>
                <w:lang w:val="en-US"/>
              </w:rPr>
            </w:rPrChange>
          </w:rPr>
          <w:t>influencers</w:t>
        </w:r>
        <w:r w:rsidRPr="00F314EB">
          <w:rPr>
            <w:sz w:val="24"/>
            <w:szCs w:val="24"/>
            <w:rPrChange w:id="3312" w:author="ΜΗΤΣΕΑΣ ΗΛΙΑΣ" w:date="2026-01-08T10:43:00Z" w16du:dateUtc="2026-01-08T08:43:00Z">
              <w:rPr>
                <w:lang w:val="en-US"/>
              </w:rPr>
            </w:rPrChange>
          </w:rPr>
          <w:t xml:space="preserve">. Περιλαμβάνει δείκτες όπως </w:t>
        </w:r>
      </w:ins>
      <w:r w:rsidR="002078F4">
        <w:rPr>
          <w:sz w:val="24"/>
          <w:szCs w:val="24"/>
        </w:rPr>
        <w:t>αλληλεπίδραση με το κοινό</w:t>
      </w:r>
      <w:ins w:id="3313" w:author="ΜΗΤΣΕΑΣ ΗΛΙΑΣ" w:date="2026-01-08T10:43:00Z">
        <w:r w:rsidRPr="00F314EB">
          <w:rPr>
            <w:sz w:val="24"/>
            <w:szCs w:val="24"/>
            <w:rPrChange w:id="3314" w:author="ΜΗΤΣΕΑΣ ΗΛΙΑΣ" w:date="2026-01-08T10:43:00Z" w16du:dateUtc="2026-01-08T08:43:00Z">
              <w:rPr>
                <w:lang w:val="en-US"/>
              </w:rPr>
            </w:rPrChange>
          </w:rPr>
          <w:t xml:space="preserve">, </w:t>
        </w:r>
      </w:ins>
      <w:r w:rsidR="002078F4">
        <w:rPr>
          <w:sz w:val="24"/>
          <w:szCs w:val="24"/>
        </w:rPr>
        <w:t>βαθμός συναισθήματος</w:t>
      </w:r>
      <w:ins w:id="3315" w:author="ΜΗΤΣΕΑΣ ΗΛΙΑΣ" w:date="2026-01-08T10:43:00Z">
        <w:r w:rsidRPr="00F314EB">
          <w:rPr>
            <w:sz w:val="24"/>
            <w:szCs w:val="24"/>
            <w:rPrChange w:id="3316" w:author="ΜΗΤΣΕΑΣ ΗΛΙΑΣ" w:date="2026-01-08T10:43:00Z" w16du:dateUtc="2026-01-08T08:43:00Z">
              <w:rPr>
                <w:lang w:val="en-US"/>
              </w:rPr>
            </w:rPrChange>
          </w:rPr>
          <w:t xml:space="preserve"> και συνολικό </w:t>
        </w:r>
        <w:r w:rsidRPr="00F314EB">
          <w:rPr>
            <w:sz w:val="24"/>
            <w:szCs w:val="24"/>
            <w:lang w:val="en-US"/>
            <w:rPrChange w:id="3317" w:author="ΜΗΤΣΕΑΣ ΗΛΙΑΣ" w:date="2026-01-08T10:43:00Z" w16du:dateUtc="2026-01-08T08:43:00Z">
              <w:rPr>
                <w:lang w:val="en-US"/>
              </w:rPr>
            </w:rPrChange>
          </w:rPr>
          <w:t>influencer</w:t>
        </w:r>
        <w:r w:rsidRPr="00F314EB">
          <w:rPr>
            <w:sz w:val="24"/>
            <w:szCs w:val="24"/>
            <w:rPrChange w:id="3318" w:author="ΜΗΤΣΕΑΣ ΗΛΙΑΣ" w:date="2026-01-08T10:43:00Z" w16du:dateUtc="2026-01-08T08:43:00Z">
              <w:rPr>
                <w:lang w:val="en-US"/>
              </w:rPr>
            </w:rPrChange>
          </w:rPr>
          <w:t xml:space="preserve"> </w:t>
        </w:r>
        <w:r w:rsidRPr="00F314EB">
          <w:rPr>
            <w:sz w:val="24"/>
            <w:szCs w:val="24"/>
            <w:lang w:val="en-US"/>
            <w:rPrChange w:id="3319" w:author="ΜΗΤΣΕΑΣ ΗΛΙΑΣ" w:date="2026-01-08T10:43:00Z" w16du:dateUtc="2026-01-08T08:43:00Z">
              <w:rPr>
                <w:lang w:val="en-US"/>
              </w:rPr>
            </w:rPrChange>
          </w:rPr>
          <w:t>score</w:t>
        </w:r>
        <w:r w:rsidRPr="00F314EB">
          <w:rPr>
            <w:sz w:val="24"/>
            <w:szCs w:val="24"/>
            <w:rPrChange w:id="3320" w:author="ΜΗΤΣΕΑΣ ΗΛΙΑΣ" w:date="2026-01-08T10:43:00Z" w16du:dateUtc="2026-01-08T08:43:00Z">
              <w:rPr>
                <w:lang w:val="en-US"/>
              </w:rPr>
            </w:rPrChange>
          </w:rPr>
          <w:t>, οι οποίοι χρησιμοποιούνται για την αξιολόγηση της απόδοσης καμπανιών και συνεργασιών.</w:t>
        </w:r>
      </w:ins>
    </w:p>
    <w:p w14:paraId="0D6CB6B2" w14:textId="77777777" w:rsidR="00450A4F" w:rsidRPr="00450A4F" w:rsidRDefault="00450A4F" w:rsidP="00450A4F">
      <w:pPr>
        <w:pStyle w:val="ae"/>
        <w:spacing w:before="120" w:after="120"/>
        <w:ind w:left="0"/>
        <w:jc w:val="both"/>
        <w:rPr>
          <w:ins w:id="3321" w:author="ΜΗΤΣΕΑΣ ΗΛΙΑΣ" w:date="2026-01-08T10:43:00Z"/>
          <w:sz w:val="12"/>
          <w:szCs w:val="12"/>
          <w:rPrChange w:id="3322" w:author="ΜΗΤΣΕΑΣ ΗΛΙΑΣ" w:date="2026-01-08T10:43:00Z" w16du:dateUtc="2026-01-08T08:43:00Z">
            <w:rPr>
              <w:ins w:id="3323" w:author="ΜΗΤΣΕΑΣ ΗΛΙΑΣ" w:date="2026-01-08T10:43:00Z"/>
              <w:lang w:val="en-US"/>
            </w:rPr>
          </w:rPrChange>
        </w:rPr>
      </w:pPr>
    </w:p>
    <w:p w14:paraId="313CF554" w14:textId="0A9C77CD" w:rsidR="00450A4F" w:rsidRDefault="00F314EB" w:rsidP="00450A4F">
      <w:pPr>
        <w:pStyle w:val="ae"/>
        <w:spacing w:before="120" w:after="120"/>
        <w:ind w:left="0"/>
        <w:jc w:val="both"/>
        <w:rPr>
          <w:sz w:val="24"/>
          <w:szCs w:val="24"/>
        </w:rPr>
      </w:pPr>
      <w:ins w:id="3324" w:author="ΜΗΤΣΕΑΣ ΗΛΙΑΣ" w:date="2026-01-08T10:43:00Z">
        <w:r w:rsidRPr="00F314EB">
          <w:rPr>
            <w:sz w:val="24"/>
            <w:szCs w:val="24"/>
            <w:rPrChange w:id="3325" w:author="ΜΗΤΣΕΑΣ ΗΛΙΑΣ" w:date="2026-01-08T10:43:00Z" w16du:dateUtc="2026-01-08T08:43:00Z">
              <w:rPr>
                <w:lang w:val="en-US"/>
              </w:rPr>
            </w:rPrChange>
          </w:rPr>
          <w:t>Οι αλγόριθμοι επεξεργασίας κειμένου, εξαγωγής λέξεων-κλειδιών και υπολογισμού συναισθήματος υλοποιούνται σε εξειδικευμένα υποσυστήματα ανάλυσης δεδομένων, ενώ η συγκεκριμένη οντότητα λειτουργεί ως φορέας αποθήκευσης και διάθεσης των αποτελεσμάτων προς τα υπόλοιπα υποσυστήματα της πλατφόρμας.</w:t>
        </w:r>
      </w:ins>
    </w:p>
    <w:p w14:paraId="6FB15107" w14:textId="77777777" w:rsidR="00450A4F" w:rsidRPr="00450A4F" w:rsidRDefault="00450A4F" w:rsidP="00450A4F">
      <w:pPr>
        <w:pStyle w:val="ae"/>
        <w:spacing w:before="120" w:after="120"/>
        <w:ind w:left="0"/>
        <w:jc w:val="both"/>
        <w:rPr>
          <w:ins w:id="3326" w:author="ΜΗΤΣΕΑΣ ΗΛΙΑΣ" w:date="2026-01-07T16:01:00Z"/>
          <w:sz w:val="12"/>
          <w:szCs w:val="12"/>
          <w:rPrChange w:id="3327" w:author="ΜΗΤΣΕΑΣ ΗΛΙΑΣ" w:date="2026-01-08T10:37:00Z" w16du:dateUtc="2026-01-08T08:37:00Z">
            <w:rPr>
              <w:ins w:id="3328" w:author="ΜΗΤΣΕΑΣ ΗΛΙΑΣ" w:date="2026-01-07T16:01:00Z"/>
              <w:lang w:val="en-US"/>
            </w:rPr>
          </w:rPrChange>
        </w:rPr>
      </w:pPr>
    </w:p>
    <w:p w14:paraId="7EBAE2CF" w14:textId="25820A56" w:rsidR="00AF2B84" w:rsidRDefault="00AF2B84" w:rsidP="00450A4F">
      <w:pPr>
        <w:pStyle w:val="ae"/>
        <w:spacing w:before="120" w:after="120"/>
        <w:ind w:left="0"/>
        <w:jc w:val="both"/>
        <w:rPr>
          <w:sz w:val="24"/>
          <w:szCs w:val="24"/>
        </w:rPr>
      </w:pPr>
      <w:ins w:id="3329" w:author="ΜΗΤΣΕΑΣ ΗΛΙΑΣ" w:date="2026-01-07T16:29:00Z" w16du:dateUtc="2026-01-07T14:29:00Z">
        <w:r w:rsidRPr="000A462B">
          <w:rPr>
            <w:sz w:val="24"/>
            <w:szCs w:val="24"/>
            <w:rPrChange w:id="3330" w:author="ΜΗΤΣΕΑΣ ΗΛΙΑΣ" w:date="2026-01-07T16:36:00Z" w16du:dateUtc="2026-01-07T14:36:00Z">
              <w:rPr/>
            </w:rPrChange>
          </w:rPr>
          <w:t xml:space="preserve">Η </w:t>
        </w:r>
      </w:ins>
      <w:ins w:id="3331" w:author="ΜΗΤΣΕΑΣ ΗΛΙΑΣ" w:date="2026-01-07T16:30:00Z" w16du:dateUtc="2026-01-07T14:30:00Z">
        <w:r w:rsidRPr="000A462B">
          <w:rPr>
            <w:sz w:val="24"/>
            <w:szCs w:val="24"/>
            <w:rPrChange w:id="3332" w:author="ΜΗΤΣΕΑΣ ΗΛΙΑΣ" w:date="2026-01-07T16:36:00Z" w16du:dateUtc="2026-01-07T14:36:00Z">
              <w:rPr/>
            </w:rPrChange>
          </w:rPr>
          <w:t>οντότητα</w:t>
        </w:r>
      </w:ins>
      <w:ins w:id="3333" w:author="ΜΗΤΣΕΑΣ ΗΛΙΑΣ" w:date="2026-01-07T16:29:00Z">
        <w:r w:rsidRPr="000A462B">
          <w:rPr>
            <w:sz w:val="24"/>
            <w:szCs w:val="24"/>
            <w:rPrChange w:id="3334" w:author="ΜΗΤΣΕΑΣ ΗΛΙΑΣ" w:date="2026-01-07T16:36:00Z" w16du:dateUtc="2026-01-07T14:36:00Z">
              <w:rPr/>
            </w:rPrChange>
          </w:rPr>
          <w:t xml:space="preserve"> κοινωνικά δίκτυα αποτελ</w:t>
        </w:r>
      </w:ins>
      <w:r w:rsidR="002078F4">
        <w:rPr>
          <w:sz w:val="24"/>
          <w:szCs w:val="24"/>
        </w:rPr>
        <w:t xml:space="preserve">είται </w:t>
      </w:r>
      <w:r w:rsidR="006B5606">
        <w:rPr>
          <w:sz w:val="24"/>
          <w:szCs w:val="24"/>
        </w:rPr>
        <w:t>από</w:t>
      </w:r>
      <w:ins w:id="3335" w:author="ΜΗΤΣΕΑΣ ΗΛΙΑΣ" w:date="2026-01-07T16:29:00Z">
        <w:r w:rsidRPr="000A462B">
          <w:rPr>
            <w:sz w:val="24"/>
            <w:szCs w:val="24"/>
            <w:rPrChange w:id="3336" w:author="ΜΗΤΣΕΑΣ ΗΛΙΑΣ" w:date="2026-01-07T16:36:00Z" w16du:dateUtc="2026-01-07T14:36:00Z">
              <w:rPr/>
            </w:rPrChange>
          </w:rPr>
          <w:t xml:space="preserve"> εξωτερικά συστήματα με τα οποία η πλατφόρμα </w:t>
        </w:r>
      </w:ins>
      <w:ins w:id="3337" w:author="ΜΗΤΣΕΑΣ ΗΛΙΑΣ" w:date="2026-01-08T11:07:00Z" w16du:dateUtc="2026-01-08T09:07:00Z">
        <w:r w:rsidR="00DD22F4" w:rsidRPr="00DD22F4">
          <w:rPr>
            <w:sz w:val="24"/>
            <w:szCs w:val="24"/>
          </w:rPr>
          <w:t>αλληλοεπιδρά</w:t>
        </w:r>
      </w:ins>
      <w:ins w:id="3338" w:author="ΜΗΤΣΕΑΣ ΗΛΙΑΣ" w:date="2026-01-07T16:29:00Z">
        <w:r w:rsidRPr="000A462B">
          <w:rPr>
            <w:sz w:val="24"/>
            <w:szCs w:val="24"/>
            <w:rPrChange w:id="3339" w:author="ΜΗΤΣΕΑΣ ΗΛΙΑΣ" w:date="2026-01-07T16:36:00Z" w16du:dateUtc="2026-01-07T14:36:00Z">
              <w:rPr/>
            </w:rPrChange>
          </w:rPr>
          <w:t xml:space="preserve"> για τη συλλογή δεδομένων σχετικά με τις αναρτήσεις και την απόδοσή τους. Τα δεδομένα αυτά αποθηκεύονται και αναλύονται εσωτερικά από το σύστημα.</w:t>
        </w:r>
      </w:ins>
    </w:p>
    <w:p w14:paraId="0CA1A247" w14:textId="77777777" w:rsidR="00450A4F" w:rsidRPr="00450A4F" w:rsidRDefault="00450A4F" w:rsidP="00450A4F">
      <w:pPr>
        <w:pStyle w:val="ae"/>
        <w:spacing w:before="120" w:after="120"/>
        <w:ind w:left="0"/>
        <w:jc w:val="both"/>
        <w:rPr>
          <w:ins w:id="3340" w:author="ΜΗΤΣΕΑΣ ΗΛΙΑΣ" w:date="2026-01-07T16:01:00Z"/>
          <w:sz w:val="12"/>
          <w:szCs w:val="12"/>
          <w:rPrChange w:id="3341" w:author="ΜΗΤΣΕΑΣ ΗΛΙΑΣ" w:date="2026-01-07T16:14:00Z" w16du:dateUtc="2026-01-07T14:14:00Z">
            <w:rPr>
              <w:ins w:id="3342" w:author="ΜΗΤΣΕΑΣ ΗΛΙΑΣ" w:date="2026-01-07T16:01:00Z"/>
              <w:b/>
              <w:bCs/>
              <w:lang w:val="en-US"/>
            </w:rPr>
          </w:rPrChange>
        </w:rPr>
      </w:pPr>
    </w:p>
    <w:p w14:paraId="18057143" w14:textId="305807F3" w:rsidR="008064D8" w:rsidRDefault="008064D8" w:rsidP="00450A4F">
      <w:pPr>
        <w:pStyle w:val="ae"/>
        <w:spacing w:before="120" w:after="120"/>
        <w:ind w:left="0"/>
        <w:jc w:val="both"/>
        <w:rPr>
          <w:ins w:id="3343" w:author="ΜΗΤΣΕΑΣ ΗΛΙΑΣ" w:date="2026-01-07T16:39:00Z" w16du:dateUtc="2026-01-07T14:39:00Z"/>
          <w:sz w:val="24"/>
          <w:szCs w:val="24"/>
        </w:rPr>
      </w:pPr>
      <w:ins w:id="3344" w:author="ΜΗΤΣΕΑΣ ΗΛΙΑΣ" w:date="2026-01-07T16:01:00Z">
        <w:r w:rsidRPr="000A462B">
          <w:rPr>
            <w:sz w:val="24"/>
            <w:szCs w:val="24"/>
            <w:rPrChange w:id="3345" w:author="ΜΗΤΣΕΑΣ ΗΛΙΑΣ" w:date="2026-01-07T16:36:00Z" w16du:dateUtc="2026-01-07T14:36:00Z">
              <w:rPr>
                <w:lang w:val="en-US"/>
              </w:rPr>
            </w:rPrChange>
          </w:rPr>
          <w:t>Οι παραπάνω οντότητες συνθέτουν τον βασικό εννοιολογικό πυρήνα του συστήματος και καθορίζουν τη δομή των δεδομένων και των λειτουργιών του. Η ανάλυση αυτή αποτελεί τη βάση για τη σχεδίαση των διαγραμμάτων κλάσεων και τη μετέπειτα υλοποίηση της εφαρμογής.</w:t>
        </w:r>
      </w:ins>
      <w:ins w:id="3346" w:author="ΜΗΤΣΕΑΣ ΗΛΙΑΣ" w:date="2026-01-07T16:38:00Z" w16du:dateUtc="2026-01-07T14:38:00Z">
        <w:r w:rsidR="000A462B">
          <w:rPr>
            <w:sz w:val="24"/>
            <w:szCs w:val="24"/>
          </w:rPr>
          <w:t xml:space="preserve"> </w:t>
        </w:r>
      </w:ins>
    </w:p>
    <w:p w14:paraId="77A88A0F" w14:textId="77777777" w:rsidR="000A462B" w:rsidRDefault="000A462B" w:rsidP="008064D8">
      <w:pPr>
        <w:pStyle w:val="ae"/>
        <w:ind w:left="0"/>
        <w:jc w:val="both"/>
        <w:rPr>
          <w:ins w:id="3347" w:author="ΜΗΤΣΕΑΣ ΗΛΙΑΣ" w:date="2026-01-07T16:38:00Z" w16du:dateUtc="2026-01-07T14:38:00Z"/>
          <w:sz w:val="24"/>
          <w:szCs w:val="24"/>
        </w:rPr>
      </w:pPr>
    </w:p>
    <w:p w14:paraId="5EB5B6C3" w14:textId="77777777" w:rsidR="000A462B" w:rsidRDefault="000A462B">
      <w:pPr>
        <w:pStyle w:val="ae"/>
        <w:keepNext/>
        <w:ind w:left="0"/>
        <w:jc w:val="center"/>
        <w:rPr>
          <w:ins w:id="3348" w:author="ΜΗΤΣΕΑΣ ΗΛΙΑΣ" w:date="2026-01-07T16:39:00Z" w16du:dateUtc="2026-01-07T14:39:00Z"/>
        </w:rPr>
        <w:pPrChange w:id="3349" w:author="ΜΗΤΣΕΑΣ ΗΛΙΑΣ" w:date="2026-01-07T16:39:00Z" w16du:dateUtc="2026-01-07T14:39:00Z">
          <w:pPr>
            <w:pStyle w:val="ae"/>
            <w:ind w:left="0"/>
            <w:jc w:val="center"/>
          </w:pPr>
        </w:pPrChange>
      </w:pPr>
      <w:ins w:id="3350" w:author="ΜΗΤΣΕΑΣ ΗΛΙΑΣ" w:date="2026-01-07T16:38:00Z" w16du:dateUtc="2026-01-07T14:38:00Z">
        <w:r>
          <w:rPr>
            <w:noProof/>
            <w:sz w:val="24"/>
            <w:szCs w:val="24"/>
          </w:rPr>
          <w:lastRenderedPageBreak/>
          <w:drawing>
            <wp:inline distT="0" distB="0" distL="0" distR="0" wp14:anchorId="109743F0" wp14:editId="7CF44045">
              <wp:extent cx="3050284" cy="3853543"/>
              <wp:effectExtent l="0" t="0" r="0" b="0"/>
              <wp:docPr id="1994685052" name="Εικόνα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098958" cy="3915035"/>
                      </a:xfrm>
                      <a:prstGeom prst="rect">
                        <a:avLst/>
                      </a:prstGeom>
                      <a:noFill/>
                      <a:ln>
                        <a:noFill/>
                      </a:ln>
                    </pic:spPr>
                  </pic:pic>
                </a:graphicData>
              </a:graphic>
            </wp:inline>
          </w:drawing>
        </w:r>
      </w:ins>
    </w:p>
    <w:p w14:paraId="7B3DFBB2" w14:textId="0467720B" w:rsidR="000A462B" w:rsidRPr="00F314EB" w:rsidRDefault="000A462B" w:rsidP="009A2AA5">
      <w:pPr>
        <w:pStyle w:val="a3"/>
        <w:jc w:val="center"/>
        <w:rPr>
          <w:ins w:id="3351" w:author="ΜΗΤΣΕΑΣ ΗΛΙΑΣ" w:date="2026-01-07T16:01:00Z"/>
          <w:rPrChange w:id="3352" w:author="ΜΗΤΣΕΑΣ ΗΛΙΑΣ" w:date="2026-01-08T10:37:00Z" w16du:dateUtc="2026-01-08T08:37:00Z">
            <w:rPr>
              <w:ins w:id="3353" w:author="ΜΗΤΣΕΑΣ ΗΛΙΑΣ" w:date="2026-01-07T16:01:00Z"/>
              <w:lang w:val="en-US"/>
            </w:rPr>
          </w:rPrChange>
        </w:rPr>
        <w:pPrChange w:id="3354" w:author="ΜΗΤΣΕΑΣ ΗΛΙΑΣ" w:date="2026-01-07T16:39:00Z" w16du:dateUtc="2026-01-07T14:39:00Z">
          <w:pPr>
            <w:pStyle w:val="ae"/>
          </w:pPr>
        </w:pPrChange>
      </w:pPr>
      <w:bookmarkStart w:id="3355" w:name="_Toc218850245"/>
      <w:ins w:id="3356" w:author="ΜΗΤΣΕΑΣ ΗΛΙΑΣ" w:date="2026-01-07T16:39:00Z" w16du:dateUtc="2026-01-07T14:39:00Z">
        <w:r>
          <w:t xml:space="preserve">Εικόνα </w:t>
        </w:r>
        <w:r>
          <w:fldChar w:fldCharType="begin"/>
        </w:r>
        <w:r>
          <w:instrText xml:space="preserve"> SEQ Figure \* ARABIC </w:instrText>
        </w:r>
      </w:ins>
      <w:r>
        <w:fldChar w:fldCharType="separate"/>
      </w:r>
      <w:ins w:id="3357" w:author="ΜΗΤΣΕΑΣ ΗΛΙΑΣ" w:date="2026-01-08T13:10:00Z" w16du:dateUtc="2026-01-08T11:10:00Z">
        <w:r w:rsidR="000A6F0A">
          <w:rPr>
            <w:noProof/>
          </w:rPr>
          <w:t>7</w:t>
        </w:r>
      </w:ins>
      <w:ins w:id="3358" w:author="ΜΗΤΣΕΑΣ ΗΛΙΑΣ" w:date="2026-01-07T16:39:00Z" w16du:dateUtc="2026-01-07T14:39:00Z">
        <w:r>
          <w:fldChar w:fldCharType="end"/>
        </w:r>
        <w:r>
          <w:t xml:space="preserve"> </w:t>
        </w:r>
        <w:r>
          <w:rPr>
            <w:lang w:val="en-US"/>
          </w:rPr>
          <w:t>Class</w:t>
        </w:r>
        <w:r w:rsidRPr="00F314EB">
          <w:rPr>
            <w:rPrChange w:id="3359" w:author="ΜΗΤΣΕΑΣ ΗΛΙΑΣ" w:date="2026-01-08T10:37:00Z" w16du:dateUtc="2026-01-08T08:37:00Z">
              <w:rPr>
                <w:lang w:val="en-US"/>
              </w:rPr>
            </w:rPrChange>
          </w:rPr>
          <w:t xml:space="preserve"> </w:t>
        </w:r>
        <w:r>
          <w:rPr>
            <w:lang w:val="en-US"/>
          </w:rPr>
          <w:t>Diagram</w:t>
        </w:r>
      </w:ins>
      <w:bookmarkEnd w:id="3355"/>
    </w:p>
    <w:p w14:paraId="73D90C80" w14:textId="1A71DAFE" w:rsidR="00D87DD1" w:rsidRPr="00F3210D" w:rsidRDefault="000A462B" w:rsidP="009A2AA5">
      <w:pPr>
        <w:jc w:val="center"/>
        <w:rPr>
          <w:ins w:id="3360" w:author="ΜΗΤΣΕΑΣ ΗΛΙΑΣ" w:date="2026-01-08T11:21:00Z" w16du:dateUtc="2026-01-08T09:21:00Z"/>
          <w:b/>
          <w:bCs/>
          <w:sz w:val="20"/>
          <w:szCs w:val="20"/>
          <w:rPrChange w:id="3361" w:author="ΜΗΤΣΕΑΣ ΗΛΙΑΣ" w:date="2026-01-08T11:21:00Z" w16du:dateUtc="2026-01-08T09:21:00Z">
            <w:rPr>
              <w:ins w:id="3362" w:author="ΜΗΤΣΕΑΣ ΗΛΙΑΣ" w:date="2026-01-08T11:21:00Z" w16du:dateUtc="2026-01-08T09:21:00Z"/>
            </w:rPr>
          </w:rPrChange>
        </w:rPr>
        <w:pPrChange w:id="3363" w:author="ΜΗΤΣΕΑΣ ΗΛΙΑΣ" w:date="2026-01-08T11:21:00Z" w16du:dateUtc="2026-01-08T09:21:00Z">
          <w:pPr>
            <w:pStyle w:val="ae"/>
            <w:ind w:left="0"/>
            <w:jc w:val="center"/>
          </w:pPr>
        </w:pPrChange>
      </w:pPr>
      <w:ins w:id="3364" w:author="ΜΗΤΣΕΑΣ ΗΛΙΑΣ" w:date="2026-01-07T16:40:00Z" w16du:dateUtc="2026-01-07T14:40:00Z">
        <w:r w:rsidRPr="009F0927">
          <w:rPr>
            <w:b/>
            <w:bCs/>
            <w:sz w:val="20"/>
            <w:szCs w:val="20"/>
          </w:rPr>
          <w:t>Πηγή Ιδίας δημιουργίας</w:t>
        </w:r>
      </w:ins>
    </w:p>
    <w:p w14:paraId="5B35BB70" w14:textId="2FEC7576" w:rsidR="00D87DD1" w:rsidRPr="00D87DD1" w:rsidRDefault="00D87DD1">
      <w:pPr>
        <w:pStyle w:val="30"/>
        <w:numPr>
          <w:ilvl w:val="0"/>
          <w:numId w:val="0"/>
        </w:numPr>
        <w:spacing w:before="120" w:after="120" w:line="360" w:lineRule="auto"/>
        <w:jc w:val="both"/>
        <w:rPr>
          <w:ins w:id="3365" w:author="ΜΗΤΣΕΑΣ ΗΛΙΑΣ" w:date="2026-01-07T11:16:00Z" w16du:dateUtc="2026-01-07T09:16:00Z"/>
          <w:rFonts w:ascii="Times New Roman" w:hAnsi="Times New Roman"/>
          <w:sz w:val="24"/>
          <w:szCs w:val="24"/>
          <w:rPrChange w:id="3366" w:author="ΜΗΤΣΕΑΣ ΗΛΙΑΣ" w:date="2026-01-08T11:22:00Z" w16du:dateUtc="2026-01-08T09:22:00Z">
            <w:rPr>
              <w:ins w:id="3367" w:author="ΜΗΤΣΕΑΣ ΗΛΙΑΣ" w:date="2026-01-07T11:16:00Z" w16du:dateUtc="2026-01-07T09:16:00Z"/>
            </w:rPr>
          </w:rPrChange>
        </w:rPr>
        <w:pPrChange w:id="3368" w:author="ΜΗΤΣΕΑΣ ΗΛΙΑΣ" w:date="2026-01-08T11:21:00Z" w16du:dateUtc="2026-01-08T09:21:00Z">
          <w:pPr>
            <w:pStyle w:val="10"/>
            <w:spacing w:before="120" w:after="120" w:line="360" w:lineRule="auto"/>
            <w:jc w:val="both"/>
          </w:pPr>
        </w:pPrChange>
      </w:pPr>
      <w:bookmarkStart w:id="3369" w:name="_Toc218850228"/>
      <w:ins w:id="3370" w:author="ΜΗΤΣΕΑΣ ΗΛΙΑΣ" w:date="2026-01-08T11:21:00Z" w16du:dateUtc="2026-01-08T09:21:00Z">
        <w:r w:rsidRPr="00D87DD1">
          <w:rPr>
            <w:rFonts w:ascii="Times New Roman" w:hAnsi="Times New Roman"/>
            <w:sz w:val="24"/>
            <w:szCs w:val="24"/>
            <w:lang w:val="el-GR"/>
            <w:rPrChange w:id="3371" w:author="ΜΗΤΣΕΑΣ ΗΛΙΑΣ" w:date="2026-01-08T11:22:00Z" w16du:dateUtc="2026-01-08T09:22:00Z">
              <w:rPr>
                <w:rFonts w:ascii="Times New Roman" w:hAnsi="Times New Roman"/>
                <w:sz w:val="28"/>
                <w:szCs w:val="28"/>
              </w:rPr>
            </w:rPrChange>
          </w:rPr>
          <w:t xml:space="preserve">4.4.1 </w:t>
        </w:r>
        <w:r w:rsidRPr="00D87DD1">
          <w:rPr>
            <w:rFonts w:ascii="Times New Roman" w:hAnsi="Times New Roman"/>
            <w:sz w:val="24"/>
            <w:szCs w:val="24"/>
            <w:lang w:val="el-GR"/>
            <w:rPrChange w:id="3372" w:author="ΜΗΤΣΕΑΣ ΗΛΙΑΣ" w:date="2026-01-08T11:22:00Z" w16du:dateUtc="2026-01-08T09:22:00Z">
              <w:rPr>
                <w:rFonts w:ascii="Times New Roman" w:hAnsi="Times New Roman"/>
                <w:sz w:val="24"/>
                <w:szCs w:val="24"/>
              </w:rPr>
            </w:rPrChange>
          </w:rPr>
          <w:t>Αλληλεπίδραση Οντοτήτων του Συστήματος</w:t>
        </w:r>
      </w:ins>
      <w:bookmarkEnd w:id="3369"/>
    </w:p>
    <w:p w14:paraId="23428619" w14:textId="77777777" w:rsidR="00080B77" w:rsidRPr="00080B77" w:rsidRDefault="00080B77">
      <w:pPr>
        <w:pStyle w:val="Web"/>
        <w:spacing w:before="120" w:beforeAutospacing="0" w:after="120" w:afterAutospacing="0"/>
        <w:jc w:val="both"/>
        <w:rPr>
          <w:ins w:id="3373" w:author="ΜΗΤΣΕΑΣ ΗΛΙΑΣ" w:date="2026-01-08T11:00:00Z" w16du:dateUtc="2026-01-08T09:00:00Z"/>
          <w:lang w:val="el-GR"/>
          <w:rPrChange w:id="3374" w:author="ΜΗΤΣΕΑΣ ΗΛΙΑΣ" w:date="2026-01-08T11:00:00Z" w16du:dateUtc="2026-01-08T09:00:00Z">
            <w:rPr>
              <w:ins w:id="3375" w:author="ΜΗΤΣΕΑΣ ΗΛΙΑΣ" w:date="2026-01-08T11:00:00Z" w16du:dateUtc="2026-01-08T09:00:00Z"/>
            </w:rPr>
          </w:rPrChange>
        </w:rPr>
        <w:pPrChange w:id="3376" w:author="ΜΗΤΣΕΑΣ ΗΛΙΑΣ" w:date="2026-01-08T11:00:00Z" w16du:dateUtc="2026-01-08T09:00:00Z">
          <w:pPr>
            <w:pStyle w:val="Web"/>
            <w:numPr>
              <w:numId w:val="29"/>
            </w:numPr>
            <w:ind w:left="720" w:hanging="360"/>
          </w:pPr>
        </w:pPrChange>
      </w:pPr>
      <w:ins w:id="3377" w:author="ΜΗΤΣΕΑΣ ΗΛΙΑΣ" w:date="2026-01-08T11:00:00Z" w16du:dateUtc="2026-01-08T09:00:00Z">
        <w:r w:rsidRPr="00080B77">
          <w:rPr>
            <w:lang w:val="el-GR"/>
            <w:rPrChange w:id="3378" w:author="ΜΗΤΣΕΑΣ ΗΛΙΑΣ" w:date="2026-01-08T11:00:00Z" w16du:dateUtc="2026-01-08T09:00:00Z">
              <w:rPr/>
            </w:rPrChange>
          </w:rPr>
          <w:t>Η αλληλεπίδραση των βασικών οντοτήτων του συστήματος αποτυπώνει τη ροή της πληροφορίας και τη λειτουργική συνεργασία τους στο πλαίσιο των επιχειρησιακών διαδικασιών της πλατφόρμας. Οι οντότητες δεν λειτουργούν μεμονωμένα, αλλά συνδέονται μεταξύ τους μέσω σαφώς ορισμένων σχέσεων, όπως αυτές παρουσιάζονται στο διάγραμμα κλάσεων.</w:t>
        </w:r>
      </w:ins>
    </w:p>
    <w:p w14:paraId="4A1F413A" w14:textId="5A49A101" w:rsidR="00080B77" w:rsidRPr="00080B77" w:rsidRDefault="00080B77">
      <w:pPr>
        <w:pStyle w:val="Web"/>
        <w:spacing w:before="120" w:beforeAutospacing="0" w:after="120" w:afterAutospacing="0"/>
        <w:jc w:val="both"/>
        <w:rPr>
          <w:ins w:id="3379" w:author="ΜΗΤΣΕΑΣ ΗΛΙΑΣ" w:date="2026-01-08T11:00:00Z" w16du:dateUtc="2026-01-08T09:00:00Z"/>
          <w:lang w:val="el-GR"/>
          <w:rPrChange w:id="3380" w:author="ΜΗΤΣΕΑΣ ΗΛΙΑΣ" w:date="2026-01-08T11:00:00Z" w16du:dateUtc="2026-01-08T09:00:00Z">
            <w:rPr>
              <w:ins w:id="3381" w:author="ΜΗΤΣΕΑΣ ΗΛΙΑΣ" w:date="2026-01-08T11:00:00Z" w16du:dateUtc="2026-01-08T09:00:00Z"/>
            </w:rPr>
          </w:rPrChange>
        </w:rPr>
        <w:pPrChange w:id="3382" w:author="ΜΗΤΣΕΑΣ ΗΛΙΑΣ" w:date="2026-01-08T11:00:00Z" w16du:dateUtc="2026-01-08T09:00:00Z">
          <w:pPr>
            <w:pStyle w:val="Web"/>
            <w:numPr>
              <w:numId w:val="29"/>
            </w:numPr>
            <w:ind w:left="720" w:hanging="360"/>
          </w:pPr>
        </w:pPrChange>
      </w:pPr>
      <w:ins w:id="3383" w:author="ΜΗΤΣΕΑΣ ΗΛΙΑΣ" w:date="2026-01-08T11:00:00Z" w16du:dateUtc="2026-01-08T09:00:00Z">
        <w:r w:rsidRPr="00080B77">
          <w:rPr>
            <w:lang w:val="el-GR"/>
            <w:rPrChange w:id="3384" w:author="ΜΗΤΣΕΑΣ ΗΛΙΑΣ" w:date="2026-01-08T11:00:00Z" w16du:dateUtc="2026-01-08T09:00:00Z">
              <w:rPr/>
            </w:rPrChange>
          </w:rPr>
          <w:t xml:space="preserve">Η ροή ξεκινά από την οντότητα </w:t>
        </w:r>
      </w:ins>
      <w:ins w:id="3385" w:author="ΜΗΤΣΕΑΣ ΗΛΙΑΣ" w:date="2026-01-08T11:01:00Z" w16du:dateUtc="2026-01-08T09:01:00Z">
        <w:r>
          <w:rPr>
            <w:lang w:val="el-GR"/>
          </w:rPr>
          <w:t>ε</w:t>
        </w:r>
      </w:ins>
      <w:ins w:id="3386" w:author="ΜΗΤΣΕΑΣ ΗΛΙΑΣ" w:date="2026-01-08T11:00:00Z" w16du:dateUtc="2026-01-08T09:00:00Z">
        <w:r w:rsidRPr="00080B77">
          <w:rPr>
            <w:lang w:val="el-GR"/>
            <w:rPrChange w:id="3387" w:author="ΜΗΤΣΕΑΣ ΗΛΙΑΣ" w:date="2026-01-08T11:00:00Z" w16du:dateUtc="2026-01-08T09:00:00Z">
              <w:rPr/>
            </w:rPrChange>
          </w:rPr>
          <w:t xml:space="preserve">πιχείρηση, η οποία δημιουργεί και διαχειρίζεται καμπάνιες. Κάθε καμπάνια συνδέεται άμεσα με την επιχείρηση που τη δημιούργησε και μπορεί να περιλαμβάνει μία ή περισσότερες συνεργασίες με </w:t>
        </w:r>
        <w:r>
          <w:t>influencers</w:t>
        </w:r>
        <w:r w:rsidRPr="00080B77">
          <w:rPr>
            <w:lang w:val="el-GR"/>
            <w:rPrChange w:id="3388" w:author="ΜΗΤΣΕΑΣ ΗΛΙΑΣ" w:date="2026-01-08T11:00:00Z" w16du:dateUtc="2026-01-08T09:00:00Z">
              <w:rPr/>
            </w:rPrChange>
          </w:rPr>
          <w:t>.</w:t>
        </w:r>
      </w:ins>
    </w:p>
    <w:p w14:paraId="2C16273D" w14:textId="6FA7CB09" w:rsidR="00080B77" w:rsidRPr="00080B77" w:rsidRDefault="00080B77">
      <w:pPr>
        <w:pStyle w:val="Web"/>
        <w:spacing w:before="120" w:beforeAutospacing="0" w:after="120" w:afterAutospacing="0"/>
        <w:jc w:val="both"/>
        <w:rPr>
          <w:ins w:id="3389" w:author="ΜΗΤΣΕΑΣ ΗΛΙΑΣ" w:date="2026-01-08T11:00:00Z" w16du:dateUtc="2026-01-08T09:00:00Z"/>
          <w:lang w:val="el-GR"/>
          <w:rPrChange w:id="3390" w:author="ΜΗΤΣΕΑΣ ΗΛΙΑΣ" w:date="2026-01-08T11:00:00Z" w16du:dateUtc="2026-01-08T09:00:00Z">
            <w:rPr>
              <w:ins w:id="3391" w:author="ΜΗΤΣΕΑΣ ΗΛΙΑΣ" w:date="2026-01-08T11:00:00Z" w16du:dateUtc="2026-01-08T09:00:00Z"/>
            </w:rPr>
          </w:rPrChange>
        </w:rPr>
        <w:pPrChange w:id="3392" w:author="ΜΗΤΣΕΑΣ ΗΛΙΑΣ" w:date="2026-01-08T11:00:00Z" w16du:dateUtc="2026-01-08T09:00:00Z">
          <w:pPr>
            <w:pStyle w:val="Web"/>
            <w:numPr>
              <w:numId w:val="29"/>
            </w:numPr>
            <w:ind w:left="720" w:hanging="360"/>
          </w:pPr>
        </w:pPrChange>
      </w:pPr>
      <w:ins w:id="3393" w:author="ΜΗΤΣΕΑΣ ΗΛΙΑΣ" w:date="2026-01-08T11:00:00Z" w16du:dateUtc="2026-01-08T09:00:00Z">
        <w:r w:rsidRPr="00080B77">
          <w:rPr>
            <w:lang w:val="el-GR"/>
            <w:rPrChange w:id="3394" w:author="ΜΗΤΣΕΑΣ ΗΛΙΑΣ" w:date="2026-01-08T11:00:00Z" w16du:dateUtc="2026-01-08T09:00:00Z">
              <w:rPr/>
            </w:rPrChange>
          </w:rPr>
          <w:t xml:space="preserve">Η οντότητα </w:t>
        </w:r>
      </w:ins>
      <w:ins w:id="3395" w:author="ΜΗΤΣΕΑΣ ΗΛΙΑΣ" w:date="2026-01-08T11:01:00Z" w16du:dateUtc="2026-01-08T09:01:00Z">
        <w:r>
          <w:rPr>
            <w:lang w:val="el-GR"/>
          </w:rPr>
          <w:t>σ</w:t>
        </w:r>
      </w:ins>
      <w:ins w:id="3396" w:author="ΜΗΤΣΕΑΣ ΗΛΙΑΣ" w:date="2026-01-08T11:00:00Z" w16du:dateUtc="2026-01-08T09:00:00Z">
        <w:r w:rsidRPr="00080B77">
          <w:rPr>
            <w:lang w:val="el-GR"/>
            <w:rPrChange w:id="3397" w:author="ΜΗΤΣΕΑΣ ΗΛΙΑΣ" w:date="2026-01-08T11:00:00Z" w16du:dateUtc="2026-01-08T09:00:00Z">
              <w:rPr/>
            </w:rPrChange>
          </w:rPr>
          <w:t xml:space="preserve">υνεργασία λειτουργεί ως συνδετικός κρίκος μεταξύ της </w:t>
        </w:r>
      </w:ins>
      <w:ins w:id="3398" w:author="ΜΗΤΣΕΑΣ ΗΛΙΑΣ" w:date="2026-01-08T11:01:00Z" w16du:dateUtc="2026-01-08T09:01:00Z">
        <w:r>
          <w:rPr>
            <w:lang w:val="el-GR"/>
          </w:rPr>
          <w:t>κ</w:t>
        </w:r>
      </w:ins>
      <w:ins w:id="3399" w:author="ΜΗΤΣΕΑΣ ΗΛΙΑΣ" w:date="2026-01-08T11:00:00Z" w16du:dateUtc="2026-01-08T09:00:00Z">
        <w:r w:rsidRPr="00080B77">
          <w:rPr>
            <w:lang w:val="el-GR"/>
            <w:rPrChange w:id="3400" w:author="ΜΗΤΣΕΑΣ ΗΛΙΑΣ" w:date="2026-01-08T11:00:00Z" w16du:dateUtc="2026-01-08T09:00:00Z">
              <w:rPr/>
            </w:rPrChange>
          </w:rPr>
          <w:t xml:space="preserve">αμπάνιας και του </w:t>
        </w:r>
      </w:ins>
      <w:ins w:id="3401" w:author="ΜΗΤΣΕΑΣ ΗΛΙΑΣ" w:date="2026-01-08T11:01:00Z" w16du:dateUtc="2026-01-08T09:01:00Z">
        <w:r>
          <w:t>i</w:t>
        </w:r>
      </w:ins>
      <w:ins w:id="3402" w:author="ΜΗΤΣΕΑΣ ΗΛΙΑΣ" w:date="2026-01-08T11:00:00Z" w16du:dateUtc="2026-01-08T09:00:00Z">
        <w:r>
          <w:t>nfluencer</w:t>
        </w:r>
        <w:r w:rsidRPr="00080B77">
          <w:rPr>
            <w:lang w:val="el-GR"/>
            <w:rPrChange w:id="3403" w:author="ΜΗΤΣΕΑΣ ΗΛΙΑΣ" w:date="2026-01-08T11:00:00Z" w16du:dateUtc="2026-01-08T09:00:00Z">
              <w:rPr/>
            </w:rPrChange>
          </w:rPr>
          <w:t>, καταγράφοντας την κατάσταση της συνεργασίας, τους όρους και τα αποτελέσματά της. Μέσω αυτής της οντότητας υλοποιείται η επιχειρησιακή λογική της αποδοχής ή απόρριψης προτάσεων συνεργασίας.</w:t>
        </w:r>
      </w:ins>
    </w:p>
    <w:p w14:paraId="68EC087A" w14:textId="500BD45C" w:rsidR="00080B77" w:rsidRPr="00080B77" w:rsidRDefault="00080B77">
      <w:pPr>
        <w:pStyle w:val="Web"/>
        <w:spacing w:before="120" w:beforeAutospacing="0" w:after="120" w:afterAutospacing="0"/>
        <w:jc w:val="both"/>
        <w:rPr>
          <w:ins w:id="3404" w:author="ΜΗΤΣΕΑΣ ΗΛΙΑΣ" w:date="2026-01-08T11:00:00Z" w16du:dateUtc="2026-01-08T09:00:00Z"/>
          <w:lang w:val="el-GR"/>
          <w:rPrChange w:id="3405" w:author="ΜΗΤΣΕΑΣ ΗΛΙΑΣ" w:date="2026-01-08T11:00:00Z" w16du:dateUtc="2026-01-08T09:00:00Z">
            <w:rPr>
              <w:ins w:id="3406" w:author="ΜΗΤΣΕΑΣ ΗΛΙΑΣ" w:date="2026-01-08T11:00:00Z" w16du:dateUtc="2026-01-08T09:00:00Z"/>
            </w:rPr>
          </w:rPrChange>
        </w:rPr>
        <w:pPrChange w:id="3407" w:author="ΜΗΤΣΕΑΣ ΗΛΙΑΣ" w:date="2026-01-08T11:00:00Z" w16du:dateUtc="2026-01-08T09:00:00Z">
          <w:pPr>
            <w:pStyle w:val="Web"/>
            <w:numPr>
              <w:numId w:val="29"/>
            </w:numPr>
            <w:ind w:left="720" w:hanging="360"/>
          </w:pPr>
        </w:pPrChange>
      </w:pPr>
      <w:ins w:id="3408" w:author="ΜΗΤΣΕΑΣ ΗΛΙΑΣ" w:date="2026-01-08T11:00:00Z" w16du:dateUtc="2026-01-08T09:00:00Z">
        <w:r w:rsidRPr="00080B77">
          <w:rPr>
            <w:lang w:val="el-GR"/>
            <w:rPrChange w:id="3409" w:author="ΜΗΤΣΕΑΣ ΗΛΙΑΣ" w:date="2026-01-08T11:00:00Z" w16du:dateUtc="2026-01-08T09:00:00Z">
              <w:rPr/>
            </w:rPrChange>
          </w:rPr>
          <w:t xml:space="preserve">Οι </w:t>
        </w:r>
      </w:ins>
      <w:ins w:id="3410" w:author="ΜΗΤΣΕΑΣ ΗΛΙΑΣ" w:date="2026-01-08T11:02:00Z" w16du:dateUtc="2026-01-08T09:02:00Z">
        <w:r>
          <w:t>i</w:t>
        </w:r>
      </w:ins>
      <w:ins w:id="3411" w:author="ΜΗΤΣΕΑΣ ΗΛΙΑΣ" w:date="2026-01-08T11:00:00Z" w16du:dateUtc="2026-01-08T09:00:00Z">
        <w:r>
          <w:t>nfluencers</w:t>
        </w:r>
        <w:r w:rsidRPr="00080B77">
          <w:rPr>
            <w:lang w:val="el-GR"/>
            <w:rPrChange w:id="3412" w:author="ΜΗΤΣΕΑΣ ΗΛΙΑΣ" w:date="2026-01-08T11:00:00Z" w16du:dateUtc="2026-01-08T09:00:00Z">
              <w:rPr/>
            </w:rPrChange>
          </w:rPr>
          <w:t xml:space="preserve"> συνδέονται με μία ή περισσότερες καμπάνιες μέσω συνεργασιών και παράγουν ψηφιακό περιεχόμενο με τη μορφή αναρτήσεων, οι οποίες αποτελούν τη βασική πηγή δεδομένων για την αξιολόγηση της απόδοσης.</w:t>
        </w:r>
      </w:ins>
    </w:p>
    <w:p w14:paraId="420E2ECD" w14:textId="01873143" w:rsidR="00080B77" w:rsidRPr="00080B77" w:rsidRDefault="00080B77">
      <w:pPr>
        <w:pStyle w:val="Web"/>
        <w:spacing w:before="120" w:beforeAutospacing="0" w:after="120" w:afterAutospacing="0"/>
        <w:jc w:val="both"/>
        <w:rPr>
          <w:ins w:id="3413" w:author="ΜΗΤΣΕΑΣ ΗΛΙΑΣ" w:date="2026-01-08T11:00:00Z" w16du:dateUtc="2026-01-08T09:00:00Z"/>
          <w:lang w:val="el-GR"/>
          <w:rPrChange w:id="3414" w:author="ΜΗΤΣΕΑΣ ΗΛΙΑΣ" w:date="2026-01-08T11:00:00Z" w16du:dateUtc="2026-01-08T09:00:00Z">
            <w:rPr>
              <w:ins w:id="3415" w:author="ΜΗΤΣΕΑΣ ΗΛΙΑΣ" w:date="2026-01-08T11:00:00Z" w16du:dateUtc="2026-01-08T09:00:00Z"/>
            </w:rPr>
          </w:rPrChange>
        </w:rPr>
        <w:pPrChange w:id="3416" w:author="ΜΗΤΣΕΑΣ ΗΛΙΑΣ" w:date="2026-01-08T11:00:00Z" w16du:dateUtc="2026-01-08T09:00:00Z">
          <w:pPr>
            <w:pStyle w:val="Web"/>
            <w:numPr>
              <w:numId w:val="29"/>
            </w:numPr>
            <w:ind w:left="720" w:hanging="360"/>
          </w:pPr>
        </w:pPrChange>
      </w:pPr>
      <w:ins w:id="3417" w:author="ΜΗΤΣΕΑΣ ΗΛΙΑΣ" w:date="2026-01-08T11:00:00Z" w16du:dateUtc="2026-01-08T09:00:00Z">
        <w:r w:rsidRPr="00080B77">
          <w:rPr>
            <w:lang w:val="el-GR"/>
            <w:rPrChange w:id="3418" w:author="ΜΗΤΣΕΑΣ ΗΛΙΑΣ" w:date="2026-01-08T11:00:00Z" w16du:dateUtc="2026-01-08T09:00:00Z">
              <w:rPr/>
            </w:rPrChange>
          </w:rPr>
          <w:t xml:space="preserve">Τα δεδομένα των αναρτήσεων συλλέγονται από εξωτερικά κοινωνικά δίκτυα και αποθηκεύονται στο σύστημα, όπου υποβάλλονται σε επεξεργασία από τα υποσυστήματα ανάλυσης. Τα αποτελέσματα αυτής της επεξεργασίας αποτυπώνονται στην οντότητα </w:t>
        </w:r>
      </w:ins>
      <w:ins w:id="3419" w:author="ΜΗΤΣΕΑΣ ΗΛΙΑΣ" w:date="2026-01-08T11:02:00Z" w16du:dateUtc="2026-01-08T09:02:00Z">
        <w:r>
          <w:rPr>
            <w:lang w:val="el-GR"/>
          </w:rPr>
          <w:t>α</w:t>
        </w:r>
      </w:ins>
      <w:ins w:id="3420" w:author="ΜΗΤΣΕΑΣ ΗΛΙΑΣ" w:date="2026-01-08T11:00:00Z" w16du:dateUtc="2026-01-08T09:00:00Z">
        <w:r w:rsidRPr="00080B77">
          <w:rPr>
            <w:lang w:val="el-GR"/>
            <w:rPrChange w:id="3421" w:author="ΜΗΤΣΕΑΣ ΗΛΙΑΣ" w:date="2026-01-08T11:00:00Z" w16du:dateUtc="2026-01-08T09:00:00Z">
              <w:rPr/>
            </w:rPrChange>
          </w:rPr>
          <w:t xml:space="preserve">νάλυσης </w:t>
        </w:r>
      </w:ins>
      <w:ins w:id="3422" w:author="ΜΗΤΣΕΑΣ ΗΛΙΑΣ" w:date="2026-01-08T11:02:00Z" w16du:dateUtc="2026-01-08T09:02:00Z">
        <w:r>
          <w:rPr>
            <w:lang w:val="el-GR"/>
          </w:rPr>
          <w:t>π</w:t>
        </w:r>
      </w:ins>
      <w:ins w:id="3423" w:author="ΜΗΤΣΕΑΣ ΗΛΙΑΣ" w:date="2026-01-08T11:00:00Z" w16du:dateUtc="2026-01-08T09:00:00Z">
        <w:r w:rsidRPr="00080B77">
          <w:rPr>
            <w:lang w:val="el-GR"/>
            <w:rPrChange w:id="3424" w:author="ΜΗΤΣΕΑΣ ΗΛΙΑΣ" w:date="2026-01-08T11:00:00Z" w16du:dateUtc="2026-01-08T09:00:00Z">
              <w:rPr/>
            </w:rPrChange>
          </w:rPr>
          <w:t xml:space="preserve">εριεχομένου, η οποία παρέχει δείκτες όπως </w:t>
        </w:r>
      </w:ins>
      <w:r w:rsidR="00450A4F">
        <w:rPr>
          <w:lang w:val="el-GR"/>
        </w:rPr>
        <w:t>αλληλεπίδραση με το κοινό</w:t>
      </w:r>
      <w:ins w:id="3425" w:author="ΜΗΤΣΕΑΣ ΗΛΙΑΣ" w:date="2026-01-08T11:00:00Z" w16du:dateUtc="2026-01-08T09:00:00Z">
        <w:r w:rsidRPr="00080B77">
          <w:rPr>
            <w:lang w:val="el-GR"/>
            <w:rPrChange w:id="3426" w:author="ΜΗΤΣΕΑΣ ΗΛΙΑΣ" w:date="2026-01-08T11:00:00Z" w16du:dateUtc="2026-01-08T09:00:00Z">
              <w:rPr/>
            </w:rPrChange>
          </w:rPr>
          <w:t xml:space="preserve">, </w:t>
        </w:r>
      </w:ins>
      <w:r w:rsidR="00450A4F">
        <w:rPr>
          <w:lang w:val="el-GR"/>
        </w:rPr>
        <w:t>βαθμολογία συναισθήματος</w:t>
      </w:r>
      <w:ins w:id="3427" w:author="ΜΗΤΣΕΑΣ ΗΛΙΑΣ" w:date="2026-01-08T11:00:00Z" w16du:dateUtc="2026-01-08T09:00:00Z">
        <w:r w:rsidRPr="00080B77">
          <w:rPr>
            <w:lang w:val="el-GR"/>
            <w:rPrChange w:id="3428" w:author="ΜΗΤΣΕΑΣ ΗΛΙΑΣ" w:date="2026-01-08T11:00:00Z" w16du:dateUtc="2026-01-08T09:00:00Z">
              <w:rPr/>
            </w:rPrChange>
          </w:rPr>
          <w:t xml:space="preserve"> και συνολική απόδοση καμπάνιας.</w:t>
        </w:r>
      </w:ins>
    </w:p>
    <w:p w14:paraId="1672109A" w14:textId="1BED6992" w:rsidR="00080B77" w:rsidRDefault="00080B77" w:rsidP="00450A4F">
      <w:pPr>
        <w:pStyle w:val="Web"/>
        <w:spacing w:before="120" w:beforeAutospacing="0" w:after="120" w:afterAutospacing="0"/>
        <w:jc w:val="both"/>
        <w:rPr>
          <w:ins w:id="3429" w:author="ΜΗΤΣΕΑΣ ΗΛΙΑΣ" w:date="2026-01-08T11:22:00Z" w16du:dateUtc="2026-01-08T09:22:00Z"/>
          <w:lang w:val="el-GR"/>
        </w:rPr>
      </w:pPr>
      <w:ins w:id="3430" w:author="ΜΗΤΣΕΑΣ ΗΛΙΑΣ" w:date="2026-01-08T11:00:00Z" w16du:dateUtc="2026-01-08T09:00:00Z">
        <w:r w:rsidRPr="00080B77">
          <w:rPr>
            <w:lang w:val="el-GR"/>
            <w:rPrChange w:id="3431" w:author="ΜΗΤΣΕΑΣ ΗΛΙΑΣ" w:date="2026-01-08T11:00:00Z" w16du:dateUtc="2026-01-08T09:00:00Z">
              <w:rPr/>
            </w:rPrChange>
          </w:rPr>
          <w:lastRenderedPageBreak/>
          <w:t xml:space="preserve">Τα αποτελέσματα της ανάλυσης είναι διαθέσιμα τόσο στις επιχειρήσεις όσο και στους </w:t>
        </w:r>
        <w:r>
          <w:t>influencers</w:t>
        </w:r>
        <w:r w:rsidRPr="00080B77">
          <w:rPr>
            <w:lang w:val="el-GR"/>
            <w:rPrChange w:id="3432" w:author="ΜΗΤΣΕΑΣ ΗΛΙΑΣ" w:date="2026-01-08T11:00:00Z" w16du:dateUtc="2026-01-08T09:00:00Z">
              <w:rPr/>
            </w:rPrChange>
          </w:rPr>
          <w:t xml:space="preserve"> υπό μορφή αναφορών και μετρήσεων απόδοσης, υποστηρίζοντας τη λήψη αποφάσεων, την αξιολόγηση συνεργασιών και τη βελτιστοποίηση της στρατηγικής μάρκετινγκ.</w:t>
        </w:r>
      </w:ins>
      <w:r w:rsidR="00450A4F">
        <w:rPr>
          <w:lang w:val="el-GR"/>
        </w:rPr>
        <w:t xml:space="preserve"> </w:t>
      </w:r>
      <w:ins w:id="3433" w:author="ΜΗΤΣΕΑΣ ΗΛΙΑΣ" w:date="2026-01-08T11:00:00Z" w16du:dateUtc="2026-01-08T09:00:00Z">
        <w:r w:rsidRPr="00080B77">
          <w:rPr>
            <w:lang w:val="el-GR"/>
            <w:rPrChange w:id="3434" w:author="ΜΗΤΣΕΑΣ ΗΛΙΑΣ" w:date="2026-01-08T11:00:00Z" w16du:dateUtc="2026-01-08T09:00:00Z">
              <w:rPr/>
            </w:rPrChange>
          </w:rPr>
          <w:t>Η συνολική αυτή αλληλεπίδραση διασφαλίζει την ομαλή ροή πληροφορίας μεταξύ των οντοτήτων και συνθέτει τον λειτουργικό πυρήνα της πλατφόρμας.</w:t>
        </w:r>
      </w:ins>
    </w:p>
    <w:p w14:paraId="6B5D0A97" w14:textId="5DD0BE86" w:rsidR="00D87DD1" w:rsidRPr="00080B77" w:rsidRDefault="00D87DD1">
      <w:pPr>
        <w:pStyle w:val="Web"/>
        <w:spacing w:before="0" w:beforeAutospacing="0" w:after="0" w:afterAutospacing="0"/>
        <w:jc w:val="both"/>
        <w:rPr>
          <w:ins w:id="3435" w:author="ΜΗΤΣΕΑΣ ΗΛΙΑΣ" w:date="2026-01-08T11:00:00Z" w16du:dateUtc="2026-01-08T09:00:00Z"/>
          <w:lang w:val="el-GR"/>
          <w:rPrChange w:id="3436" w:author="ΜΗΤΣΕΑΣ ΗΛΙΑΣ" w:date="2026-01-08T11:00:00Z" w16du:dateUtc="2026-01-08T09:00:00Z">
            <w:rPr>
              <w:ins w:id="3437" w:author="ΜΗΤΣΕΑΣ ΗΛΙΑΣ" w:date="2026-01-08T11:00:00Z" w16du:dateUtc="2026-01-08T09:00:00Z"/>
            </w:rPr>
          </w:rPrChange>
        </w:rPr>
        <w:pPrChange w:id="3438" w:author="ΜΗΤΣΕΑΣ ΗΛΙΑΣ" w:date="2026-01-08T11:00:00Z" w16du:dateUtc="2026-01-08T09:00:00Z">
          <w:pPr>
            <w:pStyle w:val="Web"/>
            <w:numPr>
              <w:numId w:val="29"/>
            </w:numPr>
            <w:ind w:left="720" w:hanging="360"/>
          </w:pPr>
        </w:pPrChange>
      </w:pPr>
      <w:ins w:id="3439" w:author="ΜΗΤΣΕΑΣ ΗΛΙΑΣ" w:date="2026-01-08T11:22:00Z">
        <w:r w:rsidRPr="00D87DD1">
          <w:rPr>
            <w:lang w:val="el-GR"/>
          </w:rPr>
          <w:t>Η ανάλυση απαιτήσεων και η περιγραφή των βασικών εννοιών του συστήματος αποτελούν τη βάση για τη σχεδίαση της αρχιτεκτονικής και την υλοποίηση της πλατφόρμας. Στο επόμενο κεφάλαιο παρουσιάζεται η μεθοδολογία ανάπτυξης που ακολουθήθηκε, η αρχιτεκτονική του συστήματος, ο σχεδιασμός της βάσης δεδομένων, καθώς και η διασύνδεση των επιμέρους υποσυστημάτων, αναδεικνύοντας τον τρόπο με τον οποίο οι αλγόριθμοι και οι έννοιες της πρώτης εργασίας ενσωματώνονται λειτουργικά στο σύστημα.</w:t>
        </w:r>
      </w:ins>
    </w:p>
    <w:p w14:paraId="17925AFD" w14:textId="77777777" w:rsidR="00080B77" w:rsidRPr="00080B77" w:rsidRDefault="00080B77">
      <w:pPr>
        <w:jc w:val="both"/>
        <w:rPr>
          <w:ins w:id="3440" w:author="ΜΗΤΣΕΑΣ ΗΛΙΑΣ" w:date="2026-01-08T10:59:00Z" w16du:dateUtc="2026-01-08T08:59:00Z"/>
          <w:rPrChange w:id="3441" w:author="ΜΗΤΣΕΑΣ ΗΛΙΑΣ" w:date="2026-01-08T11:00:00Z" w16du:dateUtc="2026-01-08T09:00:00Z">
            <w:rPr>
              <w:ins w:id="3442" w:author="ΜΗΤΣΕΑΣ ΗΛΙΑΣ" w:date="2026-01-08T10:59:00Z" w16du:dateUtc="2026-01-08T08:59:00Z"/>
              <w:rFonts w:ascii="Times New Roman" w:hAnsi="Times New Roman"/>
              <w:sz w:val="24"/>
              <w:szCs w:val="24"/>
              <w:lang w:val="el-GR"/>
            </w:rPr>
          </w:rPrChange>
        </w:rPr>
        <w:pPrChange w:id="3443" w:author="ΜΗΤΣΕΑΣ ΗΛΙΑΣ" w:date="2026-01-08T11:00:00Z" w16du:dateUtc="2026-01-08T09:00:00Z">
          <w:pPr>
            <w:pStyle w:val="30"/>
            <w:numPr>
              <w:ilvl w:val="0"/>
              <w:numId w:val="0"/>
            </w:numPr>
            <w:spacing w:before="120" w:after="120" w:line="360" w:lineRule="auto"/>
            <w:ind w:left="0" w:firstLine="0"/>
            <w:jc w:val="both"/>
          </w:pPr>
        </w:pPrChange>
      </w:pPr>
    </w:p>
    <w:p w14:paraId="25146B65" w14:textId="77777777" w:rsidR="00080B77" w:rsidRPr="00080B77" w:rsidRDefault="00080B77">
      <w:pPr>
        <w:ind w:left="360"/>
        <w:rPr>
          <w:ins w:id="3444" w:author="ΜΗΤΣΕΑΣ ΗΛΙΑΣ" w:date="2026-01-08T10:58:00Z" w16du:dateUtc="2026-01-08T08:58:00Z"/>
        </w:rPr>
        <w:pPrChange w:id="3445" w:author="ΜΗΤΣΕΑΣ ΗΛΙΑΣ" w:date="2026-01-08T10:59:00Z" w16du:dateUtc="2026-01-08T08:59:00Z">
          <w:pPr>
            <w:pStyle w:val="30"/>
            <w:numPr>
              <w:ilvl w:val="0"/>
              <w:numId w:val="0"/>
            </w:numPr>
            <w:spacing w:before="120" w:after="120" w:line="360" w:lineRule="auto"/>
            <w:ind w:left="0" w:firstLine="0"/>
            <w:jc w:val="both"/>
          </w:pPr>
        </w:pPrChange>
      </w:pPr>
    </w:p>
    <w:p w14:paraId="09278EA3" w14:textId="39D8AF0E" w:rsidR="002705E3" w:rsidRDefault="006449E0" w:rsidP="001D5903">
      <w:pPr>
        <w:spacing w:before="120" w:after="120" w:line="360" w:lineRule="auto"/>
        <w:jc w:val="both"/>
        <w:rPr>
          <w:ins w:id="3446" w:author="ΜΗΤΣΕΑΣ ΗΛΙΑΣ" w:date="2026-01-08T11:22:00Z" w16du:dateUtc="2026-01-08T09:22:00Z"/>
        </w:rPr>
      </w:pPr>
      <w:del w:id="3447" w:author="ΜΗΤΣΕΑΣ ΗΛΙΑΣ" w:date="2026-01-08T10:58:00Z" w16du:dateUtc="2026-01-08T08:58:00Z">
        <w:r w:rsidRPr="00E951CF" w:rsidDel="00080B77">
          <w:br w:type="page"/>
        </w:r>
      </w:del>
      <w:bookmarkStart w:id="3448" w:name="_Toc455680250"/>
    </w:p>
    <w:p w14:paraId="2F5B76DF" w14:textId="77777777" w:rsidR="00D87DD1" w:rsidRDefault="00D87DD1" w:rsidP="001D5903">
      <w:pPr>
        <w:spacing w:before="120" w:after="120" w:line="360" w:lineRule="auto"/>
        <w:jc w:val="both"/>
        <w:rPr>
          <w:ins w:id="3449" w:author="ΜΗΤΣΕΑΣ ΗΛΙΑΣ" w:date="2026-01-08T11:22:00Z" w16du:dateUtc="2026-01-08T09:22:00Z"/>
        </w:rPr>
      </w:pPr>
    </w:p>
    <w:p w14:paraId="26984E63" w14:textId="77777777" w:rsidR="00D87DD1" w:rsidRDefault="00D87DD1" w:rsidP="001D5903">
      <w:pPr>
        <w:spacing w:before="120" w:after="120" w:line="360" w:lineRule="auto"/>
        <w:jc w:val="both"/>
        <w:rPr>
          <w:ins w:id="3450" w:author="ΜΗΤΣΕΑΣ ΗΛΙΑΣ" w:date="2026-01-08T11:22:00Z" w16du:dateUtc="2026-01-08T09:22:00Z"/>
        </w:rPr>
      </w:pPr>
    </w:p>
    <w:p w14:paraId="12A4A8D1" w14:textId="77777777" w:rsidR="00D87DD1" w:rsidRDefault="00D87DD1" w:rsidP="001D5903">
      <w:pPr>
        <w:spacing w:before="120" w:after="120" w:line="360" w:lineRule="auto"/>
        <w:jc w:val="both"/>
        <w:rPr>
          <w:ins w:id="3451" w:author="ΜΗΤΣΕΑΣ ΗΛΙΑΣ" w:date="2026-01-08T11:22:00Z" w16du:dateUtc="2026-01-08T09:22:00Z"/>
        </w:rPr>
      </w:pPr>
    </w:p>
    <w:p w14:paraId="7FD71DA7" w14:textId="77777777" w:rsidR="00D87DD1" w:rsidRDefault="00D87DD1" w:rsidP="001D5903">
      <w:pPr>
        <w:spacing w:before="120" w:after="120" w:line="360" w:lineRule="auto"/>
        <w:jc w:val="both"/>
      </w:pPr>
    </w:p>
    <w:p w14:paraId="22DC2BDD" w14:textId="77777777" w:rsidR="009A2AA5" w:rsidRDefault="009A2AA5" w:rsidP="001D5903">
      <w:pPr>
        <w:spacing w:before="120" w:after="120" w:line="360" w:lineRule="auto"/>
        <w:jc w:val="both"/>
      </w:pPr>
    </w:p>
    <w:p w14:paraId="4CE99B88" w14:textId="77777777" w:rsidR="009A2AA5" w:rsidRDefault="009A2AA5" w:rsidP="001D5903">
      <w:pPr>
        <w:spacing w:before="120" w:after="120" w:line="360" w:lineRule="auto"/>
        <w:jc w:val="both"/>
      </w:pPr>
    </w:p>
    <w:p w14:paraId="3BFAD457" w14:textId="77777777" w:rsidR="009A2AA5" w:rsidRDefault="009A2AA5" w:rsidP="001D5903">
      <w:pPr>
        <w:spacing w:before="120" w:after="120" w:line="360" w:lineRule="auto"/>
        <w:jc w:val="both"/>
      </w:pPr>
    </w:p>
    <w:p w14:paraId="4DCB3E50" w14:textId="77777777" w:rsidR="009A2AA5" w:rsidRDefault="009A2AA5" w:rsidP="001D5903">
      <w:pPr>
        <w:spacing w:before="120" w:after="120" w:line="360" w:lineRule="auto"/>
        <w:jc w:val="both"/>
      </w:pPr>
    </w:p>
    <w:p w14:paraId="2BAEF02D" w14:textId="77777777" w:rsidR="009A2AA5" w:rsidRDefault="009A2AA5" w:rsidP="001D5903">
      <w:pPr>
        <w:spacing w:before="120" w:after="120" w:line="360" w:lineRule="auto"/>
        <w:jc w:val="both"/>
      </w:pPr>
    </w:p>
    <w:p w14:paraId="3AC2ED07" w14:textId="77777777" w:rsidR="009A2AA5" w:rsidRDefault="009A2AA5" w:rsidP="001D5903">
      <w:pPr>
        <w:spacing w:before="120" w:after="120" w:line="360" w:lineRule="auto"/>
        <w:jc w:val="both"/>
      </w:pPr>
    </w:p>
    <w:p w14:paraId="5177AC0F" w14:textId="77777777" w:rsidR="009A2AA5" w:rsidRDefault="009A2AA5" w:rsidP="001D5903">
      <w:pPr>
        <w:spacing w:before="120" w:after="120" w:line="360" w:lineRule="auto"/>
        <w:jc w:val="both"/>
      </w:pPr>
    </w:p>
    <w:p w14:paraId="6BAE697B" w14:textId="77777777" w:rsidR="009A2AA5" w:rsidRDefault="009A2AA5" w:rsidP="001D5903">
      <w:pPr>
        <w:spacing w:before="120" w:after="120" w:line="360" w:lineRule="auto"/>
        <w:jc w:val="both"/>
      </w:pPr>
    </w:p>
    <w:p w14:paraId="0D33B3D9" w14:textId="77777777" w:rsidR="009A2AA5" w:rsidRDefault="009A2AA5" w:rsidP="001D5903">
      <w:pPr>
        <w:spacing w:before="120" w:after="120" w:line="360" w:lineRule="auto"/>
        <w:jc w:val="both"/>
      </w:pPr>
    </w:p>
    <w:p w14:paraId="10C26205" w14:textId="77777777" w:rsidR="00B71C88" w:rsidRDefault="00B71C88" w:rsidP="001D5903">
      <w:pPr>
        <w:spacing w:before="120" w:after="120" w:line="360" w:lineRule="auto"/>
        <w:jc w:val="both"/>
      </w:pPr>
    </w:p>
    <w:p w14:paraId="7267BA6B" w14:textId="77777777" w:rsidR="00B71C88" w:rsidRDefault="00B71C88" w:rsidP="001D5903">
      <w:pPr>
        <w:spacing w:before="120" w:after="120" w:line="360" w:lineRule="auto"/>
        <w:jc w:val="both"/>
        <w:rPr>
          <w:ins w:id="3452" w:author="ΜΗΤΣΕΑΣ ΗΛΙΑΣ" w:date="2026-01-08T11:23:00Z" w16du:dateUtc="2026-01-08T09:23:00Z"/>
        </w:rPr>
      </w:pPr>
    </w:p>
    <w:p w14:paraId="28FC1823" w14:textId="0296AB15" w:rsidR="00D87DD1" w:rsidRDefault="00D87DD1" w:rsidP="00D87DD1">
      <w:pPr>
        <w:pStyle w:val="10"/>
        <w:spacing w:before="120" w:after="120" w:line="360" w:lineRule="auto"/>
        <w:jc w:val="both"/>
        <w:rPr>
          <w:ins w:id="3453" w:author="ΜΗΤΣΕΑΣ ΗΛΙΑΣ" w:date="2026-01-08T11:23:00Z" w16du:dateUtc="2026-01-08T09:23:00Z"/>
          <w:rFonts w:ascii="Times New Roman" w:hAnsi="Times New Roman"/>
          <w:lang w:eastAsia="en-US"/>
        </w:rPr>
      </w:pPr>
      <w:bookmarkStart w:id="3454" w:name="_Toc218850229"/>
      <w:ins w:id="3455" w:author="ΜΗΤΣΕΑΣ ΗΛΙΑΣ" w:date="2026-01-08T11:23:00Z" w16du:dateUtc="2026-01-08T09:23:00Z">
        <w:r>
          <w:rPr>
            <w:rFonts w:ascii="Times New Roman" w:hAnsi="Times New Roman"/>
            <w:lang w:eastAsia="en-US"/>
          </w:rPr>
          <w:lastRenderedPageBreak/>
          <w:t>5</w:t>
        </w:r>
        <w:r w:rsidRPr="006501DB">
          <w:rPr>
            <w:rFonts w:ascii="Times New Roman" w:hAnsi="Times New Roman"/>
            <w:lang w:eastAsia="en-US"/>
          </w:rPr>
          <w:t xml:space="preserve">. </w:t>
        </w:r>
        <w:r>
          <w:rPr>
            <w:rFonts w:ascii="Times New Roman" w:hAnsi="Times New Roman"/>
            <w:lang w:eastAsia="en-US"/>
          </w:rPr>
          <w:t>Σχεδ</w:t>
        </w:r>
      </w:ins>
      <w:ins w:id="3456" w:author="ΜΗΤΣΕΑΣ ΗΛΙΑΣ" w:date="2026-01-08T11:24:00Z" w16du:dateUtc="2026-01-08T09:24:00Z">
        <w:r w:rsidR="000C6652">
          <w:rPr>
            <w:rFonts w:ascii="Times New Roman" w:hAnsi="Times New Roman"/>
            <w:lang w:eastAsia="en-US"/>
          </w:rPr>
          <w:t>ίαση και Αρχιτεκτονική Συστήματος</w:t>
        </w:r>
      </w:ins>
      <w:bookmarkEnd w:id="3454"/>
    </w:p>
    <w:p w14:paraId="6A36AE76" w14:textId="2842A23C" w:rsidR="00D87DD1" w:rsidRDefault="000C6652" w:rsidP="00D87DD1">
      <w:pPr>
        <w:pStyle w:val="20"/>
        <w:numPr>
          <w:ilvl w:val="0"/>
          <w:numId w:val="0"/>
        </w:numPr>
        <w:tabs>
          <w:tab w:val="left" w:pos="360"/>
        </w:tabs>
        <w:spacing w:before="120" w:after="120" w:line="360" w:lineRule="auto"/>
        <w:jc w:val="both"/>
        <w:rPr>
          <w:ins w:id="3457" w:author="ΜΗΤΣΕΑΣ ΗΛΙΑΣ" w:date="2026-01-08T11:40:00Z" w16du:dateUtc="2026-01-08T09:40:00Z"/>
          <w:rFonts w:ascii="Times New Roman" w:hAnsi="Times New Roman"/>
          <w:i w:val="0"/>
          <w:lang w:val="el-GR"/>
        </w:rPr>
      </w:pPr>
      <w:bookmarkStart w:id="3458" w:name="_Toc218850230"/>
      <w:ins w:id="3459" w:author="ΜΗΤΣΕΑΣ ΗΛΙΑΣ" w:date="2026-01-08T11:24:00Z" w16du:dateUtc="2026-01-08T09:24:00Z">
        <w:r>
          <w:rPr>
            <w:rFonts w:ascii="Times New Roman" w:hAnsi="Times New Roman"/>
            <w:i w:val="0"/>
            <w:lang w:val="el-GR"/>
          </w:rPr>
          <w:t>5</w:t>
        </w:r>
      </w:ins>
      <w:ins w:id="3460" w:author="ΜΗΤΣΕΑΣ ΗΛΙΑΣ" w:date="2026-01-08T11:23:00Z" w16du:dateUtc="2026-01-08T09:23:00Z">
        <w:r w:rsidR="00D87DD1">
          <w:rPr>
            <w:rFonts w:ascii="Times New Roman" w:hAnsi="Times New Roman"/>
            <w:i w:val="0"/>
            <w:lang w:val="el-GR"/>
          </w:rPr>
          <w:t xml:space="preserve">.1 </w:t>
        </w:r>
      </w:ins>
      <w:ins w:id="3461" w:author="ΜΗΤΣΕΑΣ ΗΛΙΑΣ" w:date="2026-01-08T11:24:00Z" w16du:dateUtc="2026-01-08T09:24:00Z">
        <w:r>
          <w:rPr>
            <w:rFonts w:ascii="Times New Roman" w:hAnsi="Times New Roman"/>
            <w:i w:val="0"/>
            <w:lang w:val="el-GR"/>
          </w:rPr>
          <w:t>Μεθοδολογία Ανάπτυξης</w:t>
        </w:r>
      </w:ins>
      <w:bookmarkEnd w:id="3458"/>
    </w:p>
    <w:p w14:paraId="1C4B5010" w14:textId="7FEC1DFA" w:rsidR="00B16766" w:rsidRPr="00B16766" w:rsidRDefault="00B16766">
      <w:pPr>
        <w:spacing w:before="120" w:after="120"/>
        <w:jc w:val="both"/>
        <w:rPr>
          <w:ins w:id="3462" w:author="ΜΗΤΣΕΑΣ ΗΛΙΑΣ" w:date="2026-01-08T11:40:00Z"/>
          <w:lang w:eastAsia="x-none"/>
          <w:rPrChange w:id="3463" w:author="ΜΗΤΣΕΑΣ ΗΛΙΑΣ" w:date="2026-01-08T11:40:00Z" w16du:dateUtc="2026-01-08T09:40:00Z">
            <w:rPr>
              <w:ins w:id="3464" w:author="ΜΗΤΣΕΑΣ ΗΛΙΑΣ" w:date="2026-01-08T11:40:00Z"/>
              <w:lang w:val="en-US" w:eastAsia="x-none"/>
            </w:rPr>
          </w:rPrChange>
        </w:rPr>
        <w:pPrChange w:id="3465" w:author="ΜΗΤΣΕΑΣ ΗΛΙΑΣ" w:date="2026-01-08T11:40:00Z" w16du:dateUtc="2026-01-08T09:40:00Z">
          <w:pPr/>
        </w:pPrChange>
      </w:pPr>
      <w:ins w:id="3466" w:author="ΜΗΤΣΕΑΣ ΗΛΙΑΣ" w:date="2026-01-08T11:40:00Z">
        <w:r w:rsidRPr="00B16766">
          <w:rPr>
            <w:lang w:eastAsia="x-none"/>
            <w:rPrChange w:id="3467" w:author="ΜΗΤΣΕΑΣ ΗΛΙΑΣ" w:date="2026-01-08T11:40:00Z" w16du:dateUtc="2026-01-08T09:40:00Z">
              <w:rPr>
                <w:lang w:val="en-US" w:eastAsia="x-none"/>
              </w:rPr>
            </w:rPrChange>
          </w:rPr>
          <w:t>Η ανάπτυξη της υπό μελέτη πλατφόρμας βασίστηκε σε επαναληπτική και εξελικτική μεθοδολογία ανάπτυξης λογισμικού, η οποία συνδυάζει στοιχεία της ευέλικτης (</w:t>
        </w:r>
        <w:r w:rsidRPr="00B16766">
          <w:rPr>
            <w:lang w:val="en-US" w:eastAsia="x-none"/>
          </w:rPr>
          <w:t>Agile</w:t>
        </w:r>
        <w:r w:rsidRPr="00B16766">
          <w:rPr>
            <w:lang w:eastAsia="x-none"/>
            <w:rPrChange w:id="3468" w:author="ΜΗΤΣΕΑΣ ΗΛΙΑΣ" w:date="2026-01-08T11:40:00Z" w16du:dateUtc="2026-01-08T09:40:00Z">
              <w:rPr>
                <w:lang w:val="en-US" w:eastAsia="x-none"/>
              </w:rPr>
            </w:rPrChange>
          </w:rPr>
          <w:t>) προσέγγισης με σταδιακή ανάλυση και υλοποίηση των λειτουργικών απαιτήσεων. Η επιλογή της συγκεκριμένης μεθοδολογίας κρίθηκε κατάλληλη λόγω της πολυπλοκότητας του συστήματος, της ανάγκης συνεχούς ανατροφοδότησης, καθώς και της σταδιακής ενσωμάτωσης αλγοριθμικών μηχανισμών ανάλυσης δεδομένων.</w:t>
        </w:r>
      </w:ins>
    </w:p>
    <w:p w14:paraId="220626ED" w14:textId="575A216E" w:rsidR="00B16766" w:rsidRPr="00B16766" w:rsidRDefault="00B16766">
      <w:pPr>
        <w:spacing w:before="120" w:after="120"/>
        <w:jc w:val="both"/>
        <w:rPr>
          <w:ins w:id="3469" w:author="ΜΗΤΣΕΑΣ ΗΛΙΑΣ" w:date="2026-01-08T11:40:00Z"/>
          <w:lang w:eastAsia="x-none"/>
          <w:rPrChange w:id="3470" w:author="ΜΗΤΣΕΑΣ ΗΛΙΑΣ" w:date="2026-01-08T11:40:00Z" w16du:dateUtc="2026-01-08T09:40:00Z">
            <w:rPr>
              <w:ins w:id="3471" w:author="ΜΗΤΣΕΑΣ ΗΛΙΑΣ" w:date="2026-01-08T11:40:00Z"/>
              <w:lang w:val="en-US" w:eastAsia="x-none"/>
            </w:rPr>
          </w:rPrChange>
        </w:rPr>
        <w:pPrChange w:id="3472" w:author="ΜΗΤΣΕΑΣ ΗΛΙΑΣ" w:date="2026-01-08T11:40:00Z" w16du:dateUtc="2026-01-08T09:40:00Z">
          <w:pPr/>
        </w:pPrChange>
      </w:pPr>
      <w:ins w:id="3473" w:author="ΜΗΤΣΕΑΣ ΗΛΙΑΣ" w:date="2026-01-08T11:40:00Z">
        <w:r w:rsidRPr="00B16766">
          <w:rPr>
            <w:lang w:eastAsia="x-none"/>
            <w:rPrChange w:id="3474" w:author="ΜΗΤΣΕΑΣ ΗΛΙΑΣ" w:date="2026-01-08T11:40:00Z" w16du:dateUtc="2026-01-08T09:40:00Z">
              <w:rPr>
                <w:lang w:val="en-US" w:eastAsia="x-none"/>
              </w:rPr>
            </w:rPrChange>
          </w:rPr>
          <w:t xml:space="preserve">Η διαδικασία ανάπτυξης οργανώθηκε σε διακριτά στάδια, τα οποία ακολουθούν λογική αλληλουχία από την ανάλυση απαιτήσεων έως τη σχεδίαση και την υλοποίηση των επιμέρους υποσυστημάτων. Κεντρικό ρόλο στη μεθοδολογία είχαν τα </w:t>
        </w:r>
        <w:r w:rsidRPr="00B16766">
          <w:rPr>
            <w:lang w:val="en-US" w:eastAsia="x-none"/>
          </w:rPr>
          <w:t>user</w:t>
        </w:r>
        <w:r w:rsidRPr="00B16766">
          <w:rPr>
            <w:lang w:eastAsia="x-none"/>
            <w:rPrChange w:id="3475" w:author="ΜΗΤΣΕΑΣ ΗΛΙΑΣ" w:date="2026-01-08T11:40:00Z" w16du:dateUtc="2026-01-08T09:40:00Z">
              <w:rPr>
                <w:lang w:val="en-US" w:eastAsia="x-none"/>
              </w:rPr>
            </w:rPrChange>
          </w:rPr>
          <w:t xml:space="preserve"> </w:t>
        </w:r>
        <w:r w:rsidRPr="00B16766">
          <w:rPr>
            <w:lang w:val="en-US" w:eastAsia="x-none"/>
          </w:rPr>
          <w:t>stories</w:t>
        </w:r>
        <w:r w:rsidRPr="00B16766">
          <w:rPr>
            <w:lang w:eastAsia="x-none"/>
            <w:rPrChange w:id="3476" w:author="ΜΗΤΣΕΑΣ ΗΛΙΑΣ" w:date="2026-01-08T11:40:00Z" w16du:dateUtc="2026-01-08T09:40:00Z">
              <w:rPr>
                <w:lang w:val="en-US" w:eastAsia="x-none"/>
              </w:rPr>
            </w:rPrChange>
          </w:rPr>
          <w:t>, τα οποία χρησιμοποιήθηκαν ως βασική μονάδα ορισμού απαιτήσεων και καθοδήγησης της ανάπτυξης.</w:t>
        </w:r>
      </w:ins>
    </w:p>
    <w:p w14:paraId="47529C81" w14:textId="0CAE8FAE" w:rsidR="00B16766" w:rsidRPr="00B16766" w:rsidRDefault="00B16766">
      <w:pPr>
        <w:spacing w:before="120" w:after="120"/>
        <w:jc w:val="both"/>
        <w:rPr>
          <w:ins w:id="3477" w:author="ΜΗΤΣΕΑΣ ΗΛΙΑΣ" w:date="2026-01-08T11:40:00Z"/>
          <w:lang w:eastAsia="x-none"/>
          <w:rPrChange w:id="3478" w:author="ΜΗΤΣΕΑΣ ΗΛΙΑΣ" w:date="2026-01-08T11:40:00Z" w16du:dateUtc="2026-01-08T09:40:00Z">
            <w:rPr>
              <w:ins w:id="3479" w:author="ΜΗΤΣΕΑΣ ΗΛΙΑΣ" w:date="2026-01-08T11:40:00Z"/>
              <w:lang w:val="en-US" w:eastAsia="x-none"/>
            </w:rPr>
          </w:rPrChange>
        </w:rPr>
        <w:pPrChange w:id="3480" w:author="ΜΗΤΣΕΑΣ ΗΛΙΑΣ" w:date="2026-01-08T11:40:00Z" w16du:dateUtc="2026-01-08T09:40:00Z">
          <w:pPr/>
        </w:pPrChange>
      </w:pPr>
      <w:ins w:id="3481" w:author="ΜΗΤΣΕΑΣ ΗΛΙΑΣ" w:date="2026-01-08T11:40:00Z">
        <w:r w:rsidRPr="00B16766">
          <w:rPr>
            <w:lang w:eastAsia="x-none"/>
            <w:rPrChange w:id="3482" w:author="ΜΗΤΣΕΑΣ ΗΛΙΑΣ" w:date="2026-01-08T11:40:00Z" w16du:dateUtc="2026-01-08T09:40:00Z">
              <w:rPr>
                <w:lang w:val="en-US" w:eastAsia="x-none"/>
              </w:rPr>
            </w:rPrChange>
          </w:rPr>
          <w:t xml:space="preserve">Αρχικά πραγματοποιήθηκε η ανάλυση απαιτήσεων του συστήματος, με στόχο τον σαφή προσδιορισμό των ρόλων χρηστών, των λειτουργικών αναγκών και της προστιθέμενης αξίας κάθε ενέργειας. Οι απαιτήσεις αποτυπώθηκαν μέσω </w:t>
        </w:r>
        <w:r w:rsidRPr="00B16766">
          <w:rPr>
            <w:lang w:val="en-US" w:eastAsia="x-none"/>
          </w:rPr>
          <w:t>user</w:t>
        </w:r>
        <w:r w:rsidRPr="00B16766">
          <w:rPr>
            <w:lang w:eastAsia="x-none"/>
            <w:rPrChange w:id="3483" w:author="ΜΗΤΣΕΑΣ ΗΛΙΑΣ" w:date="2026-01-08T11:40:00Z" w16du:dateUtc="2026-01-08T09:40:00Z">
              <w:rPr>
                <w:lang w:val="en-US" w:eastAsia="x-none"/>
              </w:rPr>
            </w:rPrChange>
          </w:rPr>
          <w:t xml:space="preserve"> </w:t>
        </w:r>
        <w:r w:rsidRPr="00B16766">
          <w:rPr>
            <w:lang w:val="en-US" w:eastAsia="x-none"/>
          </w:rPr>
          <w:t>stories</w:t>
        </w:r>
        <w:r w:rsidRPr="00B16766">
          <w:rPr>
            <w:lang w:eastAsia="x-none"/>
            <w:rPrChange w:id="3484" w:author="ΜΗΤΣΕΑΣ ΗΛΙΑΣ" w:date="2026-01-08T11:40:00Z" w16du:dateUtc="2026-01-08T09:40:00Z">
              <w:rPr>
                <w:lang w:val="en-US" w:eastAsia="x-none"/>
              </w:rPr>
            </w:rPrChange>
          </w:rPr>
          <w:t xml:space="preserve"> και </w:t>
        </w:r>
        <w:r w:rsidRPr="00B16766">
          <w:rPr>
            <w:lang w:val="en-US" w:eastAsia="x-none"/>
          </w:rPr>
          <w:t>acceptance</w:t>
        </w:r>
        <w:r w:rsidRPr="00B16766">
          <w:rPr>
            <w:lang w:eastAsia="x-none"/>
            <w:rPrChange w:id="3485" w:author="ΜΗΤΣΕΑΣ ΗΛΙΑΣ" w:date="2026-01-08T11:40:00Z" w16du:dateUtc="2026-01-08T09:40:00Z">
              <w:rPr>
                <w:lang w:val="en-US" w:eastAsia="x-none"/>
              </w:rPr>
            </w:rPrChange>
          </w:rPr>
          <w:t xml:space="preserve"> </w:t>
        </w:r>
        <w:r w:rsidRPr="00B16766">
          <w:rPr>
            <w:lang w:val="en-US" w:eastAsia="x-none"/>
          </w:rPr>
          <w:t>criteria</w:t>
        </w:r>
        <w:r w:rsidRPr="00B16766">
          <w:rPr>
            <w:lang w:eastAsia="x-none"/>
            <w:rPrChange w:id="3486" w:author="ΜΗΤΣΕΑΣ ΗΛΙΑΣ" w:date="2026-01-08T11:40:00Z" w16du:dateUtc="2026-01-08T09:40:00Z">
              <w:rPr>
                <w:lang w:val="en-US" w:eastAsia="x-none"/>
              </w:rPr>
            </w:rPrChange>
          </w:rPr>
          <w:t xml:space="preserve">, τα οποία λειτούργησαν ως σημείο αναφοράς για τον σχεδιασμό των </w:t>
        </w:r>
        <w:r w:rsidRPr="00B16766">
          <w:rPr>
            <w:lang w:val="en-US" w:eastAsia="x-none"/>
          </w:rPr>
          <w:t>use</w:t>
        </w:r>
        <w:r w:rsidRPr="00B16766">
          <w:rPr>
            <w:lang w:eastAsia="x-none"/>
            <w:rPrChange w:id="3487" w:author="ΜΗΤΣΕΑΣ ΗΛΙΑΣ" w:date="2026-01-08T11:40:00Z" w16du:dateUtc="2026-01-08T09:40:00Z">
              <w:rPr>
                <w:lang w:val="en-US" w:eastAsia="x-none"/>
              </w:rPr>
            </w:rPrChange>
          </w:rPr>
          <w:t xml:space="preserve"> </w:t>
        </w:r>
        <w:r w:rsidRPr="00B16766">
          <w:rPr>
            <w:lang w:val="en-US" w:eastAsia="x-none"/>
          </w:rPr>
          <w:t>cases</w:t>
        </w:r>
        <w:r w:rsidRPr="00B16766">
          <w:rPr>
            <w:lang w:eastAsia="x-none"/>
            <w:rPrChange w:id="3488" w:author="ΜΗΤΣΕΑΣ ΗΛΙΑΣ" w:date="2026-01-08T11:40:00Z" w16du:dateUtc="2026-01-08T09:40:00Z">
              <w:rPr>
                <w:lang w:val="en-US" w:eastAsia="x-none"/>
              </w:rPr>
            </w:rPrChange>
          </w:rPr>
          <w:t xml:space="preserve"> και των αντίστοιχων διαγραμμάτων. Η φάση αυτή εξασφάλισε ότι η ανάπτυξη του συστήματος είναι προσανατολισμένη στον χρήστη και ευθυγραμμισμένη με πραγματικά επιχειρησιακά σενάρια.</w:t>
        </w:r>
      </w:ins>
    </w:p>
    <w:p w14:paraId="294B142C" w14:textId="2988B328" w:rsidR="00B16766" w:rsidRPr="00B16766" w:rsidRDefault="00B16766">
      <w:pPr>
        <w:spacing w:before="120" w:after="120"/>
        <w:jc w:val="both"/>
        <w:rPr>
          <w:ins w:id="3489" w:author="ΜΗΤΣΕΑΣ ΗΛΙΑΣ" w:date="2026-01-08T11:40:00Z"/>
          <w:lang w:eastAsia="x-none"/>
          <w:rPrChange w:id="3490" w:author="ΜΗΤΣΕΑΣ ΗΛΙΑΣ" w:date="2026-01-08T11:40:00Z" w16du:dateUtc="2026-01-08T09:40:00Z">
            <w:rPr>
              <w:ins w:id="3491" w:author="ΜΗΤΣΕΑΣ ΗΛΙΑΣ" w:date="2026-01-08T11:40:00Z"/>
              <w:lang w:val="en-US" w:eastAsia="x-none"/>
            </w:rPr>
          </w:rPrChange>
        </w:rPr>
        <w:pPrChange w:id="3492" w:author="ΜΗΤΣΕΑΣ ΗΛΙΑΣ" w:date="2026-01-08T11:40:00Z" w16du:dateUtc="2026-01-08T09:40:00Z">
          <w:pPr/>
        </w:pPrChange>
      </w:pPr>
      <w:ins w:id="3493" w:author="ΜΗΤΣΕΑΣ ΗΛΙΑΣ" w:date="2026-01-08T11:40:00Z">
        <w:r w:rsidRPr="00B16766">
          <w:rPr>
            <w:lang w:eastAsia="x-none"/>
            <w:rPrChange w:id="3494" w:author="ΜΗΤΣΕΑΣ ΗΛΙΑΣ" w:date="2026-01-08T11:40:00Z" w16du:dateUtc="2026-01-08T09:40:00Z">
              <w:rPr>
                <w:lang w:val="en-US" w:eastAsia="x-none"/>
              </w:rPr>
            </w:rPrChange>
          </w:rPr>
          <w:t>Στη συνέχεια ακολούθησε η φάση της εννοιολογικής μοντελοποίησης, κατά την οποία προσδιορίστηκαν οι βασικές έννοιες και οντότητες του συστήματος, καθώς και οι σχέσεις και αλληλεπιδράσεις μεταξύ τους. Η μοντελοποίηση αυτή αποτέλεσε τη βάση για τον σχεδιασμό της βάσης δεδομένων και της συνολικής αρχιτεκτονικής του συστήματος, διασφαλίζοντας συνοχή μεταξύ απαιτήσεων, δεδομένων και επιχειρησιακής λογικής.</w:t>
        </w:r>
      </w:ins>
    </w:p>
    <w:p w14:paraId="6BBDB3FC" w14:textId="2DC30B51" w:rsidR="00B16766" w:rsidRPr="00B16766" w:rsidRDefault="00B16766">
      <w:pPr>
        <w:spacing w:before="120" w:after="120"/>
        <w:jc w:val="both"/>
        <w:rPr>
          <w:ins w:id="3495" w:author="ΜΗΤΣΕΑΣ ΗΛΙΑΣ" w:date="2026-01-08T11:40:00Z"/>
          <w:lang w:eastAsia="x-none"/>
          <w:rPrChange w:id="3496" w:author="ΜΗΤΣΕΑΣ ΗΛΙΑΣ" w:date="2026-01-08T11:40:00Z" w16du:dateUtc="2026-01-08T09:40:00Z">
            <w:rPr>
              <w:ins w:id="3497" w:author="ΜΗΤΣΕΑΣ ΗΛΙΑΣ" w:date="2026-01-08T11:40:00Z"/>
              <w:lang w:val="en-US" w:eastAsia="x-none"/>
            </w:rPr>
          </w:rPrChange>
        </w:rPr>
        <w:pPrChange w:id="3498" w:author="ΜΗΤΣΕΑΣ ΗΛΙΑΣ" w:date="2026-01-08T11:40:00Z" w16du:dateUtc="2026-01-08T09:40:00Z">
          <w:pPr/>
        </w:pPrChange>
      </w:pPr>
      <w:ins w:id="3499" w:author="ΜΗΤΣΕΑΣ ΗΛΙΑΣ" w:date="2026-01-08T11:40:00Z">
        <w:r w:rsidRPr="00B16766">
          <w:rPr>
            <w:lang w:eastAsia="x-none"/>
            <w:rPrChange w:id="3500" w:author="ΜΗΤΣΕΑΣ ΗΛΙΑΣ" w:date="2026-01-08T11:40:00Z" w16du:dateUtc="2026-01-08T09:40:00Z">
              <w:rPr>
                <w:lang w:val="en-US" w:eastAsia="x-none"/>
              </w:rPr>
            </w:rPrChange>
          </w:rPr>
          <w:t xml:space="preserve">Η ανάπτυξη του συστήματος υλοποιήθηκε με σταδιακή προσέγγιση, όπου κάθε βασική λειτουργικότητα σχεδιάστηκε και ενσωματώθηκε ως ανεξάρτητο υποσύστημα. Η διάκριση μεταξύ </w:t>
        </w:r>
      </w:ins>
      <w:r w:rsidR="00A8509F">
        <w:rPr>
          <w:lang w:val="en-US" w:eastAsia="x-none"/>
        </w:rPr>
        <w:t>f</w:t>
      </w:r>
      <w:ins w:id="3501" w:author="ΜΗΤΣΕΑΣ ΗΛΙΑΣ" w:date="2026-01-08T11:40:00Z">
        <w:r w:rsidRPr="00B16766">
          <w:rPr>
            <w:lang w:val="en-US" w:eastAsia="x-none"/>
          </w:rPr>
          <w:t>rontend</w:t>
        </w:r>
        <w:r w:rsidRPr="00B16766">
          <w:rPr>
            <w:lang w:eastAsia="x-none"/>
            <w:rPrChange w:id="3502" w:author="ΜΗΤΣΕΑΣ ΗΛΙΑΣ" w:date="2026-01-08T11:40:00Z" w16du:dateUtc="2026-01-08T09:40:00Z">
              <w:rPr>
                <w:lang w:val="en-US" w:eastAsia="x-none"/>
              </w:rPr>
            </w:rPrChange>
          </w:rPr>
          <w:t xml:space="preserve">, </w:t>
        </w:r>
      </w:ins>
      <w:r w:rsidR="00A8509F">
        <w:rPr>
          <w:lang w:val="en-US" w:eastAsia="x-none"/>
        </w:rPr>
        <w:t>b</w:t>
      </w:r>
      <w:ins w:id="3503" w:author="ΜΗΤΣΕΑΣ ΗΛΙΑΣ" w:date="2026-01-08T11:40:00Z">
        <w:r w:rsidRPr="00B16766">
          <w:rPr>
            <w:lang w:val="en-US" w:eastAsia="x-none"/>
          </w:rPr>
          <w:t>ackend</w:t>
        </w:r>
        <w:r w:rsidRPr="00B16766">
          <w:rPr>
            <w:lang w:eastAsia="x-none"/>
            <w:rPrChange w:id="3504" w:author="ΜΗΤΣΕΑΣ ΗΛΙΑΣ" w:date="2026-01-08T11:40:00Z" w16du:dateUtc="2026-01-08T09:40:00Z">
              <w:rPr>
                <w:lang w:val="en-US" w:eastAsia="x-none"/>
              </w:rPr>
            </w:rPrChange>
          </w:rPr>
          <w:t xml:space="preserve"> και υπηρεσιών ανάλυσης δεδομένων επιτρέπει την ανεξάρτητη εξέλιξη και συντήρηση των επιμέρους τμημάτων, ενώ παράλληλα διευκολύνει τη μελλοντική επέκταση της πλατφόρμας.</w:t>
        </w:r>
      </w:ins>
    </w:p>
    <w:p w14:paraId="1AA09B0C" w14:textId="43B0451A" w:rsidR="00B16766" w:rsidRPr="00B16766" w:rsidRDefault="00B16766">
      <w:pPr>
        <w:jc w:val="both"/>
        <w:rPr>
          <w:ins w:id="3505" w:author="ΜΗΤΣΕΑΣ ΗΛΙΑΣ" w:date="2026-01-08T11:40:00Z"/>
          <w:lang w:eastAsia="x-none"/>
          <w:rPrChange w:id="3506" w:author="ΜΗΤΣΕΑΣ ΗΛΙΑΣ" w:date="2026-01-08T11:40:00Z" w16du:dateUtc="2026-01-08T09:40:00Z">
            <w:rPr>
              <w:ins w:id="3507" w:author="ΜΗΤΣΕΑΣ ΗΛΙΑΣ" w:date="2026-01-08T11:40:00Z"/>
              <w:lang w:val="en-US" w:eastAsia="x-none"/>
            </w:rPr>
          </w:rPrChange>
        </w:rPr>
        <w:pPrChange w:id="3508" w:author="ΜΗΤΣΕΑΣ ΗΛΙΑΣ" w:date="2026-01-08T11:40:00Z" w16du:dateUtc="2026-01-08T09:40:00Z">
          <w:pPr/>
        </w:pPrChange>
      </w:pPr>
      <w:ins w:id="3509" w:author="ΜΗΤΣΕΑΣ ΗΛΙΑΣ" w:date="2026-01-08T11:40:00Z">
        <w:r w:rsidRPr="00B16766">
          <w:rPr>
            <w:lang w:eastAsia="x-none"/>
            <w:rPrChange w:id="3510" w:author="ΜΗΤΣΕΑΣ ΗΛΙΑΣ" w:date="2026-01-08T11:40:00Z" w16du:dateUtc="2026-01-08T09:40:00Z">
              <w:rPr>
                <w:lang w:val="en-US" w:eastAsia="x-none"/>
              </w:rPr>
            </w:rPrChange>
          </w:rPr>
          <w:t xml:space="preserve">Ιδιαίτερη έμφαση δόθηκε στη λειτουργική ενσωμάτωση των αλγορίθμων και των εννοιών που παρουσιάστηκαν στην πρώτη εργασία, όπως η ανάλυση συναισθήματος, ο υπολογισμός δεικτών </w:t>
        </w:r>
      </w:ins>
      <w:r w:rsidR="005E10E6">
        <w:rPr>
          <w:lang w:eastAsia="x-none"/>
        </w:rPr>
        <w:t>αλληλεπίδρασης</w:t>
      </w:r>
      <w:ins w:id="3511" w:author="ΜΗΤΣΕΑΣ ΗΛΙΑΣ" w:date="2026-01-08T11:40:00Z">
        <w:r w:rsidRPr="00B16766">
          <w:rPr>
            <w:lang w:eastAsia="x-none"/>
            <w:rPrChange w:id="3512" w:author="ΜΗΤΣΕΑΣ ΗΛΙΑΣ" w:date="2026-01-08T11:40:00Z" w16du:dateUtc="2026-01-08T09:40:00Z">
              <w:rPr>
                <w:lang w:val="en-US" w:eastAsia="x-none"/>
              </w:rPr>
            </w:rPrChange>
          </w:rPr>
          <w:t xml:space="preserve"> και η αξιολόγηση συνάφειας </w:t>
        </w:r>
        <w:r w:rsidRPr="00B16766">
          <w:rPr>
            <w:lang w:val="en-US" w:eastAsia="x-none"/>
          </w:rPr>
          <w:t>influencer</w:t>
        </w:r>
        <w:r w:rsidRPr="00B16766">
          <w:rPr>
            <w:lang w:eastAsia="x-none"/>
            <w:rPrChange w:id="3513" w:author="ΜΗΤΣΕΑΣ ΗΛΙΑΣ" w:date="2026-01-08T11:40:00Z" w16du:dateUtc="2026-01-08T09:40:00Z">
              <w:rPr>
                <w:lang w:val="en-US" w:eastAsia="x-none"/>
              </w:rPr>
            </w:rPrChange>
          </w:rPr>
          <w:t>–καμπάνιας. Οι αλγόριθμοι αυτοί ενσωματώνονται ως διακριτά υποσυστήματα ανάλυσης, τα οποία τροφοδοτούν το κύριο σύστημα με επεξεργασμένα δεδομένα και δείκτες απόδοσης.</w:t>
        </w:r>
      </w:ins>
    </w:p>
    <w:p w14:paraId="4D8B2877" w14:textId="77777777" w:rsidR="00B16766" w:rsidRPr="00B16766" w:rsidRDefault="00B16766">
      <w:pPr>
        <w:spacing w:before="120" w:after="120"/>
        <w:jc w:val="both"/>
        <w:rPr>
          <w:ins w:id="3514" w:author="ΜΗΤΣΕΑΣ ΗΛΙΑΣ" w:date="2026-01-08T11:40:00Z"/>
          <w:lang w:eastAsia="x-none"/>
          <w:rPrChange w:id="3515" w:author="ΜΗΤΣΕΑΣ ΗΛΙΑΣ" w:date="2026-01-08T11:40:00Z" w16du:dateUtc="2026-01-08T09:40:00Z">
            <w:rPr>
              <w:ins w:id="3516" w:author="ΜΗΤΣΕΑΣ ΗΛΙΑΣ" w:date="2026-01-08T11:40:00Z"/>
              <w:lang w:val="en-US" w:eastAsia="x-none"/>
            </w:rPr>
          </w:rPrChange>
        </w:rPr>
        <w:pPrChange w:id="3517" w:author="ΜΗΤΣΕΑΣ ΗΛΙΑΣ" w:date="2026-01-08T11:40:00Z" w16du:dateUtc="2026-01-08T09:40:00Z">
          <w:pPr/>
        </w:pPrChange>
      </w:pPr>
      <w:ins w:id="3518" w:author="ΜΗΤΣΕΑΣ ΗΛΙΑΣ" w:date="2026-01-08T11:40:00Z">
        <w:r w:rsidRPr="00B16766">
          <w:rPr>
            <w:lang w:eastAsia="x-none"/>
            <w:rPrChange w:id="3519" w:author="ΜΗΤΣΕΑΣ ΗΛΙΑΣ" w:date="2026-01-08T11:40:00Z" w16du:dateUtc="2026-01-08T09:40:00Z">
              <w:rPr>
                <w:lang w:val="en-US" w:eastAsia="x-none"/>
              </w:rPr>
            </w:rPrChange>
          </w:rPr>
          <w:t>Η επιλεγμένη μεθοδολογία ανάπτυξης επιτρέπει τη σταδιακή επαλήθευση των λειτουργικών απαιτήσεων, τη σαφή ιχνηλασιμότητα μεταξύ απαιτήσεων και υλοποίησης, καθώς και την ευελιξία προσαρμογής του συστήματος σε μελλοντικές ανάγκες ή επεκτάσεις.</w:t>
        </w:r>
      </w:ins>
    </w:p>
    <w:p w14:paraId="270E80A3" w14:textId="77777777" w:rsidR="00B16766" w:rsidRPr="00B16766" w:rsidRDefault="00B16766">
      <w:pPr>
        <w:jc w:val="both"/>
        <w:rPr>
          <w:ins w:id="3520" w:author="ΜΗΤΣΕΑΣ ΗΛΙΑΣ" w:date="2026-01-08T11:23:00Z" w16du:dateUtc="2026-01-08T09:23:00Z"/>
          <w:i/>
          <w:rPrChange w:id="3521" w:author="ΜΗΤΣΕΑΣ ΗΛΙΑΣ" w:date="2026-01-08T11:40:00Z" w16du:dateUtc="2026-01-08T09:40:00Z">
            <w:rPr>
              <w:ins w:id="3522" w:author="ΜΗΤΣΕΑΣ ΗΛΙΑΣ" w:date="2026-01-08T11:23:00Z" w16du:dateUtc="2026-01-08T09:23:00Z"/>
              <w:rFonts w:ascii="Times New Roman" w:hAnsi="Times New Roman"/>
              <w:i w:val="0"/>
              <w:lang w:val="el-GR"/>
            </w:rPr>
          </w:rPrChange>
        </w:rPr>
        <w:pPrChange w:id="3523" w:author="ΜΗΤΣΕΑΣ ΗΛΙΑΣ" w:date="2026-01-08T11:40:00Z" w16du:dateUtc="2026-01-08T09:40:00Z">
          <w:pPr>
            <w:pStyle w:val="20"/>
            <w:numPr>
              <w:ilvl w:val="0"/>
              <w:numId w:val="0"/>
            </w:numPr>
            <w:tabs>
              <w:tab w:val="left" w:pos="360"/>
            </w:tabs>
            <w:spacing w:before="120" w:after="120" w:line="360" w:lineRule="auto"/>
            <w:ind w:left="0" w:firstLine="0"/>
            <w:jc w:val="both"/>
          </w:pPr>
        </w:pPrChange>
      </w:pPr>
    </w:p>
    <w:p w14:paraId="1AD2985E" w14:textId="5D28A2FB" w:rsidR="00D87DD1" w:rsidRDefault="000C6652" w:rsidP="00D87DD1">
      <w:pPr>
        <w:pStyle w:val="20"/>
        <w:numPr>
          <w:ilvl w:val="0"/>
          <w:numId w:val="0"/>
        </w:numPr>
        <w:tabs>
          <w:tab w:val="left" w:pos="360"/>
        </w:tabs>
        <w:spacing w:before="120" w:after="120" w:line="360" w:lineRule="auto"/>
        <w:jc w:val="both"/>
        <w:rPr>
          <w:ins w:id="3524" w:author="ΜΗΤΣΕΑΣ ΗΛΙΑΣ" w:date="2026-01-08T11:46:00Z" w16du:dateUtc="2026-01-08T09:46:00Z"/>
          <w:rFonts w:ascii="Times New Roman" w:hAnsi="Times New Roman"/>
          <w:i w:val="0"/>
          <w:lang w:val="el-GR"/>
        </w:rPr>
      </w:pPr>
      <w:bookmarkStart w:id="3525" w:name="_Toc218850231"/>
      <w:ins w:id="3526" w:author="ΜΗΤΣΕΑΣ ΗΛΙΑΣ" w:date="2026-01-08T11:25:00Z" w16du:dateUtc="2026-01-08T09:25:00Z">
        <w:r>
          <w:rPr>
            <w:rFonts w:ascii="Times New Roman" w:hAnsi="Times New Roman"/>
            <w:i w:val="0"/>
            <w:lang w:val="el-GR"/>
          </w:rPr>
          <w:lastRenderedPageBreak/>
          <w:t>5</w:t>
        </w:r>
      </w:ins>
      <w:ins w:id="3527" w:author="ΜΗΤΣΕΑΣ ΗΛΙΑΣ" w:date="2026-01-08T11:23:00Z" w16du:dateUtc="2026-01-08T09:23:00Z">
        <w:r w:rsidR="00D87DD1">
          <w:rPr>
            <w:rFonts w:ascii="Times New Roman" w:hAnsi="Times New Roman"/>
            <w:i w:val="0"/>
            <w:lang w:val="el-GR"/>
          </w:rPr>
          <w:t>.</w:t>
        </w:r>
      </w:ins>
      <w:ins w:id="3528" w:author="ΜΗΤΣΕΑΣ ΗΛΙΑΣ" w:date="2026-01-08T11:25:00Z" w16du:dateUtc="2026-01-08T09:25:00Z">
        <w:r>
          <w:rPr>
            <w:rFonts w:ascii="Times New Roman" w:hAnsi="Times New Roman"/>
            <w:i w:val="0"/>
            <w:lang w:val="el-GR"/>
          </w:rPr>
          <w:t>2</w:t>
        </w:r>
      </w:ins>
      <w:ins w:id="3529" w:author="ΜΗΤΣΕΑΣ ΗΛΙΑΣ" w:date="2026-01-08T11:23:00Z" w16du:dateUtc="2026-01-08T09:23:00Z">
        <w:r w:rsidR="00D87DD1">
          <w:rPr>
            <w:rFonts w:ascii="Times New Roman" w:hAnsi="Times New Roman"/>
            <w:i w:val="0"/>
            <w:lang w:val="el-GR"/>
          </w:rPr>
          <w:t xml:space="preserve"> Α</w:t>
        </w:r>
      </w:ins>
      <w:ins w:id="3530" w:author="ΜΗΤΣΕΑΣ ΗΛΙΑΣ" w:date="2026-01-08T11:24:00Z" w16du:dateUtc="2026-01-08T09:24:00Z">
        <w:r>
          <w:rPr>
            <w:rFonts w:ascii="Times New Roman" w:hAnsi="Times New Roman"/>
            <w:i w:val="0"/>
            <w:lang w:val="el-GR"/>
          </w:rPr>
          <w:t>ρχιτεκτονική Συστήματος</w:t>
        </w:r>
      </w:ins>
      <w:bookmarkEnd w:id="3525"/>
    </w:p>
    <w:p w14:paraId="335CD561" w14:textId="5A3FCCAA" w:rsidR="00262094" w:rsidRPr="00262094" w:rsidRDefault="00262094">
      <w:pPr>
        <w:spacing w:before="120" w:after="120"/>
        <w:jc w:val="both"/>
        <w:rPr>
          <w:ins w:id="3531" w:author="ΜΗΤΣΕΑΣ ΗΛΙΑΣ" w:date="2026-01-08T11:46:00Z"/>
          <w:lang w:eastAsia="x-none"/>
          <w:rPrChange w:id="3532" w:author="ΜΗΤΣΕΑΣ ΗΛΙΑΣ" w:date="2026-01-08T11:47:00Z" w16du:dateUtc="2026-01-08T09:47:00Z">
            <w:rPr>
              <w:ins w:id="3533" w:author="ΜΗΤΣΕΑΣ ΗΛΙΑΣ" w:date="2026-01-08T11:46:00Z"/>
              <w:lang w:val="en-US" w:eastAsia="x-none"/>
            </w:rPr>
          </w:rPrChange>
        </w:rPr>
        <w:pPrChange w:id="3534" w:author="ΜΗΤΣΕΑΣ ΗΛΙΑΣ" w:date="2026-01-08T11:47:00Z" w16du:dateUtc="2026-01-08T09:47:00Z">
          <w:pPr/>
        </w:pPrChange>
      </w:pPr>
      <w:ins w:id="3535" w:author="ΜΗΤΣΕΑΣ ΗΛΙΑΣ" w:date="2026-01-08T11:46:00Z">
        <w:r w:rsidRPr="00262094">
          <w:rPr>
            <w:lang w:eastAsia="x-none"/>
            <w:rPrChange w:id="3536" w:author="ΜΗΤΣΕΑΣ ΗΛΙΑΣ" w:date="2026-01-08T11:47:00Z" w16du:dateUtc="2026-01-08T09:47:00Z">
              <w:rPr>
                <w:lang w:val="en-US" w:eastAsia="x-none"/>
              </w:rPr>
            </w:rPrChange>
          </w:rPr>
          <w:t>Η αρχιτεκτονική της υπό μελέτη πλατφόρμας σχεδιάστηκε με στόχο τη σαφή διάκριση αρμοδιοτήτων, την επεκτασιμότητα και τη συντηρησιμότητα του συστήματος. Για τον σκοπό αυτό υιοθετήθηκε πολυεπίπεδη και κατανεμημένη αρχιτεκτονική, η οποία διαχωρίζει το σύστημα σε διακριτά υποσυστήματα με σαφώς καθορισμένους ρόλους και διεπαφές επικοινωνίας.</w:t>
        </w:r>
      </w:ins>
    </w:p>
    <w:p w14:paraId="43FFEA3E" w14:textId="4514E1B0" w:rsidR="00262094" w:rsidRPr="00262094" w:rsidRDefault="00262094">
      <w:pPr>
        <w:spacing w:before="120" w:after="120"/>
        <w:jc w:val="both"/>
        <w:rPr>
          <w:ins w:id="3537" w:author="ΜΗΤΣΕΑΣ ΗΛΙΑΣ" w:date="2026-01-08T11:46:00Z"/>
          <w:lang w:eastAsia="x-none"/>
          <w:rPrChange w:id="3538" w:author="ΜΗΤΣΕΑΣ ΗΛΙΑΣ" w:date="2026-01-08T11:47:00Z" w16du:dateUtc="2026-01-08T09:47:00Z">
            <w:rPr>
              <w:ins w:id="3539" w:author="ΜΗΤΣΕΑΣ ΗΛΙΑΣ" w:date="2026-01-08T11:46:00Z"/>
              <w:lang w:val="en-US" w:eastAsia="x-none"/>
            </w:rPr>
          </w:rPrChange>
        </w:rPr>
        <w:pPrChange w:id="3540" w:author="ΜΗΤΣΕΑΣ ΗΛΙΑΣ" w:date="2026-01-08T11:47:00Z" w16du:dateUtc="2026-01-08T09:47:00Z">
          <w:pPr/>
        </w:pPrChange>
      </w:pPr>
      <w:ins w:id="3541" w:author="ΜΗΤΣΕΑΣ ΗΛΙΑΣ" w:date="2026-01-08T11:46:00Z">
        <w:r w:rsidRPr="00262094">
          <w:rPr>
            <w:lang w:eastAsia="x-none"/>
            <w:rPrChange w:id="3542" w:author="ΜΗΤΣΕΑΣ ΗΛΙΑΣ" w:date="2026-01-08T11:47:00Z" w16du:dateUtc="2026-01-08T09:47:00Z">
              <w:rPr>
                <w:lang w:val="en-US" w:eastAsia="x-none"/>
              </w:rPr>
            </w:rPrChange>
          </w:rPr>
          <w:t xml:space="preserve">Η συνολική αρχιτεκτονική αποτελείται από τρία βασικά υποσυστήματα: </w:t>
        </w:r>
      </w:ins>
      <w:r w:rsidR="00A8509F">
        <w:rPr>
          <w:lang w:val="en-US" w:eastAsia="x-none"/>
        </w:rPr>
        <w:t>f</w:t>
      </w:r>
      <w:ins w:id="3543" w:author="ΜΗΤΣΕΑΣ ΗΛΙΑΣ" w:date="2026-01-08T11:46:00Z">
        <w:r w:rsidRPr="00262094">
          <w:rPr>
            <w:lang w:val="en-US" w:eastAsia="x-none"/>
          </w:rPr>
          <w:t>rontend</w:t>
        </w:r>
        <w:r w:rsidRPr="00262094">
          <w:rPr>
            <w:lang w:eastAsia="x-none"/>
            <w:rPrChange w:id="3544" w:author="ΜΗΤΣΕΑΣ ΗΛΙΑΣ" w:date="2026-01-08T11:47:00Z" w16du:dateUtc="2026-01-08T09:47:00Z">
              <w:rPr>
                <w:lang w:val="en-US" w:eastAsia="x-none"/>
              </w:rPr>
            </w:rPrChange>
          </w:rPr>
          <w:t>,</w:t>
        </w:r>
      </w:ins>
      <w:r w:rsidR="00A8509F" w:rsidRPr="00A8509F">
        <w:rPr>
          <w:lang w:eastAsia="x-none"/>
        </w:rPr>
        <w:t xml:space="preserve"> </w:t>
      </w:r>
      <w:r w:rsidR="00A8509F">
        <w:rPr>
          <w:lang w:val="en-US" w:eastAsia="x-none"/>
        </w:rPr>
        <w:t>b</w:t>
      </w:r>
      <w:ins w:id="3545" w:author="ΜΗΤΣΕΑΣ ΗΛΙΑΣ" w:date="2026-01-08T11:46:00Z">
        <w:r w:rsidRPr="00262094">
          <w:rPr>
            <w:lang w:val="en-US" w:eastAsia="x-none"/>
          </w:rPr>
          <w:t>ackend</w:t>
        </w:r>
        <w:r w:rsidRPr="00262094">
          <w:rPr>
            <w:lang w:eastAsia="x-none"/>
            <w:rPrChange w:id="3546" w:author="ΜΗΤΣΕΑΣ ΗΛΙΑΣ" w:date="2026-01-08T11:47:00Z" w16du:dateUtc="2026-01-08T09:47:00Z">
              <w:rPr>
                <w:lang w:val="en-US" w:eastAsia="x-none"/>
              </w:rPr>
            </w:rPrChange>
          </w:rPr>
          <w:t xml:space="preserve"> και το υποσύστημα ανάλυσης δεδομένων και φυσικής γλώσσας. Παράλληλα, το σύστημα </w:t>
        </w:r>
      </w:ins>
      <w:r w:rsidR="006B5606" w:rsidRPr="00262094">
        <w:rPr>
          <w:lang w:eastAsia="x-none"/>
        </w:rPr>
        <w:t>αλληλοεπιδρά</w:t>
      </w:r>
      <w:ins w:id="3547" w:author="ΜΗΤΣΕΑΣ ΗΛΙΑΣ" w:date="2026-01-08T11:46:00Z">
        <w:r w:rsidRPr="00262094">
          <w:rPr>
            <w:lang w:eastAsia="x-none"/>
            <w:rPrChange w:id="3548" w:author="ΜΗΤΣΕΑΣ ΗΛΙΑΣ" w:date="2026-01-08T11:47:00Z" w16du:dateUtc="2026-01-08T09:47:00Z">
              <w:rPr>
                <w:lang w:val="en-US" w:eastAsia="x-none"/>
              </w:rPr>
            </w:rPrChange>
          </w:rPr>
          <w:t xml:space="preserve"> με εξωτερικά συστήματα, όπως πλατφόρμες κοινωνικών δικτύων και υπηρεσίες αποθήκευσης δεδομένων.</w:t>
        </w:r>
      </w:ins>
    </w:p>
    <w:p w14:paraId="73556258" w14:textId="3A43BCEC" w:rsidR="00262094" w:rsidRPr="00262094" w:rsidRDefault="00262094">
      <w:pPr>
        <w:spacing w:before="120" w:after="120"/>
        <w:jc w:val="both"/>
        <w:rPr>
          <w:ins w:id="3549" w:author="ΜΗΤΣΕΑΣ ΗΛΙΑΣ" w:date="2026-01-08T11:46:00Z"/>
          <w:lang w:eastAsia="x-none"/>
          <w:rPrChange w:id="3550" w:author="ΜΗΤΣΕΑΣ ΗΛΙΑΣ" w:date="2026-01-08T11:47:00Z" w16du:dateUtc="2026-01-08T09:47:00Z">
            <w:rPr>
              <w:ins w:id="3551" w:author="ΜΗΤΣΕΑΣ ΗΛΙΑΣ" w:date="2026-01-08T11:46:00Z"/>
              <w:lang w:val="en-US" w:eastAsia="x-none"/>
            </w:rPr>
          </w:rPrChange>
        </w:rPr>
        <w:pPrChange w:id="3552" w:author="ΜΗΤΣΕΑΣ ΗΛΙΑΣ" w:date="2026-01-08T11:47:00Z" w16du:dateUtc="2026-01-08T09:47:00Z">
          <w:pPr/>
        </w:pPrChange>
      </w:pPr>
      <w:ins w:id="3553" w:author="ΜΗΤΣΕΑΣ ΗΛΙΑΣ" w:date="2026-01-08T11:46:00Z">
        <w:r w:rsidRPr="00262094">
          <w:rPr>
            <w:lang w:eastAsia="x-none"/>
            <w:rPrChange w:id="3554" w:author="ΜΗΤΣΕΑΣ ΗΛΙΑΣ" w:date="2026-01-08T11:47:00Z" w16du:dateUtc="2026-01-08T09:47:00Z">
              <w:rPr>
                <w:lang w:val="en-US" w:eastAsia="x-none"/>
              </w:rPr>
            </w:rPrChange>
          </w:rPr>
          <w:t xml:space="preserve">Το </w:t>
        </w:r>
      </w:ins>
      <w:ins w:id="3555" w:author="ΜΗΤΣΕΑΣ ΗΛΙΑΣ" w:date="2026-01-08T11:47:00Z" w16du:dateUtc="2026-01-08T09:47:00Z">
        <w:r>
          <w:rPr>
            <w:lang w:val="en-US" w:eastAsia="x-none"/>
          </w:rPr>
          <w:t>f</w:t>
        </w:r>
      </w:ins>
      <w:ins w:id="3556" w:author="ΜΗΤΣΕΑΣ ΗΛΙΑΣ" w:date="2026-01-08T11:46:00Z">
        <w:r w:rsidRPr="00262094">
          <w:rPr>
            <w:lang w:val="en-US" w:eastAsia="x-none"/>
            <w:rPrChange w:id="3557" w:author="ΜΗΤΣΕΑΣ ΗΛΙΑΣ" w:date="2026-01-08T11:47:00Z" w16du:dateUtc="2026-01-08T09:47:00Z">
              <w:rPr>
                <w:b/>
                <w:bCs/>
                <w:lang w:val="en-US" w:eastAsia="x-none"/>
              </w:rPr>
            </w:rPrChange>
          </w:rPr>
          <w:t>rontend</w:t>
        </w:r>
        <w:r w:rsidRPr="00262094">
          <w:rPr>
            <w:lang w:eastAsia="x-none"/>
            <w:rPrChange w:id="3558" w:author="ΜΗΤΣΕΑΣ ΗΛΙΑΣ" w:date="2026-01-08T11:47:00Z" w16du:dateUtc="2026-01-08T09:47:00Z">
              <w:rPr>
                <w:lang w:val="en-US" w:eastAsia="x-none"/>
              </w:rPr>
            </w:rPrChange>
          </w:rPr>
          <w:t xml:space="preserve"> αποτελεί το σημείο αλληλεπίδρασης των χρηστών με την πλατφόρμα και υποστηρίζει τους ρόλους </w:t>
        </w:r>
      </w:ins>
      <w:ins w:id="3559" w:author="ΜΗΤΣΕΑΣ ΗΛΙΑΣ" w:date="2026-01-08T11:47:00Z" w16du:dateUtc="2026-01-08T09:47:00Z">
        <w:r>
          <w:rPr>
            <w:lang w:val="en-US" w:eastAsia="x-none"/>
          </w:rPr>
          <w:t>b</w:t>
        </w:r>
      </w:ins>
      <w:ins w:id="3560" w:author="ΜΗΤΣΕΑΣ ΗΛΙΑΣ" w:date="2026-01-08T11:46:00Z">
        <w:r w:rsidRPr="00262094">
          <w:rPr>
            <w:lang w:val="en-US" w:eastAsia="x-none"/>
          </w:rPr>
          <w:t>usiness</w:t>
        </w:r>
        <w:r w:rsidRPr="00262094">
          <w:rPr>
            <w:lang w:eastAsia="x-none"/>
            <w:rPrChange w:id="3561" w:author="ΜΗΤΣΕΑΣ ΗΛΙΑΣ" w:date="2026-01-08T11:47:00Z" w16du:dateUtc="2026-01-08T09:47:00Z">
              <w:rPr>
                <w:lang w:val="en-US" w:eastAsia="x-none"/>
              </w:rPr>
            </w:rPrChange>
          </w:rPr>
          <w:t xml:space="preserve">, </w:t>
        </w:r>
      </w:ins>
      <w:ins w:id="3562" w:author="ΜΗΤΣΕΑΣ ΗΛΙΑΣ" w:date="2026-01-08T11:47:00Z" w16du:dateUtc="2026-01-08T09:47:00Z">
        <w:r>
          <w:rPr>
            <w:lang w:val="en-US" w:eastAsia="x-none"/>
          </w:rPr>
          <w:t>i</w:t>
        </w:r>
      </w:ins>
      <w:ins w:id="3563" w:author="ΜΗΤΣΕΑΣ ΗΛΙΑΣ" w:date="2026-01-08T11:46:00Z">
        <w:r w:rsidRPr="00262094">
          <w:rPr>
            <w:lang w:val="en-US" w:eastAsia="x-none"/>
          </w:rPr>
          <w:t>nfluencer</w:t>
        </w:r>
        <w:r w:rsidRPr="00262094">
          <w:rPr>
            <w:lang w:eastAsia="x-none"/>
            <w:rPrChange w:id="3564" w:author="ΜΗΤΣΕΑΣ ΗΛΙΑΣ" w:date="2026-01-08T11:47:00Z" w16du:dateUtc="2026-01-08T09:47:00Z">
              <w:rPr>
                <w:lang w:val="en-US" w:eastAsia="x-none"/>
              </w:rPr>
            </w:rPrChange>
          </w:rPr>
          <w:t xml:space="preserve"> και </w:t>
        </w:r>
      </w:ins>
      <w:ins w:id="3565" w:author="ΜΗΤΣΕΑΣ ΗΛΙΑΣ" w:date="2026-01-08T11:47:00Z" w16du:dateUtc="2026-01-08T09:47:00Z">
        <w:r>
          <w:rPr>
            <w:lang w:val="en-US" w:eastAsia="x-none"/>
          </w:rPr>
          <w:t>a</w:t>
        </w:r>
      </w:ins>
      <w:ins w:id="3566" w:author="ΜΗΤΣΕΑΣ ΗΛΙΑΣ" w:date="2026-01-08T11:46:00Z">
        <w:r w:rsidRPr="00262094">
          <w:rPr>
            <w:lang w:val="en-US" w:eastAsia="x-none"/>
          </w:rPr>
          <w:t>dmin</w:t>
        </w:r>
        <w:r w:rsidRPr="00262094">
          <w:rPr>
            <w:lang w:eastAsia="x-none"/>
            <w:rPrChange w:id="3567" w:author="ΜΗΤΣΕΑΣ ΗΛΙΑΣ" w:date="2026-01-08T11:47:00Z" w16du:dateUtc="2026-01-08T09:47:00Z">
              <w:rPr>
                <w:lang w:val="en-US" w:eastAsia="x-none"/>
              </w:rPr>
            </w:rPrChange>
          </w:rPr>
          <w:t xml:space="preserve">. Μέσω του </w:t>
        </w:r>
      </w:ins>
      <w:ins w:id="3568" w:author="ΜΗΤΣΕΑΣ ΗΛΙΑΣ" w:date="2026-01-08T11:47:00Z" w16du:dateUtc="2026-01-08T09:47:00Z">
        <w:r>
          <w:rPr>
            <w:lang w:val="en-US" w:eastAsia="x-none"/>
          </w:rPr>
          <w:t>f</w:t>
        </w:r>
      </w:ins>
      <w:ins w:id="3569" w:author="ΜΗΤΣΕΑΣ ΗΛΙΑΣ" w:date="2026-01-08T11:46:00Z">
        <w:r w:rsidRPr="00262094">
          <w:rPr>
            <w:lang w:val="en-US" w:eastAsia="x-none"/>
          </w:rPr>
          <w:t>rontend</w:t>
        </w:r>
        <w:r w:rsidRPr="00262094">
          <w:rPr>
            <w:lang w:eastAsia="x-none"/>
            <w:rPrChange w:id="3570" w:author="ΜΗΤΣΕΑΣ ΗΛΙΑΣ" w:date="2026-01-08T11:47:00Z" w16du:dateUtc="2026-01-08T09:47:00Z">
              <w:rPr>
                <w:lang w:val="en-US" w:eastAsia="x-none"/>
              </w:rPr>
            </w:rPrChange>
          </w:rPr>
          <w:t xml:space="preserve">, οι χρήστες μπορούν να δημιουργούν και να διαχειρίζονται προφίλ, καμπάνιες και συνεργασίες, να αποστέλλουν και να λαμβάνουν προτάσεις συνεργασίας, καθώς και να προβάλλουν αναφορές απόδοσης. Το </w:t>
        </w:r>
      </w:ins>
      <w:ins w:id="3571" w:author="ΜΗΤΣΕΑΣ ΗΛΙΑΣ" w:date="2026-01-08T11:48:00Z" w16du:dateUtc="2026-01-08T09:48:00Z">
        <w:r>
          <w:rPr>
            <w:lang w:val="en-US" w:eastAsia="x-none"/>
          </w:rPr>
          <w:t>f</w:t>
        </w:r>
      </w:ins>
      <w:ins w:id="3572" w:author="ΜΗΤΣΕΑΣ ΗΛΙΑΣ" w:date="2026-01-08T11:46:00Z">
        <w:r w:rsidRPr="00262094">
          <w:rPr>
            <w:lang w:val="en-US" w:eastAsia="x-none"/>
          </w:rPr>
          <w:t>rontend</w:t>
        </w:r>
        <w:r w:rsidRPr="00262094">
          <w:rPr>
            <w:lang w:eastAsia="x-none"/>
            <w:rPrChange w:id="3573" w:author="ΜΗΤΣΕΑΣ ΗΛΙΑΣ" w:date="2026-01-08T11:47:00Z" w16du:dateUtc="2026-01-08T09:47:00Z">
              <w:rPr>
                <w:lang w:val="en-US" w:eastAsia="x-none"/>
              </w:rPr>
            </w:rPrChange>
          </w:rPr>
          <w:t xml:space="preserve"> είναι υπεύθυνο αποκλειστικά για την παρουσίαση της πληροφορίας και την αποστολή αιτημάτων προς το </w:t>
        </w:r>
      </w:ins>
      <w:ins w:id="3574" w:author="ΜΗΤΣΕΑΣ ΗΛΙΑΣ" w:date="2026-01-08T11:48:00Z" w16du:dateUtc="2026-01-08T09:48:00Z">
        <w:r>
          <w:rPr>
            <w:lang w:val="en-US" w:eastAsia="x-none"/>
          </w:rPr>
          <w:t>b</w:t>
        </w:r>
      </w:ins>
      <w:ins w:id="3575" w:author="ΜΗΤΣΕΑΣ ΗΛΙΑΣ" w:date="2026-01-08T11:46:00Z">
        <w:r w:rsidRPr="00262094">
          <w:rPr>
            <w:lang w:val="en-US" w:eastAsia="x-none"/>
          </w:rPr>
          <w:t>ackend</w:t>
        </w:r>
        <w:r w:rsidRPr="00262094">
          <w:rPr>
            <w:lang w:eastAsia="x-none"/>
            <w:rPrChange w:id="3576" w:author="ΜΗΤΣΕΑΣ ΗΛΙΑΣ" w:date="2026-01-08T11:47:00Z" w16du:dateUtc="2026-01-08T09:47:00Z">
              <w:rPr>
                <w:lang w:val="en-US" w:eastAsia="x-none"/>
              </w:rPr>
            </w:rPrChange>
          </w:rPr>
          <w:t>, χωρίς να ενσωματώνει επιχειρησιακή λογική.</w:t>
        </w:r>
      </w:ins>
    </w:p>
    <w:p w14:paraId="026BD8E4" w14:textId="0AB8F5BB" w:rsidR="00262094" w:rsidRPr="00F3210D" w:rsidRDefault="00262094">
      <w:pPr>
        <w:jc w:val="both"/>
        <w:rPr>
          <w:ins w:id="3577" w:author="ΜΗΤΣΕΑΣ ΗΛΙΑΣ" w:date="2026-01-08T11:46:00Z"/>
          <w:lang w:eastAsia="x-none"/>
        </w:rPr>
        <w:pPrChange w:id="3578" w:author="ΜΗΤΣΕΑΣ ΗΛΙΑΣ" w:date="2026-01-08T11:47:00Z" w16du:dateUtc="2026-01-08T09:47:00Z">
          <w:pPr/>
        </w:pPrChange>
      </w:pPr>
      <w:ins w:id="3579" w:author="ΜΗΤΣΕΑΣ ΗΛΙΑΣ" w:date="2026-01-08T11:46:00Z">
        <w:r w:rsidRPr="00262094">
          <w:rPr>
            <w:lang w:eastAsia="x-none"/>
            <w:rPrChange w:id="3580" w:author="ΜΗΤΣΕΑΣ ΗΛΙΑΣ" w:date="2026-01-08T11:47:00Z" w16du:dateUtc="2026-01-08T09:47:00Z">
              <w:rPr>
                <w:lang w:val="en-US" w:eastAsia="x-none"/>
              </w:rPr>
            </w:rPrChange>
          </w:rPr>
          <w:t xml:space="preserve">Το </w:t>
        </w:r>
      </w:ins>
      <w:ins w:id="3581" w:author="ΜΗΤΣΕΑΣ ΗΛΙΑΣ" w:date="2026-01-08T11:48:00Z" w16du:dateUtc="2026-01-08T09:48:00Z">
        <w:r>
          <w:rPr>
            <w:lang w:val="en-US" w:eastAsia="x-none"/>
          </w:rPr>
          <w:t>b</w:t>
        </w:r>
      </w:ins>
      <w:ins w:id="3582" w:author="ΜΗΤΣΕΑΣ ΗΛΙΑΣ" w:date="2026-01-08T11:46:00Z">
        <w:r w:rsidRPr="00262094">
          <w:rPr>
            <w:lang w:val="en-US" w:eastAsia="x-none"/>
            <w:rPrChange w:id="3583" w:author="ΜΗΤΣΕΑΣ ΗΛΙΑΣ" w:date="2026-01-08T11:47:00Z" w16du:dateUtc="2026-01-08T09:47:00Z">
              <w:rPr>
                <w:b/>
                <w:bCs/>
                <w:lang w:val="en-US" w:eastAsia="x-none"/>
              </w:rPr>
            </w:rPrChange>
          </w:rPr>
          <w:t>ackend</w:t>
        </w:r>
        <w:r w:rsidRPr="00262094">
          <w:rPr>
            <w:lang w:eastAsia="x-none"/>
            <w:rPrChange w:id="3584" w:author="ΜΗΤΣΕΑΣ ΗΛΙΑΣ" w:date="2026-01-08T11:47:00Z" w16du:dateUtc="2026-01-08T09:47:00Z">
              <w:rPr>
                <w:lang w:val="en-US" w:eastAsia="x-none"/>
              </w:rPr>
            </w:rPrChange>
          </w:rPr>
          <w:t xml:space="preserve"> αποτελεί τον κεντρικό πυρήνα του συστήματος και υλοποιεί την επιχειρησιακή λογική της πλατφόρμας. Είναι υπεύθυνο για τη διαχείριση χρηστών και ρόλων, τη δημιουργία και διαχείριση καμπανιών, τη ροή των συνεργασιών, καθώς και τον έλεγχο πρόσβασης και ασφάλειας. Το </w:t>
        </w:r>
      </w:ins>
      <w:ins w:id="3585" w:author="ΜΗΤΣΕΑΣ ΗΛΙΑΣ" w:date="2026-01-08T11:48:00Z" w16du:dateUtc="2026-01-08T09:48:00Z">
        <w:r>
          <w:rPr>
            <w:lang w:val="en-US" w:eastAsia="x-none"/>
          </w:rPr>
          <w:t>b</w:t>
        </w:r>
      </w:ins>
      <w:ins w:id="3586" w:author="ΜΗΤΣΕΑΣ ΗΛΙΑΣ" w:date="2026-01-08T11:46:00Z">
        <w:r w:rsidRPr="00262094">
          <w:rPr>
            <w:lang w:val="en-US" w:eastAsia="x-none"/>
          </w:rPr>
          <w:t>ackend</w:t>
        </w:r>
        <w:r w:rsidRPr="00262094">
          <w:rPr>
            <w:lang w:eastAsia="x-none"/>
            <w:rPrChange w:id="3587" w:author="ΜΗΤΣΕΑΣ ΗΛΙΑΣ" w:date="2026-01-08T11:47:00Z" w16du:dateUtc="2026-01-08T09:47:00Z">
              <w:rPr>
                <w:lang w:val="en-US" w:eastAsia="x-none"/>
              </w:rPr>
            </w:rPrChange>
          </w:rPr>
          <w:t xml:space="preserve"> λειτουργεί ως ενδιάμεσος μηχανισμός μεταξύ του </w:t>
        </w:r>
      </w:ins>
      <w:ins w:id="3588" w:author="ΜΗΤΣΕΑΣ ΗΛΙΑΣ" w:date="2026-01-08T11:48:00Z" w16du:dateUtc="2026-01-08T09:48:00Z">
        <w:r>
          <w:rPr>
            <w:lang w:val="en-US" w:eastAsia="x-none"/>
          </w:rPr>
          <w:t>f</w:t>
        </w:r>
      </w:ins>
      <w:ins w:id="3589" w:author="ΜΗΤΣΕΑΣ ΗΛΙΑΣ" w:date="2026-01-08T11:46:00Z">
        <w:r w:rsidRPr="00262094">
          <w:rPr>
            <w:lang w:val="en-US" w:eastAsia="x-none"/>
          </w:rPr>
          <w:t>rontend</w:t>
        </w:r>
        <w:r w:rsidRPr="00262094">
          <w:rPr>
            <w:lang w:eastAsia="x-none"/>
            <w:rPrChange w:id="3590" w:author="ΜΗΤΣΕΑΣ ΗΛΙΑΣ" w:date="2026-01-08T11:47:00Z" w16du:dateUtc="2026-01-08T09:47:00Z">
              <w:rPr>
                <w:lang w:val="en-US" w:eastAsia="x-none"/>
              </w:rPr>
            </w:rPrChange>
          </w:rPr>
          <w:t>, της βάσης δεδομένων και των εξωτερικών υπηρεσιών ανάλυσης, διασφαλίζοντας τη συνέπεια και την ακεραιότητα των δεδομένων.</w:t>
        </w:r>
      </w:ins>
    </w:p>
    <w:p w14:paraId="6BED898B" w14:textId="3794E2CD" w:rsidR="00262094" w:rsidRPr="00262094" w:rsidRDefault="00262094">
      <w:pPr>
        <w:spacing w:before="120" w:after="120"/>
        <w:jc w:val="both"/>
        <w:rPr>
          <w:ins w:id="3591" w:author="ΜΗΤΣΕΑΣ ΗΛΙΑΣ" w:date="2026-01-08T11:46:00Z"/>
          <w:lang w:eastAsia="x-none"/>
          <w:rPrChange w:id="3592" w:author="ΜΗΤΣΕΑΣ ΗΛΙΑΣ" w:date="2026-01-08T11:48:00Z" w16du:dateUtc="2026-01-08T09:48:00Z">
            <w:rPr>
              <w:ins w:id="3593" w:author="ΜΗΤΣΕΑΣ ΗΛΙΑΣ" w:date="2026-01-08T11:46:00Z"/>
              <w:lang w:val="en-US" w:eastAsia="x-none"/>
            </w:rPr>
          </w:rPrChange>
        </w:rPr>
        <w:pPrChange w:id="3594" w:author="ΜΗΤΣΕΑΣ ΗΛΙΑΣ" w:date="2026-01-08T11:47:00Z" w16du:dateUtc="2026-01-08T09:47:00Z">
          <w:pPr/>
        </w:pPrChange>
      </w:pPr>
      <w:ins w:id="3595" w:author="ΜΗΤΣΕΑΣ ΗΛΙΑΣ" w:date="2026-01-08T11:46:00Z">
        <w:r w:rsidRPr="00262094">
          <w:rPr>
            <w:lang w:eastAsia="x-none"/>
            <w:rPrChange w:id="3596" w:author="ΜΗΤΣΕΑΣ ΗΛΙΑΣ" w:date="2026-01-08T11:47:00Z" w16du:dateUtc="2026-01-08T09:47:00Z">
              <w:rPr>
                <w:lang w:val="en-US" w:eastAsia="x-none"/>
              </w:rPr>
            </w:rPrChange>
          </w:rPr>
          <w:t xml:space="preserve">Το </w:t>
        </w:r>
        <w:r w:rsidRPr="00262094">
          <w:rPr>
            <w:lang w:val="en-US" w:eastAsia="x-none"/>
            <w:rPrChange w:id="3597" w:author="ΜΗΤΣΕΑΣ ΗΛΙΑΣ" w:date="2026-01-08T11:47:00Z" w16du:dateUtc="2026-01-08T09:47:00Z">
              <w:rPr>
                <w:b/>
                <w:bCs/>
                <w:lang w:val="en-US" w:eastAsia="x-none"/>
              </w:rPr>
            </w:rPrChange>
          </w:rPr>
          <w:t>NLP</w:t>
        </w:r>
        <w:r w:rsidRPr="00262094">
          <w:rPr>
            <w:lang w:eastAsia="x-none"/>
            <w:rPrChange w:id="3598" w:author="ΜΗΤΣΕΑΣ ΗΛΙΑΣ" w:date="2026-01-08T11:47:00Z" w16du:dateUtc="2026-01-08T09:47:00Z">
              <w:rPr>
                <w:b/>
                <w:bCs/>
                <w:lang w:val="en-US" w:eastAsia="x-none"/>
              </w:rPr>
            </w:rPrChange>
          </w:rPr>
          <w:t xml:space="preserve"> </w:t>
        </w:r>
      </w:ins>
      <w:ins w:id="3599" w:author="ΜΗΤΣΕΑΣ ΗΛΙΑΣ" w:date="2026-01-08T11:48:00Z" w16du:dateUtc="2026-01-08T09:48:00Z">
        <w:r>
          <w:rPr>
            <w:lang w:val="en-US" w:eastAsia="x-none"/>
          </w:rPr>
          <w:t>s</w:t>
        </w:r>
      </w:ins>
      <w:ins w:id="3600" w:author="ΜΗΤΣΕΑΣ ΗΛΙΑΣ" w:date="2026-01-08T11:46:00Z">
        <w:r w:rsidRPr="00262094">
          <w:rPr>
            <w:lang w:val="en-US" w:eastAsia="x-none"/>
            <w:rPrChange w:id="3601" w:author="ΜΗΤΣΕΑΣ ΗΛΙΑΣ" w:date="2026-01-08T11:47:00Z" w16du:dateUtc="2026-01-08T09:47:00Z">
              <w:rPr>
                <w:b/>
                <w:bCs/>
                <w:lang w:val="en-US" w:eastAsia="x-none"/>
              </w:rPr>
            </w:rPrChange>
          </w:rPr>
          <w:t>ervice</w:t>
        </w:r>
        <w:r w:rsidRPr="00262094">
          <w:rPr>
            <w:lang w:eastAsia="x-none"/>
            <w:rPrChange w:id="3602" w:author="ΜΗΤΣΕΑΣ ΗΛΙΑΣ" w:date="2026-01-08T11:47:00Z" w16du:dateUtc="2026-01-08T09:47:00Z">
              <w:rPr>
                <w:lang w:val="en-US" w:eastAsia="x-none"/>
              </w:rPr>
            </w:rPrChange>
          </w:rPr>
          <w:t xml:space="preserve"> αποτελεί ανεξάρτητο υποσύστημα ανάλυσης δεδομένων, το οποίο είναι υπεύθυνο για την επεξεργασία περιεχομένου που προέρχεται από τις αναρτήσεις των </w:t>
        </w:r>
        <w:r w:rsidRPr="00262094">
          <w:rPr>
            <w:lang w:val="en-US" w:eastAsia="x-none"/>
          </w:rPr>
          <w:t>influencers</w:t>
        </w:r>
        <w:r w:rsidRPr="00262094">
          <w:rPr>
            <w:lang w:eastAsia="x-none"/>
            <w:rPrChange w:id="3603" w:author="ΜΗΤΣΕΑΣ ΗΛΙΑΣ" w:date="2026-01-08T11:47:00Z" w16du:dateUtc="2026-01-08T09:47:00Z">
              <w:rPr>
                <w:lang w:val="en-US" w:eastAsia="x-none"/>
              </w:rPr>
            </w:rPrChange>
          </w:rPr>
          <w:t xml:space="preserve">. Στο υποσύστημα αυτό υλοποιούνται οι αλγόριθμοι ανάλυσης συναισθήματος, εξαγωγής λέξεων-κλειδιών και υπολογισμού δεικτών </w:t>
        </w:r>
      </w:ins>
      <w:r w:rsidR="005E10E6">
        <w:rPr>
          <w:lang w:eastAsia="x-none"/>
        </w:rPr>
        <w:t>αλληλεπίδρασης</w:t>
      </w:r>
      <w:ins w:id="3604" w:author="ΜΗΤΣΕΑΣ ΗΛΙΑΣ" w:date="2026-01-08T11:46:00Z">
        <w:r w:rsidRPr="00262094">
          <w:rPr>
            <w:lang w:eastAsia="x-none"/>
            <w:rPrChange w:id="3605" w:author="ΜΗΤΣΕΑΣ ΗΛΙΑΣ" w:date="2026-01-08T11:47:00Z" w16du:dateUtc="2026-01-08T09:47:00Z">
              <w:rPr>
                <w:lang w:val="en-US" w:eastAsia="x-none"/>
              </w:rPr>
            </w:rPrChange>
          </w:rPr>
          <w:t xml:space="preserve"> και συνάφειας, όπως παρουσιάστηκαν στην πρώτη εργασία. Το </w:t>
        </w:r>
        <w:r w:rsidRPr="00262094">
          <w:rPr>
            <w:lang w:val="en-US" w:eastAsia="x-none"/>
          </w:rPr>
          <w:t>NLP</w:t>
        </w:r>
        <w:r w:rsidRPr="00262094">
          <w:rPr>
            <w:lang w:eastAsia="x-none"/>
            <w:rPrChange w:id="3606" w:author="ΜΗΤΣΕΑΣ ΗΛΙΑΣ" w:date="2026-01-08T11:47:00Z" w16du:dateUtc="2026-01-08T09:47:00Z">
              <w:rPr>
                <w:lang w:val="en-US" w:eastAsia="x-none"/>
              </w:rPr>
            </w:rPrChange>
          </w:rPr>
          <w:t xml:space="preserve"> </w:t>
        </w:r>
      </w:ins>
      <w:ins w:id="3607" w:author="ΜΗΤΣΕΑΣ ΗΛΙΑΣ" w:date="2026-01-08T11:48:00Z" w16du:dateUtc="2026-01-08T09:48:00Z">
        <w:r>
          <w:rPr>
            <w:lang w:val="en-US" w:eastAsia="x-none"/>
          </w:rPr>
          <w:t>s</w:t>
        </w:r>
      </w:ins>
      <w:ins w:id="3608" w:author="ΜΗΤΣΕΑΣ ΗΛΙΑΣ" w:date="2026-01-08T11:46:00Z">
        <w:r w:rsidRPr="00262094">
          <w:rPr>
            <w:lang w:val="en-US" w:eastAsia="x-none"/>
          </w:rPr>
          <w:t>ervice</w:t>
        </w:r>
        <w:r w:rsidRPr="00262094">
          <w:rPr>
            <w:lang w:eastAsia="x-none"/>
            <w:rPrChange w:id="3609" w:author="ΜΗΤΣΕΑΣ ΗΛΙΑΣ" w:date="2026-01-08T11:47:00Z" w16du:dateUtc="2026-01-08T09:47:00Z">
              <w:rPr>
                <w:lang w:val="en-US" w:eastAsia="x-none"/>
              </w:rPr>
            </w:rPrChange>
          </w:rPr>
          <w:t xml:space="preserve"> δεν </w:t>
        </w:r>
      </w:ins>
      <w:r w:rsidR="006B5606" w:rsidRPr="00262094">
        <w:rPr>
          <w:lang w:eastAsia="x-none"/>
        </w:rPr>
        <w:t>αλληλοεπιδρά</w:t>
      </w:r>
      <w:ins w:id="3610" w:author="ΜΗΤΣΕΑΣ ΗΛΙΑΣ" w:date="2026-01-08T11:46:00Z">
        <w:r w:rsidRPr="00262094">
          <w:rPr>
            <w:lang w:eastAsia="x-none"/>
            <w:rPrChange w:id="3611" w:author="ΜΗΤΣΕΑΣ ΗΛΙΑΣ" w:date="2026-01-08T11:47:00Z" w16du:dateUtc="2026-01-08T09:47:00Z">
              <w:rPr>
                <w:lang w:val="en-US" w:eastAsia="x-none"/>
              </w:rPr>
            </w:rPrChange>
          </w:rPr>
          <w:t xml:space="preserve"> απευθείας με τους χρήστες, αλλά παρέχει τα αποτελέσματα της ανάλυσης στο </w:t>
        </w:r>
        <w:r w:rsidRPr="00262094">
          <w:rPr>
            <w:lang w:val="en-US" w:eastAsia="x-none"/>
          </w:rPr>
          <w:t>Backend</w:t>
        </w:r>
        <w:r w:rsidRPr="00262094">
          <w:rPr>
            <w:lang w:eastAsia="x-none"/>
            <w:rPrChange w:id="3612" w:author="ΜΗΤΣΕΑΣ ΗΛΙΑΣ" w:date="2026-01-08T11:47:00Z" w16du:dateUtc="2026-01-08T09:47:00Z">
              <w:rPr>
                <w:lang w:val="en-US" w:eastAsia="x-none"/>
              </w:rPr>
            </w:rPrChange>
          </w:rPr>
          <w:t xml:space="preserve"> μέσω καθορισμένων διεπαφών.</w:t>
        </w:r>
      </w:ins>
    </w:p>
    <w:p w14:paraId="0A0CE9CC" w14:textId="20850B75" w:rsidR="00262094" w:rsidRPr="00A8509F" w:rsidRDefault="00262094">
      <w:pPr>
        <w:spacing w:before="120" w:after="120"/>
        <w:jc w:val="both"/>
        <w:rPr>
          <w:ins w:id="3613" w:author="ΜΗΤΣΕΑΣ ΗΛΙΑΣ" w:date="2026-01-08T11:46:00Z"/>
          <w:lang w:eastAsia="x-none"/>
        </w:rPr>
        <w:pPrChange w:id="3614" w:author="ΜΗΤΣΕΑΣ ΗΛΙΑΣ" w:date="2026-01-08T11:47:00Z" w16du:dateUtc="2026-01-08T09:47:00Z">
          <w:pPr/>
        </w:pPrChange>
      </w:pPr>
      <w:ins w:id="3615" w:author="ΜΗΤΣΕΑΣ ΗΛΙΑΣ" w:date="2026-01-08T11:46:00Z">
        <w:r w:rsidRPr="00262094">
          <w:rPr>
            <w:lang w:eastAsia="x-none"/>
            <w:rPrChange w:id="3616" w:author="ΜΗΤΣΕΑΣ ΗΛΙΑΣ" w:date="2026-01-08T11:47:00Z" w16du:dateUtc="2026-01-08T09:47:00Z">
              <w:rPr>
                <w:lang w:val="en-US" w:eastAsia="x-none"/>
              </w:rPr>
            </w:rPrChange>
          </w:rPr>
          <w:t xml:space="preserve">Η </w:t>
        </w:r>
        <w:r w:rsidRPr="00262094">
          <w:rPr>
            <w:lang w:eastAsia="x-none"/>
            <w:rPrChange w:id="3617" w:author="ΜΗΤΣΕΑΣ ΗΛΙΑΣ" w:date="2026-01-08T11:47:00Z" w16du:dateUtc="2026-01-08T09:47:00Z">
              <w:rPr>
                <w:b/>
                <w:bCs/>
                <w:lang w:val="en-US" w:eastAsia="x-none"/>
              </w:rPr>
            </w:rPrChange>
          </w:rPr>
          <w:t>βάση δεδομένων</w:t>
        </w:r>
        <w:r w:rsidRPr="00262094">
          <w:rPr>
            <w:lang w:eastAsia="x-none"/>
            <w:rPrChange w:id="3618" w:author="ΜΗΤΣΕΑΣ ΗΛΙΑΣ" w:date="2026-01-08T11:47:00Z" w16du:dateUtc="2026-01-08T09:47:00Z">
              <w:rPr>
                <w:lang w:val="en-US" w:eastAsia="x-none"/>
              </w:rPr>
            </w:rPrChange>
          </w:rPr>
          <w:t xml:space="preserve"> λειτουργεί ως κεντρικό αποθετήριο αποθήκευσης και διαχείρισης των δεδομένων του συστήματος. Περιλαμβάνει πληροφορίες χρηστών, καμπανιών, συνεργασιών, αναρτήσεων και αποτελεσμάτων ανάλυσης. Ο σχεδιασμός της βάσης δεδομένων ακολουθεί τις βασικές οντότητες που προέκυψαν από την ανάλυση απαιτήσεων και παρουσιάζεται αναλυτικά σε επόμενη ενότητα μέσω διαγράμματος οντοτήτων-συσχετίσεων.</w:t>
        </w:r>
      </w:ins>
    </w:p>
    <w:p w14:paraId="4B0B7E93" w14:textId="3BBE279B" w:rsidR="00262094" w:rsidRPr="00F3210D" w:rsidRDefault="00262094">
      <w:pPr>
        <w:jc w:val="both"/>
        <w:rPr>
          <w:ins w:id="3619" w:author="ΜΗΤΣΕΑΣ ΗΛΙΑΣ" w:date="2026-01-08T11:46:00Z"/>
          <w:lang w:eastAsia="x-none"/>
        </w:rPr>
        <w:pPrChange w:id="3620" w:author="ΜΗΤΣΕΑΣ ΗΛΙΑΣ" w:date="2026-01-08T11:47:00Z" w16du:dateUtc="2026-01-08T09:47:00Z">
          <w:pPr/>
        </w:pPrChange>
      </w:pPr>
      <w:ins w:id="3621" w:author="ΜΗΤΣΕΑΣ ΗΛΙΑΣ" w:date="2026-01-08T11:46:00Z">
        <w:r w:rsidRPr="00262094">
          <w:rPr>
            <w:lang w:eastAsia="x-none"/>
            <w:rPrChange w:id="3622" w:author="ΜΗΤΣΕΑΣ ΗΛΙΑΣ" w:date="2026-01-08T11:47:00Z" w16du:dateUtc="2026-01-08T09:47:00Z">
              <w:rPr>
                <w:lang w:val="en-US" w:eastAsia="x-none"/>
              </w:rPr>
            </w:rPrChange>
          </w:rPr>
          <w:t xml:space="preserve">Η επικοινωνία μεταξύ των επιμέρους υποσυστημάτων βασίζεται σε σαφώς ορισμένες διεπαφές και ροές δεδομένων. Το </w:t>
        </w:r>
      </w:ins>
      <w:ins w:id="3623" w:author="ΜΗΤΣΕΑΣ ΗΛΙΑΣ" w:date="2026-01-08T11:49:00Z" w16du:dateUtc="2026-01-08T09:49:00Z">
        <w:r>
          <w:rPr>
            <w:lang w:val="en-US" w:eastAsia="x-none"/>
          </w:rPr>
          <w:t>f</w:t>
        </w:r>
      </w:ins>
      <w:ins w:id="3624" w:author="ΜΗΤΣΕΑΣ ΗΛΙΑΣ" w:date="2026-01-08T11:46:00Z">
        <w:r w:rsidRPr="00262094">
          <w:rPr>
            <w:lang w:val="en-US" w:eastAsia="x-none"/>
          </w:rPr>
          <w:t>rontend</w:t>
        </w:r>
        <w:r w:rsidRPr="00262094">
          <w:rPr>
            <w:lang w:eastAsia="x-none"/>
            <w:rPrChange w:id="3625" w:author="ΜΗΤΣΕΑΣ ΗΛΙΑΣ" w:date="2026-01-08T11:47:00Z" w16du:dateUtc="2026-01-08T09:47:00Z">
              <w:rPr>
                <w:lang w:val="en-US" w:eastAsia="x-none"/>
              </w:rPr>
            </w:rPrChange>
          </w:rPr>
          <w:t xml:space="preserve"> επικοινωνεί αποκλειστικά με το </w:t>
        </w:r>
      </w:ins>
      <w:ins w:id="3626" w:author="ΜΗΤΣΕΑΣ ΗΛΙΑΣ" w:date="2026-01-08T11:49:00Z" w16du:dateUtc="2026-01-08T09:49:00Z">
        <w:r>
          <w:rPr>
            <w:lang w:val="en-US" w:eastAsia="x-none"/>
          </w:rPr>
          <w:t>b</w:t>
        </w:r>
      </w:ins>
      <w:ins w:id="3627" w:author="ΜΗΤΣΕΑΣ ΗΛΙΑΣ" w:date="2026-01-08T11:46:00Z">
        <w:r w:rsidRPr="00262094">
          <w:rPr>
            <w:lang w:val="en-US" w:eastAsia="x-none"/>
          </w:rPr>
          <w:t>ackend</w:t>
        </w:r>
        <w:r w:rsidRPr="00262094">
          <w:rPr>
            <w:lang w:eastAsia="x-none"/>
            <w:rPrChange w:id="3628" w:author="ΜΗΤΣΕΑΣ ΗΛΙΑΣ" w:date="2026-01-08T11:47:00Z" w16du:dateUtc="2026-01-08T09:47:00Z">
              <w:rPr>
                <w:lang w:val="en-US" w:eastAsia="x-none"/>
              </w:rPr>
            </w:rPrChange>
          </w:rPr>
          <w:t xml:space="preserve">, ενώ το </w:t>
        </w:r>
      </w:ins>
      <w:ins w:id="3629" w:author="ΜΗΤΣΕΑΣ ΗΛΙΑΣ" w:date="2026-01-08T11:49:00Z" w16du:dateUtc="2026-01-08T09:49:00Z">
        <w:r>
          <w:rPr>
            <w:lang w:val="en-US" w:eastAsia="x-none"/>
          </w:rPr>
          <w:t>b</w:t>
        </w:r>
      </w:ins>
      <w:ins w:id="3630" w:author="ΜΗΤΣΕΑΣ ΗΛΙΑΣ" w:date="2026-01-08T11:46:00Z">
        <w:r w:rsidRPr="00262094">
          <w:rPr>
            <w:lang w:val="en-US" w:eastAsia="x-none"/>
          </w:rPr>
          <w:t>ackend</w:t>
        </w:r>
        <w:r w:rsidRPr="00262094">
          <w:rPr>
            <w:lang w:eastAsia="x-none"/>
            <w:rPrChange w:id="3631" w:author="ΜΗΤΣΕΑΣ ΗΛΙΑΣ" w:date="2026-01-08T11:47:00Z" w16du:dateUtc="2026-01-08T09:47:00Z">
              <w:rPr>
                <w:lang w:val="en-US" w:eastAsia="x-none"/>
              </w:rPr>
            </w:rPrChange>
          </w:rPr>
          <w:t xml:space="preserve"> είναι υπεύθυνο για την επικοινωνία με το </w:t>
        </w:r>
        <w:r w:rsidRPr="00262094">
          <w:rPr>
            <w:lang w:val="en-US" w:eastAsia="x-none"/>
          </w:rPr>
          <w:t>NLP</w:t>
        </w:r>
        <w:r w:rsidRPr="00262094">
          <w:rPr>
            <w:lang w:eastAsia="x-none"/>
            <w:rPrChange w:id="3632" w:author="ΜΗΤΣΕΑΣ ΗΛΙΑΣ" w:date="2026-01-08T11:47:00Z" w16du:dateUtc="2026-01-08T09:47:00Z">
              <w:rPr>
                <w:lang w:val="en-US" w:eastAsia="x-none"/>
              </w:rPr>
            </w:rPrChange>
          </w:rPr>
          <w:t xml:space="preserve"> </w:t>
        </w:r>
      </w:ins>
      <w:ins w:id="3633" w:author="ΜΗΤΣΕΑΣ ΗΛΙΑΣ" w:date="2026-01-08T11:49:00Z" w16du:dateUtc="2026-01-08T09:49:00Z">
        <w:r>
          <w:rPr>
            <w:lang w:val="en-US" w:eastAsia="x-none"/>
          </w:rPr>
          <w:t>s</w:t>
        </w:r>
      </w:ins>
      <w:ins w:id="3634" w:author="ΜΗΤΣΕΑΣ ΗΛΙΑΣ" w:date="2026-01-08T11:46:00Z">
        <w:r w:rsidRPr="00262094">
          <w:rPr>
            <w:lang w:val="en-US" w:eastAsia="x-none"/>
          </w:rPr>
          <w:t>ervice</w:t>
        </w:r>
        <w:r w:rsidRPr="00262094">
          <w:rPr>
            <w:lang w:eastAsia="x-none"/>
            <w:rPrChange w:id="3635" w:author="ΜΗΤΣΕΑΣ ΗΛΙΑΣ" w:date="2026-01-08T11:47:00Z" w16du:dateUtc="2026-01-08T09:47:00Z">
              <w:rPr>
                <w:lang w:val="en-US" w:eastAsia="x-none"/>
              </w:rPr>
            </w:rPrChange>
          </w:rPr>
          <w:t xml:space="preserve"> και τα εξωτερικά κοινωνικά δίκτυα. Η αρχιτεκτονική αυτή αποτρέπει την άμεση εξάρτηση μεταξύ των υποσυστημάτων και επιτρέπει τη μελλοντική αντικατάσταση ή επέκταση μεμονωμένων τμημάτων χωρίς την ανάγκη εκτεταμένων αλλαγών στο σύνολο του συστήματος.</w:t>
        </w:r>
      </w:ins>
    </w:p>
    <w:p w14:paraId="7F8848CF" w14:textId="35DD049B" w:rsidR="00262094" w:rsidRPr="005E10E6" w:rsidRDefault="00262094">
      <w:pPr>
        <w:spacing w:before="120" w:after="120"/>
        <w:jc w:val="both"/>
        <w:rPr>
          <w:ins w:id="3636" w:author="ΜΗΤΣΕΑΣ ΗΛΙΑΣ" w:date="2026-01-08T11:23:00Z" w16du:dateUtc="2026-01-08T09:23:00Z"/>
          <w:i/>
          <w:rPrChange w:id="3637" w:author="ΜΗΤΣΕΑΣ ΗΛΙΑΣ" w:date="2026-01-08T11:46:00Z" w16du:dateUtc="2026-01-08T09:46:00Z">
            <w:rPr>
              <w:ins w:id="3638" w:author="ΜΗΤΣΕΑΣ ΗΛΙΑΣ" w:date="2026-01-08T11:23:00Z" w16du:dateUtc="2026-01-08T09:23:00Z"/>
              <w:rFonts w:ascii="Times New Roman" w:hAnsi="Times New Roman"/>
              <w:i w:val="0"/>
              <w:lang w:val="el-GR"/>
            </w:rPr>
          </w:rPrChange>
        </w:rPr>
        <w:pPrChange w:id="3639" w:author="ΜΗΤΣΕΑΣ ΗΛΙΑΣ" w:date="2026-01-08T11:46:00Z" w16du:dateUtc="2026-01-08T09:46:00Z">
          <w:pPr>
            <w:pStyle w:val="20"/>
            <w:numPr>
              <w:ilvl w:val="0"/>
              <w:numId w:val="0"/>
            </w:numPr>
            <w:tabs>
              <w:tab w:val="left" w:pos="360"/>
            </w:tabs>
            <w:spacing w:before="120" w:after="120" w:line="360" w:lineRule="auto"/>
            <w:ind w:left="0" w:firstLine="0"/>
            <w:jc w:val="both"/>
          </w:pPr>
        </w:pPrChange>
      </w:pPr>
      <w:ins w:id="3640" w:author="ΜΗΤΣΕΑΣ ΗΛΙΑΣ" w:date="2026-01-08T11:46:00Z">
        <w:r w:rsidRPr="00262094">
          <w:rPr>
            <w:lang w:eastAsia="x-none"/>
            <w:rPrChange w:id="3641" w:author="ΜΗΤΣΕΑΣ ΗΛΙΑΣ" w:date="2026-01-08T11:47:00Z" w16du:dateUtc="2026-01-08T09:47:00Z">
              <w:rPr>
                <w:b w:val="0"/>
                <w:bCs w:val="0"/>
                <w:i w:val="0"/>
                <w:iCs w:val="0"/>
                <w:lang w:val="en-US"/>
              </w:rPr>
            </w:rPrChange>
          </w:rPr>
          <w:t xml:space="preserve">Η επιλεγμένη αρχιτεκτονική υποστηρίζει άμεσα τις λειτουργικές απαιτήσεις που ορίστηκαν στην ανάλυση απαιτήσεων και διασφαλίζει ότι οι αλγόριθμοι και οι έννοιες που </w:t>
        </w:r>
        <w:r w:rsidRPr="00262094">
          <w:rPr>
            <w:lang w:eastAsia="x-none"/>
            <w:rPrChange w:id="3642" w:author="ΜΗΤΣΕΑΣ ΗΛΙΑΣ" w:date="2026-01-08T11:47:00Z" w16du:dateUtc="2026-01-08T09:47:00Z">
              <w:rPr>
                <w:b w:val="0"/>
                <w:bCs w:val="0"/>
                <w:i w:val="0"/>
                <w:iCs w:val="0"/>
                <w:lang w:val="en-US"/>
              </w:rPr>
            </w:rPrChange>
          </w:rPr>
          <w:lastRenderedPageBreak/>
          <w:t>παρουσιάστηκαν στην πρώτη εργασία ενσωματώνονται λειτουργικά στο σύστημα με σαφή και επεκτάσιμο τρόπο.</w:t>
        </w:r>
      </w:ins>
    </w:p>
    <w:p w14:paraId="198113D6" w14:textId="37B267CD" w:rsidR="00D87DD1" w:rsidRPr="00F3210D" w:rsidRDefault="000C6652" w:rsidP="00D87DD1">
      <w:pPr>
        <w:pStyle w:val="20"/>
        <w:numPr>
          <w:ilvl w:val="0"/>
          <w:numId w:val="0"/>
        </w:numPr>
        <w:tabs>
          <w:tab w:val="left" w:pos="360"/>
        </w:tabs>
        <w:spacing w:before="120" w:after="120" w:line="360" w:lineRule="auto"/>
        <w:jc w:val="both"/>
        <w:rPr>
          <w:ins w:id="3643" w:author="ΜΗΤΣΕΑΣ ΗΛΙΑΣ" w:date="2026-01-08T11:53:00Z" w16du:dateUtc="2026-01-08T09:53:00Z"/>
          <w:rFonts w:ascii="Times New Roman" w:hAnsi="Times New Roman"/>
          <w:i w:val="0"/>
          <w:lang w:val="el-GR"/>
        </w:rPr>
      </w:pPr>
      <w:bookmarkStart w:id="3644" w:name="_Toc218850232"/>
      <w:ins w:id="3645" w:author="ΜΗΤΣΕΑΣ ΗΛΙΑΣ" w:date="2026-01-08T11:25:00Z" w16du:dateUtc="2026-01-08T09:25:00Z">
        <w:r>
          <w:rPr>
            <w:rFonts w:ascii="Times New Roman" w:hAnsi="Times New Roman"/>
            <w:i w:val="0"/>
            <w:lang w:val="el-GR"/>
          </w:rPr>
          <w:t>5</w:t>
        </w:r>
      </w:ins>
      <w:ins w:id="3646" w:author="ΜΗΤΣΕΑΣ ΗΛΙΑΣ" w:date="2026-01-08T11:23:00Z" w16du:dateUtc="2026-01-08T09:23:00Z">
        <w:r w:rsidR="00D87DD1">
          <w:rPr>
            <w:rFonts w:ascii="Times New Roman" w:hAnsi="Times New Roman"/>
            <w:i w:val="0"/>
            <w:lang w:val="el-GR"/>
          </w:rPr>
          <w:t>.</w:t>
        </w:r>
      </w:ins>
      <w:ins w:id="3647" w:author="ΜΗΤΣΕΑΣ ΗΛΙΑΣ" w:date="2026-01-08T11:25:00Z" w16du:dateUtc="2026-01-08T09:25:00Z">
        <w:r>
          <w:rPr>
            <w:rFonts w:ascii="Times New Roman" w:hAnsi="Times New Roman"/>
            <w:i w:val="0"/>
            <w:lang w:val="el-GR"/>
          </w:rPr>
          <w:t>3</w:t>
        </w:r>
      </w:ins>
      <w:ins w:id="3648" w:author="ΜΗΤΣΕΑΣ ΗΛΙΑΣ" w:date="2026-01-08T11:23:00Z" w16du:dateUtc="2026-01-08T09:23:00Z">
        <w:r w:rsidR="00D87DD1">
          <w:rPr>
            <w:rFonts w:ascii="Times New Roman" w:hAnsi="Times New Roman"/>
            <w:i w:val="0"/>
            <w:lang w:val="el-GR"/>
          </w:rPr>
          <w:t xml:space="preserve"> </w:t>
        </w:r>
      </w:ins>
      <w:ins w:id="3649" w:author="ΜΗΤΣΕΑΣ ΗΛΙΑΣ" w:date="2026-01-08T11:24:00Z" w16du:dateUtc="2026-01-08T09:24:00Z">
        <w:r>
          <w:rPr>
            <w:rFonts w:ascii="Times New Roman" w:hAnsi="Times New Roman"/>
            <w:i w:val="0"/>
            <w:lang w:val="el-GR"/>
          </w:rPr>
          <w:t>Δ</w:t>
        </w:r>
      </w:ins>
      <w:ins w:id="3650" w:author="ΜΗΤΣΕΑΣ ΗΛΙΑΣ" w:date="2026-01-08T11:25:00Z" w16du:dateUtc="2026-01-08T09:25:00Z">
        <w:r>
          <w:rPr>
            <w:rFonts w:ascii="Times New Roman" w:hAnsi="Times New Roman"/>
            <w:i w:val="0"/>
            <w:lang w:val="el-GR"/>
          </w:rPr>
          <w:t>ιασύνδεση Υποσυστημάτων</w:t>
        </w:r>
      </w:ins>
      <w:bookmarkEnd w:id="3644"/>
    </w:p>
    <w:p w14:paraId="7E784641" w14:textId="7B06818D" w:rsidR="00262094" w:rsidRPr="00F3210D" w:rsidRDefault="00262094">
      <w:pPr>
        <w:jc w:val="both"/>
        <w:rPr>
          <w:ins w:id="3651" w:author="ΜΗΤΣΕΑΣ ΗΛΙΑΣ" w:date="2026-01-08T11:53:00Z"/>
          <w:lang w:eastAsia="x-none"/>
        </w:rPr>
        <w:pPrChange w:id="3652" w:author="ΜΗΤΣΕΑΣ ΗΛΙΑΣ" w:date="2026-01-08T11:54:00Z" w16du:dateUtc="2026-01-08T09:54:00Z">
          <w:pPr/>
        </w:pPrChange>
      </w:pPr>
      <w:ins w:id="3653" w:author="ΜΗΤΣΕΑΣ ΗΛΙΑΣ" w:date="2026-01-08T11:53:00Z">
        <w:r w:rsidRPr="00262094">
          <w:rPr>
            <w:lang w:eastAsia="x-none"/>
            <w:rPrChange w:id="3654" w:author="ΜΗΤΣΕΑΣ ΗΛΙΑΣ" w:date="2026-01-08T11:53:00Z" w16du:dateUtc="2026-01-08T09:53:00Z">
              <w:rPr>
                <w:lang w:val="en-US" w:eastAsia="x-none"/>
              </w:rPr>
            </w:rPrChange>
          </w:rPr>
          <w:t>Η διασύνδεση των υποσυστημάτων της πλατφόρμας</w:t>
        </w:r>
      </w:ins>
      <w:ins w:id="3655" w:author="ΜΗΤΣΕΑΣ ΗΛΙΑΣ" w:date="2026-01-08T11:54:00Z" w16du:dateUtc="2026-01-08T09:54:00Z">
        <w:r w:rsidRPr="00262094">
          <w:rPr>
            <w:lang w:eastAsia="x-none"/>
            <w:rPrChange w:id="3656" w:author="ΜΗΤΣΕΑΣ ΗΛΙΑΣ" w:date="2026-01-08T11:54:00Z" w16du:dateUtc="2026-01-08T09:54:00Z">
              <w:rPr>
                <w:lang w:val="en-US" w:eastAsia="x-none"/>
              </w:rPr>
            </w:rPrChange>
          </w:rPr>
          <w:t xml:space="preserve"> </w:t>
        </w:r>
      </w:ins>
      <w:ins w:id="3657" w:author="ΜΗΤΣΕΑΣ ΗΛΙΑΣ" w:date="2026-01-08T11:53:00Z">
        <w:r w:rsidRPr="00262094">
          <w:rPr>
            <w:lang w:eastAsia="x-none"/>
            <w:rPrChange w:id="3658" w:author="ΜΗΤΣΕΑΣ ΗΛΙΑΣ" w:date="2026-01-08T11:53:00Z" w16du:dateUtc="2026-01-08T09:53:00Z">
              <w:rPr>
                <w:lang w:val="en-US" w:eastAsia="x-none"/>
              </w:rPr>
            </w:rPrChange>
          </w:rPr>
          <w:t>αποτελεί κρίσιμο παράγοντα για τη λειτουργική ολοκλήρωση του συστήματος και τη σωστή υλοποίηση των απαιτήσεων που προέκυψαν από την ανάλυση. Στην παρούσα ενότητα περιγράφεται ο τρόπος με τον οποίο τα επιμέρους υποσυστήματα συνεργάζονται, ανταλλάσσουν δεδομένα και υποστηρίζουν τις βασικές λειτουργικές ροές της εφαρμογής.</w:t>
        </w:r>
      </w:ins>
    </w:p>
    <w:p w14:paraId="38B505AC" w14:textId="4A06EE9B" w:rsidR="00262094" w:rsidRPr="00F3210D" w:rsidRDefault="00262094">
      <w:pPr>
        <w:spacing w:before="120" w:after="120"/>
        <w:jc w:val="both"/>
        <w:rPr>
          <w:ins w:id="3659" w:author="ΜΗΤΣΕΑΣ ΗΛΙΑΣ" w:date="2026-01-08T11:53:00Z"/>
          <w:lang w:eastAsia="x-none"/>
        </w:rPr>
        <w:pPrChange w:id="3660" w:author="ΜΗΤΣΕΑΣ ΗΛΙΑΣ" w:date="2026-01-08T11:54:00Z" w16du:dateUtc="2026-01-08T09:54:00Z">
          <w:pPr/>
        </w:pPrChange>
      </w:pPr>
      <w:ins w:id="3661" w:author="ΜΗΤΣΕΑΣ ΗΛΙΑΣ" w:date="2026-01-08T11:53:00Z">
        <w:r w:rsidRPr="00262094">
          <w:rPr>
            <w:lang w:eastAsia="x-none"/>
            <w:rPrChange w:id="3662" w:author="ΜΗΤΣΕΑΣ ΗΛΙΑΣ" w:date="2026-01-08T11:55:00Z" w16du:dateUtc="2026-01-08T09:55:00Z">
              <w:rPr>
                <w:lang w:val="en-US" w:eastAsia="x-none"/>
              </w:rPr>
            </w:rPrChange>
          </w:rPr>
          <w:t xml:space="preserve">Το </w:t>
        </w:r>
      </w:ins>
      <w:ins w:id="3663" w:author="ΜΗΤΣΕΑΣ ΗΛΙΑΣ" w:date="2026-01-08T11:54:00Z" w16du:dateUtc="2026-01-08T09:54:00Z">
        <w:r w:rsidRPr="00262094">
          <w:rPr>
            <w:lang w:val="en-US" w:eastAsia="x-none"/>
            <w:rPrChange w:id="3664" w:author="ΜΗΤΣΕΑΣ ΗΛΙΑΣ" w:date="2026-01-08T11:55:00Z" w16du:dateUtc="2026-01-08T09:55:00Z">
              <w:rPr>
                <w:b/>
                <w:bCs/>
                <w:lang w:val="en-US" w:eastAsia="x-none"/>
              </w:rPr>
            </w:rPrChange>
          </w:rPr>
          <w:t>fron</w:t>
        </w:r>
      </w:ins>
      <w:ins w:id="3665" w:author="ΜΗΤΣΕΑΣ ΗΛΙΑΣ" w:date="2026-01-08T11:55:00Z" w16du:dateUtc="2026-01-08T09:55:00Z">
        <w:r w:rsidRPr="00262094">
          <w:rPr>
            <w:lang w:val="en-US" w:eastAsia="x-none"/>
            <w:rPrChange w:id="3666" w:author="ΜΗΤΣΕΑΣ ΗΛΙΑΣ" w:date="2026-01-08T11:55:00Z" w16du:dateUtc="2026-01-08T09:55:00Z">
              <w:rPr>
                <w:b/>
                <w:bCs/>
                <w:lang w:val="en-US" w:eastAsia="x-none"/>
              </w:rPr>
            </w:rPrChange>
          </w:rPr>
          <w:t>tend</w:t>
        </w:r>
        <w:r w:rsidRPr="00262094">
          <w:rPr>
            <w:lang w:eastAsia="x-none"/>
            <w:rPrChange w:id="3667" w:author="ΜΗΤΣΕΑΣ ΗΛΙΑΣ" w:date="2026-01-08T11:55:00Z" w16du:dateUtc="2026-01-08T09:55:00Z">
              <w:rPr>
                <w:b/>
                <w:bCs/>
                <w:lang w:val="en-US" w:eastAsia="x-none"/>
              </w:rPr>
            </w:rPrChange>
          </w:rPr>
          <w:t xml:space="preserve"> </w:t>
        </w:r>
      </w:ins>
      <w:ins w:id="3668" w:author="ΜΗΤΣΕΑΣ ΗΛΙΑΣ" w:date="2026-01-08T11:53:00Z">
        <w:r w:rsidRPr="00262094">
          <w:rPr>
            <w:lang w:eastAsia="x-none"/>
            <w:rPrChange w:id="3669" w:author="ΜΗΤΣΕΑΣ ΗΛΙΑΣ" w:date="2026-01-08T11:55:00Z" w16du:dateUtc="2026-01-08T09:55:00Z">
              <w:rPr>
                <w:lang w:val="en-US" w:eastAsia="x-none"/>
              </w:rPr>
            </w:rPrChange>
          </w:rPr>
          <w:t xml:space="preserve">λειτουργεί ως το μοναδικό σημείο εισόδου των χρηστών στο σύστημα. Κάθε ενέργεια που πραγματοποιείται από τους χρήστες, όπως η δημιουργία καμπάνιας, η αποδοχή συνεργασίας ή η προβολή αναφορών, μετατρέπεται σε αίτημα προς το </w:t>
        </w:r>
      </w:ins>
      <w:ins w:id="3670" w:author="ΜΗΤΣΕΑΣ ΗΛΙΑΣ" w:date="2026-01-08T11:55:00Z" w16du:dateUtc="2026-01-08T09:55:00Z">
        <w:r>
          <w:rPr>
            <w:lang w:val="en-US" w:eastAsia="x-none"/>
          </w:rPr>
          <w:t>b</w:t>
        </w:r>
      </w:ins>
      <w:ins w:id="3671" w:author="ΜΗΤΣΕΑΣ ΗΛΙΑΣ" w:date="2026-01-08T11:53:00Z">
        <w:r w:rsidRPr="00262094">
          <w:rPr>
            <w:lang w:val="en-US" w:eastAsia="x-none"/>
          </w:rPr>
          <w:t>ackend</w:t>
        </w:r>
        <w:r w:rsidRPr="00262094">
          <w:rPr>
            <w:lang w:eastAsia="x-none"/>
            <w:rPrChange w:id="3672" w:author="ΜΗΤΣΕΑΣ ΗΛΙΑΣ" w:date="2026-01-08T11:55:00Z" w16du:dateUtc="2026-01-08T09:55:00Z">
              <w:rPr>
                <w:lang w:val="en-US" w:eastAsia="x-none"/>
              </w:rPr>
            </w:rPrChange>
          </w:rPr>
          <w:t>. Τα αιτήματα αυτά περιλαμβάνουν μόνο τα απαραίτητα δεδομένα και δεν ενσωματώνουν επιχειρησιακή λογική, γεγονός που διασφαλίζει την ανεξαρτησία του επιπέδου παρουσίασης.</w:t>
        </w:r>
      </w:ins>
    </w:p>
    <w:p w14:paraId="1DA6D3DE" w14:textId="06FC8B80" w:rsidR="00262094" w:rsidRPr="00262094" w:rsidRDefault="00262094">
      <w:pPr>
        <w:jc w:val="both"/>
        <w:rPr>
          <w:ins w:id="3673" w:author="ΜΗΤΣΕΑΣ ΗΛΙΑΣ" w:date="2026-01-08T11:53:00Z"/>
          <w:lang w:eastAsia="x-none"/>
          <w:rPrChange w:id="3674" w:author="ΜΗΤΣΕΑΣ ΗΛΙΑΣ" w:date="2026-01-08T11:55:00Z" w16du:dateUtc="2026-01-08T09:55:00Z">
            <w:rPr>
              <w:ins w:id="3675" w:author="ΜΗΤΣΕΑΣ ΗΛΙΑΣ" w:date="2026-01-08T11:53:00Z"/>
              <w:lang w:val="en-US" w:eastAsia="x-none"/>
            </w:rPr>
          </w:rPrChange>
        </w:rPr>
        <w:pPrChange w:id="3676" w:author="ΜΗΤΣΕΑΣ ΗΛΙΑΣ" w:date="2026-01-08T11:54:00Z" w16du:dateUtc="2026-01-08T09:54:00Z">
          <w:pPr/>
        </w:pPrChange>
      </w:pPr>
      <w:ins w:id="3677" w:author="ΜΗΤΣΕΑΣ ΗΛΙΑΣ" w:date="2026-01-08T11:53:00Z">
        <w:r w:rsidRPr="00262094">
          <w:rPr>
            <w:lang w:eastAsia="x-none"/>
            <w:rPrChange w:id="3678" w:author="ΜΗΤΣΕΑΣ ΗΛΙΑΣ" w:date="2026-01-08T11:53:00Z" w16du:dateUtc="2026-01-08T09:53:00Z">
              <w:rPr>
                <w:lang w:val="en-US" w:eastAsia="x-none"/>
              </w:rPr>
            </w:rPrChange>
          </w:rPr>
          <w:t xml:space="preserve">Το </w:t>
        </w:r>
      </w:ins>
      <w:ins w:id="3679" w:author="ΜΗΤΣΕΑΣ ΗΛΙΑΣ" w:date="2026-01-08T11:55:00Z" w16du:dateUtc="2026-01-08T09:55:00Z">
        <w:r w:rsidRPr="00262094">
          <w:rPr>
            <w:lang w:val="en-US" w:eastAsia="x-none"/>
            <w:rPrChange w:id="3680" w:author="ΜΗΤΣΕΑΣ ΗΛΙΑΣ" w:date="2026-01-08T11:55:00Z" w16du:dateUtc="2026-01-08T09:55:00Z">
              <w:rPr>
                <w:b/>
                <w:bCs/>
                <w:lang w:val="en-US" w:eastAsia="x-none"/>
              </w:rPr>
            </w:rPrChange>
          </w:rPr>
          <w:t>b</w:t>
        </w:r>
      </w:ins>
      <w:ins w:id="3681" w:author="ΜΗΤΣΕΑΣ ΗΛΙΑΣ" w:date="2026-01-08T11:53:00Z">
        <w:r w:rsidRPr="00262094">
          <w:rPr>
            <w:lang w:val="en-US" w:eastAsia="x-none"/>
            <w:rPrChange w:id="3682" w:author="ΜΗΤΣΕΑΣ ΗΛΙΑΣ" w:date="2026-01-08T11:55:00Z" w16du:dateUtc="2026-01-08T09:55:00Z">
              <w:rPr>
                <w:b/>
                <w:bCs/>
                <w:lang w:val="en-US" w:eastAsia="x-none"/>
              </w:rPr>
            </w:rPrChange>
          </w:rPr>
          <w:t>ackend</w:t>
        </w:r>
        <w:r w:rsidRPr="00262094">
          <w:rPr>
            <w:lang w:eastAsia="x-none"/>
            <w:rPrChange w:id="3683" w:author="ΜΗΤΣΕΑΣ ΗΛΙΑΣ" w:date="2026-01-08T11:53:00Z" w16du:dateUtc="2026-01-08T09:53:00Z">
              <w:rPr>
                <w:lang w:val="en-US" w:eastAsia="x-none"/>
              </w:rPr>
            </w:rPrChange>
          </w:rPr>
          <w:t xml:space="preserve"> λαμβάνει τα αιτήματα από το </w:t>
        </w:r>
      </w:ins>
      <w:ins w:id="3684" w:author="ΜΗΤΣΕΑΣ ΗΛΙΑΣ" w:date="2026-01-08T11:55:00Z" w16du:dateUtc="2026-01-08T09:55:00Z">
        <w:r>
          <w:rPr>
            <w:lang w:val="en-US" w:eastAsia="x-none"/>
          </w:rPr>
          <w:t>f</w:t>
        </w:r>
      </w:ins>
      <w:ins w:id="3685" w:author="ΜΗΤΣΕΑΣ ΗΛΙΑΣ" w:date="2026-01-08T11:53:00Z">
        <w:r w:rsidRPr="00262094">
          <w:rPr>
            <w:lang w:val="en-US" w:eastAsia="x-none"/>
          </w:rPr>
          <w:t>rontend</w:t>
        </w:r>
        <w:r w:rsidRPr="00262094">
          <w:rPr>
            <w:lang w:eastAsia="x-none"/>
            <w:rPrChange w:id="3686" w:author="ΜΗΤΣΕΑΣ ΗΛΙΑΣ" w:date="2026-01-08T11:53:00Z" w16du:dateUtc="2026-01-08T09:53:00Z">
              <w:rPr>
                <w:lang w:val="en-US" w:eastAsia="x-none"/>
              </w:rPr>
            </w:rPrChange>
          </w:rPr>
          <w:t xml:space="preserve"> και αναλαμβάνει τον έλεγχο εγκυρότητας, την εφαρμογή της επιχειρησιακής λογικής και τη διαχείριση των δεδομένων. Σε περιπτώσεις που απαιτείται ανάλυση περιεχομένου ή υπολογισμός δεικτών απόδοσης, το </w:t>
        </w:r>
      </w:ins>
      <w:ins w:id="3687" w:author="ΜΗΤΣΕΑΣ ΗΛΙΑΣ" w:date="2026-01-08T11:55:00Z" w16du:dateUtc="2026-01-08T09:55:00Z">
        <w:r>
          <w:rPr>
            <w:lang w:val="en-US" w:eastAsia="x-none"/>
          </w:rPr>
          <w:t>b</w:t>
        </w:r>
      </w:ins>
      <w:ins w:id="3688" w:author="ΜΗΤΣΕΑΣ ΗΛΙΑΣ" w:date="2026-01-08T11:53:00Z">
        <w:r w:rsidRPr="00262094">
          <w:rPr>
            <w:lang w:val="en-US" w:eastAsia="x-none"/>
          </w:rPr>
          <w:t>ackend</w:t>
        </w:r>
        <w:r w:rsidRPr="00262094">
          <w:rPr>
            <w:lang w:eastAsia="x-none"/>
            <w:rPrChange w:id="3689" w:author="ΜΗΤΣΕΑΣ ΗΛΙΑΣ" w:date="2026-01-08T11:53:00Z" w16du:dateUtc="2026-01-08T09:53:00Z">
              <w:rPr>
                <w:lang w:val="en-US" w:eastAsia="x-none"/>
              </w:rPr>
            </w:rPrChange>
          </w:rPr>
          <w:t xml:space="preserve"> προωθεί τα σχετικά δεδομένα στο </w:t>
        </w:r>
        <w:r w:rsidRPr="00262094">
          <w:rPr>
            <w:lang w:val="en-US" w:eastAsia="x-none"/>
          </w:rPr>
          <w:t>NLP</w:t>
        </w:r>
        <w:r w:rsidRPr="00262094">
          <w:rPr>
            <w:lang w:eastAsia="x-none"/>
            <w:rPrChange w:id="3690" w:author="ΜΗΤΣΕΑΣ ΗΛΙΑΣ" w:date="2026-01-08T11:53:00Z" w16du:dateUtc="2026-01-08T09:53:00Z">
              <w:rPr>
                <w:lang w:val="en-US" w:eastAsia="x-none"/>
              </w:rPr>
            </w:rPrChange>
          </w:rPr>
          <w:t xml:space="preserve"> </w:t>
        </w:r>
      </w:ins>
      <w:ins w:id="3691" w:author="ΜΗΤΣΕΑΣ ΗΛΙΑΣ" w:date="2026-01-08T11:55:00Z" w16du:dateUtc="2026-01-08T09:55:00Z">
        <w:r>
          <w:rPr>
            <w:lang w:val="en-US" w:eastAsia="x-none"/>
          </w:rPr>
          <w:t>s</w:t>
        </w:r>
      </w:ins>
      <w:ins w:id="3692" w:author="ΜΗΤΣΕΑΣ ΗΛΙΑΣ" w:date="2026-01-08T11:53:00Z">
        <w:r w:rsidRPr="00262094">
          <w:rPr>
            <w:lang w:val="en-US" w:eastAsia="x-none"/>
          </w:rPr>
          <w:t>ervice</w:t>
        </w:r>
        <w:r w:rsidRPr="00262094">
          <w:rPr>
            <w:lang w:eastAsia="x-none"/>
            <w:rPrChange w:id="3693" w:author="ΜΗΤΣΕΑΣ ΗΛΙΑΣ" w:date="2026-01-08T11:53:00Z" w16du:dateUtc="2026-01-08T09:53:00Z">
              <w:rPr>
                <w:lang w:val="en-US" w:eastAsia="x-none"/>
              </w:rPr>
            </w:rPrChange>
          </w:rPr>
          <w:t xml:space="preserve"> μέσω προκαθορισμένων διεπαφών. Με τον τρόπο αυτό, το </w:t>
        </w:r>
      </w:ins>
      <w:ins w:id="3694" w:author="ΜΗΤΣΕΑΣ ΗΛΙΑΣ" w:date="2026-01-08T11:55:00Z" w16du:dateUtc="2026-01-08T09:55:00Z">
        <w:r>
          <w:rPr>
            <w:lang w:val="en-US" w:eastAsia="x-none"/>
          </w:rPr>
          <w:t>b</w:t>
        </w:r>
      </w:ins>
      <w:ins w:id="3695" w:author="ΜΗΤΣΕΑΣ ΗΛΙΑΣ" w:date="2026-01-08T11:53:00Z">
        <w:r w:rsidRPr="00262094">
          <w:rPr>
            <w:lang w:val="en-US" w:eastAsia="x-none"/>
          </w:rPr>
          <w:t>ackend</w:t>
        </w:r>
        <w:r w:rsidRPr="00262094">
          <w:rPr>
            <w:lang w:eastAsia="x-none"/>
            <w:rPrChange w:id="3696" w:author="ΜΗΤΣΕΑΣ ΗΛΙΑΣ" w:date="2026-01-08T11:53:00Z" w16du:dateUtc="2026-01-08T09:53:00Z">
              <w:rPr>
                <w:lang w:val="en-US" w:eastAsia="x-none"/>
              </w:rPr>
            </w:rPrChange>
          </w:rPr>
          <w:t xml:space="preserve"> λειτουργεί ως συντονιστικός μηχανισμός που ενοποιεί τις λειτουργίες του συστήματος.</w:t>
        </w:r>
      </w:ins>
    </w:p>
    <w:p w14:paraId="08188ABA" w14:textId="0EF77520" w:rsidR="00262094" w:rsidRPr="00262094" w:rsidRDefault="00262094">
      <w:pPr>
        <w:spacing w:before="120" w:after="120"/>
        <w:jc w:val="both"/>
        <w:rPr>
          <w:ins w:id="3697" w:author="ΜΗΤΣΕΑΣ ΗΛΙΑΣ" w:date="2026-01-08T11:53:00Z"/>
          <w:lang w:eastAsia="x-none"/>
          <w:rPrChange w:id="3698" w:author="ΜΗΤΣΕΑΣ ΗΛΙΑΣ" w:date="2026-01-08T11:56:00Z" w16du:dateUtc="2026-01-08T09:56:00Z">
            <w:rPr>
              <w:ins w:id="3699" w:author="ΜΗΤΣΕΑΣ ΗΛΙΑΣ" w:date="2026-01-08T11:53:00Z"/>
              <w:lang w:val="en-US" w:eastAsia="x-none"/>
            </w:rPr>
          </w:rPrChange>
        </w:rPr>
        <w:pPrChange w:id="3700" w:author="ΜΗΤΣΕΑΣ ΗΛΙΑΣ" w:date="2026-01-08T11:54:00Z" w16du:dateUtc="2026-01-08T09:54:00Z">
          <w:pPr/>
        </w:pPrChange>
      </w:pPr>
      <w:ins w:id="3701" w:author="ΜΗΤΣΕΑΣ ΗΛΙΑΣ" w:date="2026-01-08T11:53:00Z">
        <w:r w:rsidRPr="00262094">
          <w:rPr>
            <w:lang w:eastAsia="x-none"/>
            <w:rPrChange w:id="3702" w:author="ΜΗΤΣΕΑΣ ΗΛΙΑΣ" w:date="2026-01-08T11:56:00Z" w16du:dateUtc="2026-01-08T09:56:00Z">
              <w:rPr>
                <w:lang w:val="en-US" w:eastAsia="x-none"/>
              </w:rPr>
            </w:rPrChange>
          </w:rPr>
          <w:t xml:space="preserve">Το </w:t>
        </w:r>
        <w:r w:rsidRPr="00262094">
          <w:rPr>
            <w:lang w:val="en-US" w:eastAsia="x-none"/>
            <w:rPrChange w:id="3703" w:author="ΜΗΤΣΕΑΣ ΗΛΙΑΣ" w:date="2026-01-08T11:56:00Z" w16du:dateUtc="2026-01-08T09:56:00Z">
              <w:rPr>
                <w:b/>
                <w:bCs/>
                <w:lang w:val="en-US" w:eastAsia="x-none"/>
              </w:rPr>
            </w:rPrChange>
          </w:rPr>
          <w:t>NLP</w:t>
        </w:r>
        <w:r w:rsidRPr="00262094">
          <w:rPr>
            <w:lang w:eastAsia="x-none"/>
            <w:rPrChange w:id="3704" w:author="ΜΗΤΣΕΑΣ ΗΛΙΑΣ" w:date="2026-01-08T11:56:00Z" w16du:dateUtc="2026-01-08T09:56:00Z">
              <w:rPr>
                <w:b/>
                <w:bCs/>
                <w:lang w:val="en-US" w:eastAsia="x-none"/>
              </w:rPr>
            </w:rPrChange>
          </w:rPr>
          <w:t xml:space="preserve"> </w:t>
        </w:r>
      </w:ins>
      <w:ins w:id="3705" w:author="ΜΗΤΣΕΑΣ ΗΛΙΑΣ" w:date="2026-01-08T11:56:00Z" w16du:dateUtc="2026-01-08T09:56:00Z">
        <w:r w:rsidRPr="00262094">
          <w:rPr>
            <w:lang w:val="en-US" w:eastAsia="x-none"/>
            <w:rPrChange w:id="3706" w:author="ΜΗΤΣΕΑΣ ΗΛΙΑΣ" w:date="2026-01-08T11:56:00Z" w16du:dateUtc="2026-01-08T09:56:00Z">
              <w:rPr>
                <w:b/>
                <w:bCs/>
                <w:lang w:val="en-US" w:eastAsia="x-none"/>
              </w:rPr>
            </w:rPrChange>
          </w:rPr>
          <w:t>s</w:t>
        </w:r>
      </w:ins>
      <w:ins w:id="3707" w:author="ΜΗΤΣΕΑΣ ΗΛΙΑΣ" w:date="2026-01-08T11:53:00Z">
        <w:r w:rsidRPr="00262094">
          <w:rPr>
            <w:lang w:val="en-US" w:eastAsia="x-none"/>
            <w:rPrChange w:id="3708" w:author="ΜΗΤΣΕΑΣ ΗΛΙΑΣ" w:date="2026-01-08T11:56:00Z" w16du:dateUtc="2026-01-08T09:56:00Z">
              <w:rPr>
                <w:b/>
                <w:bCs/>
                <w:lang w:val="en-US" w:eastAsia="x-none"/>
              </w:rPr>
            </w:rPrChange>
          </w:rPr>
          <w:t>ervice</w:t>
        </w:r>
        <w:r w:rsidRPr="00262094">
          <w:rPr>
            <w:lang w:eastAsia="x-none"/>
            <w:rPrChange w:id="3709" w:author="ΜΗΤΣΕΑΣ ΗΛΙΑΣ" w:date="2026-01-08T11:56:00Z" w16du:dateUtc="2026-01-08T09:56:00Z">
              <w:rPr>
                <w:lang w:val="en-US" w:eastAsia="x-none"/>
              </w:rPr>
            </w:rPrChange>
          </w:rPr>
          <w:t xml:space="preserve"> επεξεργάζεται δεδομένα που σχετίζονται με αναρτήσεις </w:t>
        </w:r>
        <w:r w:rsidRPr="00262094">
          <w:rPr>
            <w:lang w:val="en-US" w:eastAsia="x-none"/>
          </w:rPr>
          <w:t>influencers</w:t>
        </w:r>
        <w:r w:rsidRPr="00262094">
          <w:rPr>
            <w:lang w:eastAsia="x-none"/>
            <w:rPrChange w:id="3710" w:author="ΜΗΤΣΕΑΣ ΗΛΙΑΣ" w:date="2026-01-08T11:56:00Z" w16du:dateUtc="2026-01-08T09:56:00Z">
              <w:rPr>
                <w:lang w:val="en-US" w:eastAsia="x-none"/>
              </w:rPr>
            </w:rPrChange>
          </w:rPr>
          <w:t xml:space="preserve">, σχόλια χρηστών ή περιγραφές καμπανιών. Σε αυτό το στάδιο εφαρμόζονται οι αλγόριθμοι ανάλυσης συναισθήματος, εξαγωγής λέξεων-κλειδιών και υπολογισμού μετρικών συνάφειας και </w:t>
        </w:r>
      </w:ins>
      <w:r w:rsidR="005E10E6">
        <w:rPr>
          <w:lang w:eastAsia="x-none"/>
        </w:rPr>
        <w:t>αλληλεπίδρασης</w:t>
      </w:r>
      <w:ins w:id="3711" w:author="ΜΗΤΣΕΑΣ ΗΛΙΑΣ" w:date="2026-01-08T11:53:00Z">
        <w:r w:rsidRPr="00262094">
          <w:rPr>
            <w:lang w:eastAsia="x-none"/>
            <w:rPrChange w:id="3712" w:author="ΜΗΤΣΕΑΣ ΗΛΙΑΣ" w:date="2026-01-08T11:56:00Z" w16du:dateUtc="2026-01-08T09:56:00Z">
              <w:rPr>
                <w:lang w:val="en-US" w:eastAsia="x-none"/>
              </w:rPr>
            </w:rPrChange>
          </w:rPr>
          <w:t xml:space="preserve">, όπως παρουσιάστηκαν στην πρώτη εργασία. Τα αποτελέσματα της ανάλυσης επιστρέφονται στο </w:t>
        </w:r>
      </w:ins>
      <w:ins w:id="3713" w:author="ΜΗΤΣΕΑΣ ΗΛΙΑΣ" w:date="2026-01-08T11:56:00Z" w16du:dateUtc="2026-01-08T09:56:00Z">
        <w:r w:rsidRPr="00262094">
          <w:rPr>
            <w:lang w:val="en-US" w:eastAsia="x-none"/>
          </w:rPr>
          <w:t>b</w:t>
        </w:r>
      </w:ins>
      <w:ins w:id="3714" w:author="ΜΗΤΣΕΑΣ ΗΛΙΑΣ" w:date="2026-01-08T11:53:00Z">
        <w:r w:rsidRPr="00262094">
          <w:rPr>
            <w:lang w:val="en-US" w:eastAsia="x-none"/>
          </w:rPr>
          <w:t>ackend</w:t>
        </w:r>
        <w:r w:rsidRPr="00262094">
          <w:rPr>
            <w:lang w:eastAsia="x-none"/>
            <w:rPrChange w:id="3715" w:author="ΜΗΤΣΕΑΣ ΗΛΙΑΣ" w:date="2026-01-08T11:56:00Z" w16du:dateUtc="2026-01-08T09:56:00Z">
              <w:rPr>
                <w:lang w:val="en-US" w:eastAsia="x-none"/>
              </w:rPr>
            </w:rPrChange>
          </w:rPr>
          <w:t xml:space="preserve">, το οποίο τα αποθηκεύει στη βάση δεδομένων και τα καθιστά διαθέσιμα στο </w:t>
        </w:r>
      </w:ins>
      <w:ins w:id="3716" w:author="ΜΗΤΣΕΑΣ ΗΛΙΑΣ" w:date="2026-01-08T11:56:00Z" w16du:dateUtc="2026-01-08T09:56:00Z">
        <w:r w:rsidRPr="00262094">
          <w:rPr>
            <w:lang w:val="en-US" w:eastAsia="x-none"/>
          </w:rPr>
          <w:t>f</w:t>
        </w:r>
      </w:ins>
      <w:ins w:id="3717" w:author="ΜΗΤΣΕΑΣ ΗΛΙΑΣ" w:date="2026-01-08T11:53:00Z">
        <w:r w:rsidRPr="00262094">
          <w:rPr>
            <w:lang w:val="en-US" w:eastAsia="x-none"/>
          </w:rPr>
          <w:t>rontend</w:t>
        </w:r>
        <w:r w:rsidRPr="00262094">
          <w:rPr>
            <w:lang w:eastAsia="x-none"/>
            <w:rPrChange w:id="3718" w:author="ΜΗΤΣΕΑΣ ΗΛΙΑΣ" w:date="2026-01-08T11:56:00Z" w16du:dateUtc="2026-01-08T09:56:00Z">
              <w:rPr>
                <w:lang w:val="en-US" w:eastAsia="x-none"/>
              </w:rPr>
            </w:rPrChange>
          </w:rPr>
          <w:t xml:space="preserve"> με τη μορφή αναφορών και οπτικοποιήσεων.</w:t>
        </w:r>
      </w:ins>
    </w:p>
    <w:p w14:paraId="1DB3EB82" w14:textId="4654F8C2" w:rsidR="00262094" w:rsidRPr="007D0A8C" w:rsidRDefault="00262094">
      <w:pPr>
        <w:spacing w:before="120" w:after="120"/>
        <w:jc w:val="both"/>
        <w:rPr>
          <w:ins w:id="3719" w:author="ΜΗΤΣΕΑΣ ΗΛΙΑΣ" w:date="2026-01-08T11:53:00Z"/>
          <w:lang w:eastAsia="x-none"/>
          <w:rPrChange w:id="3720" w:author="ΜΗΤΣΕΑΣ ΗΛΙΑΣ" w:date="2026-01-08T11:57:00Z" w16du:dateUtc="2026-01-08T09:57:00Z">
            <w:rPr>
              <w:ins w:id="3721" w:author="ΜΗΤΣΕΑΣ ΗΛΙΑΣ" w:date="2026-01-08T11:53:00Z"/>
              <w:lang w:val="en-US" w:eastAsia="x-none"/>
            </w:rPr>
          </w:rPrChange>
        </w:rPr>
        <w:pPrChange w:id="3722" w:author="ΜΗΤΣΕΑΣ ΗΛΙΑΣ" w:date="2026-01-08T11:54:00Z" w16du:dateUtc="2026-01-08T09:54:00Z">
          <w:pPr/>
        </w:pPrChange>
      </w:pPr>
      <w:ins w:id="3723" w:author="ΜΗΤΣΕΑΣ ΗΛΙΑΣ" w:date="2026-01-08T11:53:00Z">
        <w:r w:rsidRPr="007D0A8C">
          <w:rPr>
            <w:lang w:eastAsia="x-none"/>
            <w:rPrChange w:id="3724" w:author="ΜΗΤΣΕΑΣ ΗΛΙΑΣ" w:date="2026-01-08T11:56:00Z" w16du:dateUtc="2026-01-08T09:56:00Z">
              <w:rPr>
                <w:lang w:val="en-US" w:eastAsia="x-none"/>
              </w:rPr>
            </w:rPrChange>
          </w:rPr>
          <w:t xml:space="preserve">Η </w:t>
        </w:r>
        <w:r w:rsidRPr="007D0A8C">
          <w:rPr>
            <w:lang w:eastAsia="x-none"/>
            <w:rPrChange w:id="3725" w:author="ΜΗΤΣΕΑΣ ΗΛΙΑΣ" w:date="2026-01-08T11:56:00Z" w16du:dateUtc="2026-01-08T09:56:00Z">
              <w:rPr>
                <w:b/>
                <w:bCs/>
                <w:lang w:val="en-US" w:eastAsia="x-none"/>
              </w:rPr>
            </w:rPrChange>
          </w:rPr>
          <w:t>βάση δεδομένων</w:t>
        </w:r>
        <w:r w:rsidRPr="007D0A8C">
          <w:rPr>
            <w:lang w:eastAsia="x-none"/>
            <w:rPrChange w:id="3726" w:author="ΜΗΤΣΕΑΣ ΗΛΙΑΣ" w:date="2026-01-08T11:56:00Z" w16du:dateUtc="2026-01-08T09:56:00Z">
              <w:rPr>
                <w:lang w:val="en-US" w:eastAsia="x-none"/>
              </w:rPr>
            </w:rPrChange>
          </w:rPr>
          <w:t xml:space="preserve"> διασυνδέεται αποκλειστικά με το </w:t>
        </w:r>
      </w:ins>
      <w:ins w:id="3727" w:author="ΜΗΤΣΕΑΣ ΗΛΙΑΣ" w:date="2026-01-08T11:56:00Z" w16du:dateUtc="2026-01-08T09:56:00Z">
        <w:r w:rsidR="007D0A8C">
          <w:rPr>
            <w:lang w:val="en-US" w:eastAsia="x-none"/>
          </w:rPr>
          <w:t>b</w:t>
        </w:r>
      </w:ins>
      <w:ins w:id="3728" w:author="ΜΗΤΣΕΑΣ ΗΛΙΑΣ" w:date="2026-01-08T11:53:00Z">
        <w:r w:rsidRPr="007D0A8C">
          <w:rPr>
            <w:lang w:val="en-US" w:eastAsia="x-none"/>
          </w:rPr>
          <w:t>ackend</w:t>
        </w:r>
        <w:r w:rsidRPr="007D0A8C">
          <w:rPr>
            <w:lang w:eastAsia="x-none"/>
            <w:rPrChange w:id="3729" w:author="ΜΗΤΣΕΑΣ ΗΛΙΑΣ" w:date="2026-01-08T11:56:00Z" w16du:dateUtc="2026-01-08T09:56:00Z">
              <w:rPr>
                <w:lang w:val="en-US" w:eastAsia="x-none"/>
              </w:rPr>
            </w:rPrChange>
          </w:rPr>
          <w:t xml:space="preserve"> και δεν είναι προσβάσιμη απευθείας από άλλα υποσυστήματα. Κάθε ενέργεια ανάγνωσης ή τροποποίησης δεδομένων πραγματοποιείται μέσω του </w:t>
        </w:r>
      </w:ins>
      <w:ins w:id="3730" w:author="ΜΗΤΣΕΑΣ ΗΛΙΑΣ" w:date="2026-01-08T11:56:00Z" w16du:dateUtc="2026-01-08T09:56:00Z">
        <w:r w:rsidR="007D0A8C">
          <w:rPr>
            <w:lang w:val="en-US" w:eastAsia="x-none"/>
          </w:rPr>
          <w:t>b</w:t>
        </w:r>
      </w:ins>
      <w:ins w:id="3731" w:author="ΜΗΤΣΕΑΣ ΗΛΙΑΣ" w:date="2026-01-08T11:53:00Z">
        <w:r w:rsidRPr="007D0A8C">
          <w:rPr>
            <w:lang w:val="en-US" w:eastAsia="x-none"/>
          </w:rPr>
          <w:t>ackend</w:t>
        </w:r>
        <w:r w:rsidRPr="007D0A8C">
          <w:rPr>
            <w:lang w:eastAsia="x-none"/>
            <w:rPrChange w:id="3732" w:author="ΜΗΤΣΕΑΣ ΗΛΙΑΣ" w:date="2026-01-08T11:56:00Z" w16du:dateUtc="2026-01-08T09:56:00Z">
              <w:rPr>
                <w:lang w:val="en-US" w:eastAsia="x-none"/>
              </w:rPr>
            </w:rPrChange>
          </w:rPr>
          <w:t xml:space="preserve">, γεγονός που εξασφαλίζει την ακεραιότητα και τη συνέπεια των δεδομένων. Τα δεδομένα που αποθηκεύονται περιλαμβάνουν τόσο πρωτογενείς πληροφορίες όσο και παράγωγα δεδομένα ανάλυσης που προκύπτουν από το </w:t>
        </w:r>
        <w:r w:rsidRPr="007D0A8C">
          <w:rPr>
            <w:lang w:val="en-US" w:eastAsia="x-none"/>
          </w:rPr>
          <w:t>NLP</w:t>
        </w:r>
        <w:r w:rsidRPr="007D0A8C">
          <w:rPr>
            <w:lang w:eastAsia="x-none"/>
            <w:rPrChange w:id="3733" w:author="ΜΗΤΣΕΑΣ ΗΛΙΑΣ" w:date="2026-01-08T11:56:00Z" w16du:dateUtc="2026-01-08T09:56:00Z">
              <w:rPr>
                <w:lang w:val="en-US" w:eastAsia="x-none"/>
              </w:rPr>
            </w:rPrChange>
          </w:rPr>
          <w:t xml:space="preserve"> </w:t>
        </w:r>
      </w:ins>
      <w:ins w:id="3734" w:author="ΜΗΤΣΕΑΣ ΗΛΙΑΣ" w:date="2026-01-08T11:56:00Z" w16du:dateUtc="2026-01-08T09:56:00Z">
        <w:r w:rsidR="007D0A8C">
          <w:rPr>
            <w:lang w:val="en-US" w:eastAsia="x-none"/>
          </w:rPr>
          <w:t>s</w:t>
        </w:r>
      </w:ins>
      <w:ins w:id="3735" w:author="ΜΗΤΣΕΑΣ ΗΛΙΑΣ" w:date="2026-01-08T11:53:00Z">
        <w:r w:rsidRPr="007D0A8C">
          <w:rPr>
            <w:lang w:val="en-US" w:eastAsia="x-none"/>
          </w:rPr>
          <w:t>ervice</w:t>
        </w:r>
        <w:r w:rsidRPr="00262094">
          <w:rPr>
            <w:lang w:eastAsia="x-none"/>
            <w:rPrChange w:id="3736" w:author="ΜΗΤΣΕΑΣ ΗΛΙΑΣ" w:date="2026-01-08T11:53:00Z" w16du:dateUtc="2026-01-08T09:53:00Z">
              <w:rPr>
                <w:lang w:val="en-US" w:eastAsia="x-none"/>
              </w:rPr>
            </w:rPrChange>
          </w:rPr>
          <w:t>.</w:t>
        </w:r>
      </w:ins>
    </w:p>
    <w:p w14:paraId="147C3024" w14:textId="4B066D54" w:rsidR="00262094" w:rsidRPr="00F3210D" w:rsidRDefault="00262094" w:rsidP="00262094">
      <w:pPr>
        <w:jc w:val="both"/>
        <w:rPr>
          <w:ins w:id="3737" w:author="ΜΗΤΣΕΑΣ ΗΛΙΑΣ" w:date="2026-01-08T11:59:00Z" w16du:dateUtc="2026-01-08T09:59:00Z"/>
          <w:lang w:eastAsia="x-none"/>
        </w:rPr>
      </w:pPr>
      <w:ins w:id="3738" w:author="ΜΗΤΣΕΑΣ ΗΛΙΑΣ" w:date="2026-01-08T11:53:00Z">
        <w:r w:rsidRPr="00262094">
          <w:rPr>
            <w:lang w:eastAsia="x-none"/>
            <w:rPrChange w:id="3739" w:author="ΜΗΤΣΕΑΣ ΗΛΙΑΣ" w:date="2026-01-08T11:53:00Z" w16du:dateUtc="2026-01-08T09:53:00Z">
              <w:rPr>
                <w:lang w:val="en-US" w:eastAsia="x-none"/>
              </w:rPr>
            </w:rPrChange>
          </w:rPr>
          <w:t xml:space="preserve">Για την καλύτερη κατανόηση της διασύνδεσης των υποσυστημάτων, μπορεί να εξεταστεί το σενάριο δημιουργίας και αξιολόγησης μίας καμπάνιας. Αρχικά, ένας </w:t>
        </w:r>
      </w:ins>
      <w:ins w:id="3740" w:author="ΜΗΤΣΕΑΣ ΗΛΙΑΣ" w:date="2026-01-08T11:57:00Z" w16du:dateUtc="2026-01-08T09:57:00Z">
        <w:r w:rsidR="007D0A8C">
          <w:rPr>
            <w:lang w:val="en-US" w:eastAsia="x-none"/>
          </w:rPr>
          <w:t>b</w:t>
        </w:r>
      </w:ins>
      <w:ins w:id="3741" w:author="ΜΗΤΣΕΑΣ ΗΛΙΑΣ" w:date="2026-01-08T11:53:00Z">
        <w:r w:rsidRPr="00262094">
          <w:rPr>
            <w:lang w:val="en-US" w:eastAsia="x-none"/>
          </w:rPr>
          <w:t>usiness</w:t>
        </w:r>
        <w:r w:rsidRPr="00262094">
          <w:rPr>
            <w:lang w:eastAsia="x-none"/>
            <w:rPrChange w:id="3742" w:author="ΜΗΤΣΕΑΣ ΗΛΙΑΣ" w:date="2026-01-08T11:53:00Z" w16du:dateUtc="2026-01-08T09:53:00Z">
              <w:rPr>
                <w:lang w:val="en-US" w:eastAsia="x-none"/>
              </w:rPr>
            </w:rPrChange>
          </w:rPr>
          <w:t xml:space="preserve"> χρήστης δημιουργεί μία νέα καμπάνια μέσω του </w:t>
        </w:r>
      </w:ins>
      <w:ins w:id="3743" w:author="ΜΗΤΣΕΑΣ ΗΛΙΑΣ" w:date="2026-01-08T11:57:00Z" w16du:dateUtc="2026-01-08T09:57:00Z">
        <w:r w:rsidR="007D0A8C">
          <w:rPr>
            <w:lang w:val="en-US" w:eastAsia="x-none"/>
          </w:rPr>
          <w:t>f</w:t>
        </w:r>
      </w:ins>
      <w:ins w:id="3744" w:author="ΜΗΤΣΕΑΣ ΗΛΙΑΣ" w:date="2026-01-08T11:53:00Z">
        <w:r w:rsidRPr="00262094">
          <w:rPr>
            <w:lang w:val="en-US" w:eastAsia="x-none"/>
          </w:rPr>
          <w:t>rontend</w:t>
        </w:r>
        <w:r w:rsidRPr="00262094">
          <w:rPr>
            <w:lang w:eastAsia="x-none"/>
            <w:rPrChange w:id="3745" w:author="ΜΗΤΣΕΑΣ ΗΛΙΑΣ" w:date="2026-01-08T11:53:00Z" w16du:dateUtc="2026-01-08T09:53:00Z">
              <w:rPr>
                <w:lang w:val="en-US" w:eastAsia="x-none"/>
              </w:rPr>
            </w:rPrChange>
          </w:rPr>
          <w:t xml:space="preserve">. Το αίτημα αποστέλλεται στο </w:t>
        </w:r>
      </w:ins>
      <w:ins w:id="3746" w:author="ΜΗΤΣΕΑΣ ΗΛΙΑΣ" w:date="2026-01-08T11:57:00Z" w16du:dateUtc="2026-01-08T09:57:00Z">
        <w:r w:rsidR="007D0A8C">
          <w:rPr>
            <w:lang w:val="en-US" w:eastAsia="x-none"/>
          </w:rPr>
          <w:t>b</w:t>
        </w:r>
      </w:ins>
      <w:ins w:id="3747" w:author="ΜΗΤΣΕΑΣ ΗΛΙΑΣ" w:date="2026-01-08T11:53:00Z">
        <w:r w:rsidRPr="00262094">
          <w:rPr>
            <w:lang w:val="en-US" w:eastAsia="x-none"/>
          </w:rPr>
          <w:t>ackend</w:t>
        </w:r>
        <w:r w:rsidRPr="00262094">
          <w:rPr>
            <w:lang w:eastAsia="x-none"/>
            <w:rPrChange w:id="3748" w:author="ΜΗΤΣΕΑΣ ΗΛΙΑΣ" w:date="2026-01-08T11:53:00Z" w16du:dateUtc="2026-01-08T09:53:00Z">
              <w:rPr>
                <w:lang w:val="en-US" w:eastAsia="x-none"/>
              </w:rPr>
            </w:rPrChange>
          </w:rPr>
          <w:t xml:space="preserve">, όπου ελέγχεται και αποθηκεύεται στη βάση δεδομένων. Στη συνέχεια, όταν οι </w:t>
        </w:r>
        <w:r w:rsidRPr="00262094">
          <w:rPr>
            <w:lang w:val="en-US" w:eastAsia="x-none"/>
          </w:rPr>
          <w:t>influencers</w:t>
        </w:r>
        <w:r w:rsidRPr="00262094">
          <w:rPr>
            <w:lang w:eastAsia="x-none"/>
            <w:rPrChange w:id="3749" w:author="ΜΗΤΣΕΑΣ ΗΛΙΑΣ" w:date="2026-01-08T11:53:00Z" w16du:dateUtc="2026-01-08T09:53:00Z">
              <w:rPr>
                <w:lang w:val="en-US" w:eastAsia="x-none"/>
              </w:rPr>
            </w:rPrChange>
          </w:rPr>
          <w:t xml:space="preserve"> δημοσιεύσουν σχετικό περιεχόμενο, τα δεδομένα των αναρτήσεων προωθούνται στο </w:t>
        </w:r>
        <w:r w:rsidRPr="00262094">
          <w:rPr>
            <w:lang w:val="en-US" w:eastAsia="x-none"/>
          </w:rPr>
          <w:t>NLP</w:t>
        </w:r>
        <w:r w:rsidRPr="00262094">
          <w:rPr>
            <w:lang w:eastAsia="x-none"/>
            <w:rPrChange w:id="3750" w:author="ΜΗΤΣΕΑΣ ΗΛΙΑΣ" w:date="2026-01-08T11:53:00Z" w16du:dateUtc="2026-01-08T09:53:00Z">
              <w:rPr>
                <w:lang w:val="en-US" w:eastAsia="x-none"/>
              </w:rPr>
            </w:rPrChange>
          </w:rPr>
          <w:t xml:space="preserve"> </w:t>
        </w:r>
      </w:ins>
      <w:ins w:id="3751" w:author="ΜΗΤΣΕΑΣ ΗΛΙΑΣ" w:date="2026-01-08T11:57:00Z" w16du:dateUtc="2026-01-08T09:57:00Z">
        <w:r w:rsidR="007D0A8C">
          <w:rPr>
            <w:lang w:val="en-US" w:eastAsia="x-none"/>
          </w:rPr>
          <w:t>s</w:t>
        </w:r>
      </w:ins>
      <w:ins w:id="3752" w:author="ΜΗΤΣΕΑΣ ΗΛΙΑΣ" w:date="2026-01-08T11:53:00Z">
        <w:r w:rsidRPr="00262094">
          <w:rPr>
            <w:lang w:val="en-US" w:eastAsia="x-none"/>
          </w:rPr>
          <w:t>ervice</w:t>
        </w:r>
        <w:r w:rsidRPr="00262094">
          <w:rPr>
            <w:lang w:eastAsia="x-none"/>
            <w:rPrChange w:id="3753" w:author="ΜΗΤΣΕΑΣ ΗΛΙΑΣ" w:date="2026-01-08T11:53:00Z" w16du:dateUtc="2026-01-08T09:53:00Z">
              <w:rPr>
                <w:lang w:val="en-US" w:eastAsia="x-none"/>
              </w:rPr>
            </w:rPrChange>
          </w:rPr>
          <w:t xml:space="preserve"> για ανάλυση. Τα αποτελέσματα της ανάλυσης επιστρέφουν στο </w:t>
        </w:r>
      </w:ins>
      <w:ins w:id="3754" w:author="ΜΗΤΣΕΑΣ ΗΛΙΑΣ" w:date="2026-01-08T11:57:00Z" w16du:dateUtc="2026-01-08T09:57:00Z">
        <w:r w:rsidR="007D0A8C">
          <w:rPr>
            <w:lang w:val="en-US" w:eastAsia="x-none"/>
          </w:rPr>
          <w:t>b</w:t>
        </w:r>
      </w:ins>
      <w:ins w:id="3755" w:author="ΜΗΤΣΕΑΣ ΗΛΙΑΣ" w:date="2026-01-08T11:53:00Z">
        <w:r w:rsidRPr="00262094">
          <w:rPr>
            <w:lang w:val="en-US" w:eastAsia="x-none"/>
          </w:rPr>
          <w:t>ackend</w:t>
        </w:r>
        <w:r w:rsidRPr="00262094">
          <w:rPr>
            <w:lang w:eastAsia="x-none"/>
            <w:rPrChange w:id="3756" w:author="ΜΗΤΣΕΑΣ ΗΛΙΑΣ" w:date="2026-01-08T11:53:00Z" w16du:dateUtc="2026-01-08T09:53:00Z">
              <w:rPr>
                <w:lang w:val="en-US" w:eastAsia="x-none"/>
              </w:rPr>
            </w:rPrChange>
          </w:rPr>
          <w:t xml:space="preserve"> και ενσωματώνονται στις αναφορές απόδοσης που προβάλλονται στον </w:t>
        </w:r>
      </w:ins>
      <w:ins w:id="3757" w:author="ΜΗΤΣΕΑΣ ΗΛΙΑΣ" w:date="2026-01-08T11:57:00Z" w16du:dateUtc="2026-01-08T09:57:00Z">
        <w:r w:rsidR="007D0A8C">
          <w:rPr>
            <w:lang w:val="en-US" w:eastAsia="x-none"/>
          </w:rPr>
          <w:t>b</w:t>
        </w:r>
      </w:ins>
      <w:ins w:id="3758" w:author="ΜΗΤΣΕΑΣ ΗΛΙΑΣ" w:date="2026-01-08T11:53:00Z">
        <w:r w:rsidRPr="00262094">
          <w:rPr>
            <w:lang w:val="en-US" w:eastAsia="x-none"/>
          </w:rPr>
          <w:t>usiness</w:t>
        </w:r>
        <w:r w:rsidRPr="00262094">
          <w:rPr>
            <w:lang w:eastAsia="x-none"/>
            <w:rPrChange w:id="3759" w:author="ΜΗΤΣΕΑΣ ΗΛΙΑΣ" w:date="2026-01-08T11:53:00Z" w16du:dateUtc="2026-01-08T09:53:00Z">
              <w:rPr>
                <w:lang w:val="en-US" w:eastAsia="x-none"/>
              </w:rPr>
            </w:rPrChange>
          </w:rPr>
          <w:t xml:space="preserve"> χρήστη μέσω του </w:t>
        </w:r>
      </w:ins>
      <w:ins w:id="3760" w:author="ΜΗΤΣΕΑΣ ΗΛΙΑΣ" w:date="2026-01-08T11:57:00Z" w16du:dateUtc="2026-01-08T09:57:00Z">
        <w:r w:rsidR="007D0A8C">
          <w:rPr>
            <w:lang w:val="en-US" w:eastAsia="x-none"/>
          </w:rPr>
          <w:t>f</w:t>
        </w:r>
      </w:ins>
      <w:ins w:id="3761" w:author="ΜΗΤΣΕΑΣ ΗΛΙΑΣ" w:date="2026-01-08T11:53:00Z">
        <w:r w:rsidRPr="00262094">
          <w:rPr>
            <w:lang w:val="en-US" w:eastAsia="x-none"/>
          </w:rPr>
          <w:t>rontend</w:t>
        </w:r>
        <w:r w:rsidRPr="00262094">
          <w:rPr>
            <w:lang w:eastAsia="x-none"/>
            <w:rPrChange w:id="3762" w:author="ΜΗΤΣΕΑΣ ΗΛΙΑΣ" w:date="2026-01-08T11:53:00Z" w16du:dateUtc="2026-01-08T09:53:00Z">
              <w:rPr>
                <w:lang w:val="en-US" w:eastAsia="x-none"/>
              </w:rPr>
            </w:rPrChange>
          </w:rPr>
          <w:t>.</w:t>
        </w:r>
      </w:ins>
    </w:p>
    <w:p w14:paraId="534C996C" w14:textId="77777777" w:rsidR="007D0A8C" w:rsidRPr="00F3210D" w:rsidRDefault="007D0A8C" w:rsidP="00262094">
      <w:pPr>
        <w:jc w:val="both"/>
        <w:rPr>
          <w:ins w:id="3763" w:author="ΜΗΤΣΕΑΣ ΗΛΙΑΣ" w:date="2026-01-08T11:58:00Z" w16du:dateUtc="2026-01-08T09:58:00Z"/>
          <w:lang w:eastAsia="x-none"/>
        </w:rPr>
      </w:pPr>
    </w:p>
    <w:p w14:paraId="20DE1C53" w14:textId="77777777" w:rsidR="007D0A8C" w:rsidRDefault="007D0A8C">
      <w:pPr>
        <w:keepNext/>
        <w:jc w:val="center"/>
        <w:rPr>
          <w:ins w:id="3764" w:author="ΜΗΤΣΕΑΣ ΗΛΙΑΣ" w:date="2026-01-08T11:59:00Z" w16du:dateUtc="2026-01-08T09:59:00Z"/>
        </w:rPr>
        <w:pPrChange w:id="3765" w:author="ΜΗΤΣΕΑΣ ΗΛΙΑΣ" w:date="2026-01-08T11:59:00Z" w16du:dateUtc="2026-01-08T09:59:00Z">
          <w:pPr>
            <w:jc w:val="center"/>
          </w:pPr>
        </w:pPrChange>
      </w:pPr>
      <w:ins w:id="3766" w:author="ΜΗΤΣΕΑΣ ΗΛΙΑΣ" w:date="2026-01-08T11:59:00Z" w16du:dateUtc="2026-01-08T09:59:00Z">
        <w:r>
          <w:rPr>
            <w:noProof/>
            <w:lang w:val="en-US" w:eastAsia="x-none"/>
          </w:rPr>
          <w:lastRenderedPageBreak/>
          <w:drawing>
            <wp:inline distT="0" distB="0" distL="0" distR="0" wp14:anchorId="2D378F0C" wp14:editId="52DA9F03">
              <wp:extent cx="4019797" cy="4234732"/>
              <wp:effectExtent l="0" t="0" r="0" b="0"/>
              <wp:docPr id="567983457" name="Εικόν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024874" cy="4240081"/>
                      </a:xfrm>
                      <a:prstGeom prst="rect">
                        <a:avLst/>
                      </a:prstGeom>
                      <a:noFill/>
                      <a:ln>
                        <a:noFill/>
                      </a:ln>
                    </pic:spPr>
                  </pic:pic>
                </a:graphicData>
              </a:graphic>
            </wp:inline>
          </w:drawing>
        </w:r>
      </w:ins>
    </w:p>
    <w:p w14:paraId="4CA92099" w14:textId="62DF23A3" w:rsidR="007D0A8C" w:rsidRPr="00F3210D" w:rsidRDefault="007D0A8C" w:rsidP="009A2AA5">
      <w:pPr>
        <w:pStyle w:val="a3"/>
        <w:jc w:val="center"/>
        <w:rPr>
          <w:ins w:id="3767" w:author="ΜΗΤΣΕΑΣ ΗΛΙΑΣ" w:date="2026-01-08T12:00:00Z" w16du:dateUtc="2026-01-08T10:00:00Z"/>
        </w:rPr>
      </w:pPr>
      <w:bookmarkStart w:id="3768" w:name="_Toc218850246"/>
      <w:ins w:id="3769" w:author="ΜΗΤΣΕΑΣ ΗΛΙΑΣ" w:date="2026-01-08T11:59:00Z" w16du:dateUtc="2026-01-08T09:59:00Z">
        <w:r>
          <w:t xml:space="preserve">Εικόνα </w:t>
        </w:r>
        <w:r>
          <w:fldChar w:fldCharType="begin"/>
        </w:r>
        <w:r>
          <w:instrText xml:space="preserve"> SEQ Figure \* ARABIC </w:instrText>
        </w:r>
      </w:ins>
      <w:r>
        <w:fldChar w:fldCharType="separate"/>
      </w:r>
      <w:ins w:id="3770" w:author="ΜΗΤΣΕΑΣ ΗΛΙΑΣ" w:date="2026-01-08T13:10:00Z" w16du:dateUtc="2026-01-08T11:10:00Z">
        <w:r w:rsidR="000A6F0A">
          <w:rPr>
            <w:noProof/>
          </w:rPr>
          <w:t>8</w:t>
        </w:r>
      </w:ins>
      <w:ins w:id="3771" w:author="ΜΗΤΣΕΑΣ ΗΛΙΑΣ" w:date="2026-01-08T11:59:00Z" w16du:dateUtc="2026-01-08T09:59:00Z">
        <w:r>
          <w:fldChar w:fldCharType="end"/>
        </w:r>
        <w:r>
          <w:t xml:space="preserve"> Δημιουργί</w:t>
        </w:r>
      </w:ins>
      <w:ins w:id="3772" w:author="ΜΗΤΣΕΑΣ ΗΛΙΑΣ" w:date="2026-01-08T12:00:00Z" w16du:dateUtc="2026-01-08T10:00:00Z">
        <w:r>
          <w:t xml:space="preserve">α Καμπάνιας </w:t>
        </w:r>
        <w:r>
          <w:rPr>
            <w:lang w:val="en-US"/>
          </w:rPr>
          <w:t>Sequence</w:t>
        </w:r>
        <w:r w:rsidRPr="007D0A8C">
          <w:rPr>
            <w:rPrChange w:id="3773" w:author="ΜΗΤΣΕΑΣ ΗΛΙΑΣ" w:date="2026-01-08T12:00:00Z" w16du:dateUtc="2026-01-08T10:00:00Z">
              <w:rPr>
                <w:lang w:val="en-US"/>
              </w:rPr>
            </w:rPrChange>
          </w:rPr>
          <w:t xml:space="preserve"> </w:t>
        </w:r>
        <w:r>
          <w:rPr>
            <w:lang w:val="en-US"/>
          </w:rPr>
          <w:t>Diagram</w:t>
        </w:r>
        <w:bookmarkEnd w:id="3768"/>
      </w:ins>
    </w:p>
    <w:p w14:paraId="4FA7939A" w14:textId="1A3DA6D7" w:rsidR="007D0A8C" w:rsidRPr="007D0A8C" w:rsidRDefault="007D0A8C" w:rsidP="009A2AA5">
      <w:pPr>
        <w:jc w:val="center"/>
        <w:rPr>
          <w:ins w:id="3774" w:author="ΜΗΤΣΕΑΣ ΗΛΙΑΣ" w:date="2026-01-08T11:54:00Z" w16du:dateUtc="2026-01-08T09:54:00Z"/>
          <w:b/>
          <w:bCs/>
          <w:sz w:val="20"/>
          <w:szCs w:val="20"/>
          <w:rPrChange w:id="3775" w:author="ΜΗΤΣΕΑΣ ΗΛΙΑΣ" w:date="2026-01-08T12:00:00Z" w16du:dateUtc="2026-01-08T10:00:00Z">
            <w:rPr>
              <w:ins w:id="3776" w:author="ΜΗΤΣΕΑΣ ΗΛΙΑΣ" w:date="2026-01-08T11:54:00Z" w16du:dateUtc="2026-01-08T09:54:00Z"/>
              <w:lang w:val="en-US" w:eastAsia="x-none"/>
            </w:rPr>
          </w:rPrChange>
        </w:rPr>
        <w:pPrChange w:id="3777" w:author="ΜΗΤΣΕΑΣ ΗΛΙΑΣ" w:date="2026-01-08T12:00:00Z" w16du:dateUtc="2026-01-08T10:00:00Z">
          <w:pPr>
            <w:jc w:val="both"/>
          </w:pPr>
        </w:pPrChange>
      </w:pPr>
      <w:ins w:id="3778" w:author="ΜΗΤΣΕΑΣ ΗΛΙΑΣ" w:date="2026-01-08T12:00:00Z" w16du:dateUtc="2026-01-08T10:00:00Z">
        <w:r w:rsidRPr="007D0A8C">
          <w:rPr>
            <w:b/>
            <w:bCs/>
            <w:sz w:val="20"/>
            <w:szCs w:val="20"/>
            <w:rPrChange w:id="3779" w:author="ΜΗΤΣΕΑΣ ΗΛΙΑΣ" w:date="2026-01-08T12:00:00Z" w16du:dateUtc="2026-01-08T10:00:00Z">
              <w:rPr/>
            </w:rPrChange>
          </w:rPr>
          <w:t>Πηγή Ιδίας δημιουργίας</w:t>
        </w:r>
      </w:ins>
    </w:p>
    <w:p w14:paraId="32D9324D" w14:textId="77777777" w:rsidR="00262094" w:rsidRPr="007D0A8C" w:rsidRDefault="00262094">
      <w:pPr>
        <w:jc w:val="both"/>
        <w:rPr>
          <w:ins w:id="3780" w:author="ΜΗΤΣΕΑΣ ΗΛΙΑΣ" w:date="2026-01-08T11:53:00Z"/>
          <w:lang w:eastAsia="x-none"/>
          <w:rPrChange w:id="3781" w:author="ΜΗΤΣΕΑΣ ΗΛΙΑΣ" w:date="2026-01-08T11:57:00Z" w16du:dateUtc="2026-01-08T09:57:00Z">
            <w:rPr>
              <w:ins w:id="3782" w:author="ΜΗΤΣΕΑΣ ΗΛΙΑΣ" w:date="2026-01-08T11:53:00Z"/>
              <w:lang w:val="en-US" w:eastAsia="x-none"/>
            </w:rPr>
          </w:rPrChange>
        </w:rPr>
        <w:pPrChange w:id="3783" w:author="ΜΗΤΣΕΑΣ ΗΛΙΑΣ" w:date="2026-01-08T11:54:00Z" w16du:dateUtc="2026-01-08T09:54:00Z">
          <w:pPr/>
        </w:pPrChange>
      </w:pPr>
    </w:p>
    <w:p w14:paraId="70C7B89D" w14:textId="1E4BB202" w:rsidR="00262094" w:rsidRPr="005E10E6" w:rsidRDefault="00262094">
      <w:pPr>
        <w:jc w:val="both"/>
        <w:rPr>
          <w:ins w:id="3784" w:author="ΜΗΤΣΕΑΣ ΗΛΙΑΣ" w:date="2026-01-08T11:23:00Z" w16du:dateUtc="2026-01-08T09:23:00Z"/>
          <w:i/>
          <w:rPrChange w:id="3785" w:author="ΜΗΤΣΕΑΣ ΗΛΙΑΣ" w:date="2026-01-08T11:53:00Z" w16du:dateUtc="2026-01-08T09:53:00Z">
            <w:rPr>
              <w:ins w:id="3786" w:author="ΜΗΤΣΕΑΣ ΗΛΙΑΣ" w:date="2026-01-08T11:23:00Z" w16du:dateUtc="2026-01-08T09:23:00Z"/>
              <w:rFonts w:ascii="Times New Roman" w:hAnsi="Times New Roman"/>
              <w:i w:val="0"/>
              <w:lang w:val="el-GR"/>
            </w:rPr>
          </w:rPrChange>
        </w:rPr>
        <w:pPrChange w:id="3787" w:author="ΜΗΤΣΕΑΣ ΗΛΙΑΣ" w:date="2026-01-08T11:53:00Z" w16du:dateUtc="2026-01-08T09:53:00Z">
          <w:pPr>
            <w:pStyle w:val="20"/>
            <w:numPr>
              <w:ilvl w:val="0"/>
              <w:numId w:val="0"/>
            </w:numPr>
            <w:tabs>
              <w:tab w:val="left" w:pos="360"/>
            </w:tabs>
            <w:spacing w:before="120" w:after="120" w:line="360" w:lineRule="auto"/>
            <w:ind w:left="0" w:firstLine="0"/>
            <w:jc w:val="both"/>
          </w:pPr>
        </w:pPrChange>
      </w:pPr>
      <w:ins w:id="3788" w:author="ΜΗΤΣΕΑΣ ΗΛΙΑΣ" w:date="2026-01-08T11:53:00Z">
        <w:r w:rsidRPr="00262094">
          <w:rPr>
            <w:lang w:eastAsia="x-none"/>
            <w:rPrChange w:id="3789" w:author="ΜΗΤΣΕΑΣ ΗΛΙΑΣ" w:date="2026-01-08T11:53:00Z" w16du:dateUtc="2026-01-08T09:53:00Z">
              <w:rPr>
                <w:b w:val="0"/>
                <w:bCs w:val="0"/>
                <w:i w:val="0"/>
                <w:iCs w:val="0"/>
                <w:lang w:val="en-US"/>
              </w:rPr>
            </w:rPrChange>
          </w:rPr>
          <w:t>Η συγκεκριμένη προσέγγιση διασύνδεσης επιτρέπει την ευέλικτη συνεργασία των υποσυστημάτων και την αποσύνδεση των λειτουργιών τους. Κάθε υποσύστημα μπορεί να εξελιχθεί ή να επεκταθεί ανεξάρτητα, χωρίς να απαιτούνται σημαντικές αλλαγές στη συνολική αρχιτεκτονική. Παράλληλα, διασφαλίζεται η ομαλή και συνεπής λειτουργία της πλατφόρμας, καθώς και η αποτελεσματική ενσωμάτωση των αλγοριθμικών μηχανισμών που αποτελούν βασικό στοιχείο του συστήματος.</w:t>
        </w:r>
      </w:ins>
    </w:p>
    <w:p w14:paraId="3CDA5C8D" w14:textId="4036E7FD" w:rsidR="00D87DD1" w:rsidRDefault="000C6652" w:rsidP="00D87DD1">
      <w:pPr>
        <w:pStyle w:val="20"/>
        <w:numPr>
          <w:ilvl w:val="0"/>
          <w:numId w:val="0"/>
        </w:numPr>
        <w:tabs>
          <w:tab w:val="left" w:pos="360"/>
        </w:tabs>
        <w:spacing w:before="120" w:after="120" w:line="360" w:lineRule="auto"/>
        <w:jc w:val="both"/>
        <w:rPr>
          <w:ins w:id="3790" w:author="ΜΗΤΣΕΑΣ ΗΛΙΑΣ" w:date="2026-01-08T12:03:00Z" w16du:dateUtc="2026-01-08T10:03:00Z"/>
          <w:rFonts w:ascii="Times New Roman" w:hAnsi="Times New Roman"/>
          <w:i w:val="0"/>
          <w:lang w:val="el-GR"/>
        </w:rPr>
      </w:pPr>
      <w:bookmarkStart w:id="3791" w:name="_Toc218850233"/>
      <w:ins w:id="3792" w:author="ΜΗΤΣΕΑΣ ΗΛΙΑΣ" w:date="2026-01-08T11:25:00Z" w16du:dateUtc="2026-01-08T09:25:00Z">
        <w:r>
          <w:rPr>
            <w:rFonts w:ascii="Times New Roman" w:hAnsi="Times New Roman"/>
            <w:i w:val="0"/>
            <w:lang w:val="el-GR"/>
          </w:rPr>
          <w:t>5</w:t>
        </w:r>
      </w:ins>
      <w:ins w:id="3793" w:author="ΜΗΤΣΕΑΣ ΗΛΙΑΣ" w:date="2026-01-08T11:23:00Z" w16du:dateUtc="2026-01-08T09:23:00Z">
        <w:r w:rsidR="00D87DD1">
          <w:rPr>
            <w:rFonts w:ascii="Times New Roman" w:hAnsi="Times New Roman"/>
            <w:i w:val="0"/>
            <w:lang w:val="el-GR"/>
          </w:rPr>
          <w:t>.</w:t>
        </w:r>
      </w:ins>
      <w:ins w:id="3794" w:author="ΜΗΤΣΕΑΣ ΗΛΙΑΣ" w:date="2026-01-08T11:25:00Z" w16du:dateUtc="2026-01-08T09:25:00Z">
        <w:r>
          <w:rPr>
            <w:rFonts w:ascii="Times New Roman" w:hAnsi="Times New Roman"/>
            <w:i w:val="0"/>
            <w:lang w:val="el-GR"/>
          </w:rPr>
          <w:t>4</w:t>
        </w:r>
      </w:ins>
      <w:ins w:id="3795" w:author="ΜΗΤΣΕΑΣ ΗΛΙΑΣ" w:date="2026-01-08T11:23:00Z" w16du:dateUtc="2026-01-08T09:23:00Z">
        <w:r w:rsidR="00D87DD1">
          <w:rPr>
            <w:rFonts w:ascii="Times New Roman" w:hAnsi="Times New Roman"/>
            <w:i w:val="0"/>
            <w:lang w:val="el-GR"/>
          </w:rPr>
          <w:t xml:space="preserve"> </w:t>
        </w:r>
      </w:ins>
      <w:ins w:id="3796" w:author="ΜΗΤΣΕΑΣ ΗΛΙΑΣ" w:date="2026-01-08T11:25:00Z" w16du:dateUtc="2026-01-08T09:25:00Z">
        <w:r>
          <w:rPr>
            <w:rFonts w:ascii="Times New Roman" w:hAnsi="Times New Roman"/>
            <w:i w:val="0"/>
            <w:lang w:val="el-GR"/>
          </w:rPr>
          <w:t>Σχεδίαση Βάσης Δεδομένων</w:t>
        </w:r>
      </w:ins>
      <w:bookmarkEnd w:id="3791"/>
    </w:p>
    <w:p w14:paraId="12A9CEC3" w14:textId="5C1B85FD" w:rsidR="007D0A8C" w:rsidRPr="007D0A8C" w:rsidRDefault="007D0A8C" w:rsidP="005E10E6">
      <w:pPr>
        <w:spacing w:before="120" w:after="120"/>
        <w:jc w:val="both"/>
        <w:rPr>
          <w:ins w:id="3797" w:author="ΜΗΤΣΕΑΣ ΗΛΙΑΣ" w:date="2026-01-08T12:03:00Z"/>
          <w:lang w:eastAsia="x-none"/>
          <w:rPrChange w:id="3798" w:author="ΜΗΤΣΕΑΣ ΗΛΙΑΣ" w:date="2026-01-08T12:03:00Z" w16du:dateUtc="2026-01-08T10:03:00Z">
            <w:rPr>
              <w:ins w:id="3799" w:author="ΜΗΤΣΕΑΣ ΗΛΙΑΣ" w:date="2026-01-08T12:03:00Z"/>
              <w:lang w:val="en-US" w:eastAsia="x-none"/>
            </w:rPr>
          </w:rPrChange>
        </w:rPr>
      </w:pPr>
      <w:ins w:id="3800" w:author="ΜΗΤΣΕΑΣ ΗΛΙΑΣ" w:date="2026-01-08T12:03:00Z">
        <w:r w:rsidRPr="007D0A8C">
          <w:rPr>
            <w:lang w:eastAsia="x-none"/>
            <w:rPrChange w:id="3801" w:author="ΜΗΤΣΕΑΣ ΗΛΙΑΣ" w:date="2026-01-08T12:03:00Z" w16du:dateUtc="2026-01-08T10:03:00Z">
              <w:rPr>
                <w:lang w:val="en-US" w:eastAsia="x-none"/>
              </w:rPr>
            </w:rPrChange>
          </w:rPr>
          <w:t xml:space="preserve">Ο σχεδιασμός της βάσης δεδομένων της πλατφόρμας αποτελεί θεμελιώδες στάδιο της ανάπτυξης, καθώς καθορίζει τη δομή αποθήκευσης των δεδομένων και υποστηρίζει άμεσα τις λειτουργικές απαιτήσεις του συστήματος. Η βάση δεδομένων έχει σχεδιαστεί με στόχο τη συνέπεια, την επεκτασιμότητα και την αποτελεσματική υποστήριξη των βασικών σεναρίων χρήσης που </w:t>
        </w:r>
      </w:ins>
      <w:r w:rsidR="006B5606" w:rsidRPr="007D0A8C">
        <w:rPr>
          <w:lang w:eastAsia="x-none"/>
        </w:rPr>
        <w:t>περιεγράφηκαν</w:t>
      </w:r>
      <w:ins w:id="3802" w:author="ΜΗΤΣΕΑΣ ΗΛΙΑΣ" w:date="2026-01-08T12:03:00Z">
        <w:r w:rsidRPr="007D0A8C">
          <w:rPr>
            <w:lang w:eastAsia="x-none"/>
            <w:rPrChange w:id="3803" w:author="ΜΗΤΣΕΑΣ ΗΛΙΑΣ" w:date="2026-01-08T12:03:00Z" w16du:dateUtc="2026-01-08T10:03:00Z">
              <w:rPr>
                <w:lang w:val="en-US" w:eastAsia="x-none"/>
              </w:rPr>
            </w:rPrChange>
          </w:rPr>
          <w:t xml:space="preserve"> στα προηγούμενα κεφάλαια.</w:t>
        </w:r>
      </w:ins>
    </w:p>
    <w:p w14:paraId="6D06EADE" w14:textId="6431EA27" w:rsidR="007D0A8C" w:rsidRPr="007D0A8C" w:rsidRDefault="007D0A8C" w:rsidP="005E10E6">
      <w:pPr>
        <w:spacing w:before="120" w:after="120"/>
        <w:jc w:val="both"/>
        <w:rPr>
          <w:ins w:id="3804" w:author="ΜΗΤΣΕΑΣ ΗΛΙΑΣ" w:date="2026-01-08T12:03:00Z"/>
          <w:lang w:eastAsia="x-none"/>
          <w:rPrChange w:id="3805" w:author="ΜΗΤΣΕΑΣ ΗΛΙΑΣ" w:date="2026-01-08T12:03:00Z" w16du:dateUtc="2026-01-08T10:03:00Z">
            <w:rPr>
              <w:ins w:id="3806" w:author="ΜΗΤΣΕΑΣ ΗΛΙΑΣ" w:date="2026-01-08T12:03:00Z"/>
              <w:lang w:val="en-US" w:eastAsia="x-none"/>
            </w:rPr>
          </w:rPrChange>
        </w:rPr>
      </w:pPr>
      <w:ins w:id="3807" w:author="ΜΗΤΣΕΑΣ ΗΛΙΑΣ" w:date="2026-01-08T12:03:00Z">
        <w:r w:rsidRPr="007D0A8C">
          <w:rPr>
            <w:lang w:eastAsia="x-none"/>
            <w:rPrChange w:id="3808" w:author="ΜΗΤΣΕΑΣ ΗΛΙΑΣ" w:date="2026-01-08T12:03:00Z" w16du:dateUtc="2026-01-08T10:03:00Z">
              <w:rPr>
                <w:lang w:val="en-US" w:eastAsia="x-none"/>
              </w:rPr>
            </w:rPrChange>
          </w:rPr>
          <w:t>Η μοντελοποίηση πραγματοποιήθηκε με τη χρήση διαγράμματος οντοτήτων–συσχετίσεων (</w:t>
        </w:r>
        <w:r w:rsidRPr="007D0A8C">
          <w:rPr>
            <w:lang w:val="en-US" w:eastAsia="x-none"/>
          </w:rPr>
          <w:t>ERD</w:t>
        </w:r>
        <w:r w:rsidRPr="007D0A8C">
          <w:rPr>
            <w:lang w:eastAsia="x-none"/>
            <w:rPrChange w:id="3809" w:author="ΜΗΤΣΕΑΣ ΗΛΙΑΣ" w:date="2026-01-08T12:03:00Z" w16du:dateUtc="2026-01-08T10:03:00Z">
              <w:rPr>
                <w:lang w:val="en-US" w:eastAsia="x-none"/>
              </w:rPr>
            </w:rPrChange>
          </w:rPr>
          <w:t xml:space="preserve">), το οποίο αποτυπώνει τις βασικές οντότητες του συστήματος, τα χαρακτηριστικά τους καθώς και τις μεταξύ τους σχέσεις. Οι οντότητες προέκυψαν από την ανάλυση απαιτήσεων, τα </w:t>
        </w:r>
      </w:ins>
      <w:r w:rsidR="00CC4346">
        <w:rPr>
          <w:lang w:val="en-US" w:eastAsia="x-none"/>
        </w:rPr>
        <w:t>u</w:t>
      </w:r>
      <w:ins w:id="3810" w:author="ΜΗΤΣΕΑΣ ΗΛΙΑΣ" w:date="2026-01-08T12:03:00Z">
        <w:r w:rsidRPr="007D0A8C">
          <w:rPr>
            <w:lang w:val="en-US" w:eastAsia="x-none"/>
          </w:rPr>
          <w:t>ser</w:t>
        </w:r>
        <w:r w:rsidRPr="007D0A8C">
          <w:rPr>
            <w:lang w:eastAsia="x-none"/>
            <w:rPrChange w:id="3811" w:author="ΜΗΤΣΕΑΣ ΗΛΙΑΣ" w:date="2026-01-08T12:03:00Z" w16du:dateUtc="2026-01-08T10:03:00Z">
              <w:rPr>
                <w:lang w:val="en-US" w:eastAsia="x-none"/>
              </w:rPr>
            </w:rPrChange>
          </w:rPr>
          <w:t xml:space="preserve"> </w:t>
        </w:r>
      </w:ins>
      <w:r w:rsidR="006B5606">
        <w:rPr>
          <w:lang w:val="en-US" w:eastAsia="x-none"/>
        </w:rPr>
        <w:t>s</w:t>
      </w:r>
      <w:r w:rsidR="006B5606" w:rsidRPr="007D0A8C">
        <w:rPr>
          <w:lang w:val="en-US" w:eastAsia="x-none"/>
        </w:rPr>
        <w:t>tories</w:t>
      </w:r>
      <w:ins w:id="3812" w:author="ΜΗΤΣΕΑΣ ΗΛΙΑΣ" w:date="2026-01-08T12:03:00Z">
        <w:r w:rsidRPr="007D0A8C">
          <w:rPr>
            <w:lang w:eastAsia="x-none"/>
            <w:rPrChange w:id="3813" w:author="ΜΗΤΣΕΑΣ ΗΛΙΑΣ" w:date="2026-01-08T12:03:00Z" w16du:dateUtc="2026-01-08T10:03:00Z">
              <w:rPr>
                <w:lang w:val="en-US" w:eastAsia="x-none"/>
              </w:rPr>
            </w:rPrChange>
          </w:rPr>
          <w:t xml:space="preserve"> και τα </w:t>
        </w:r>
      </w:ins>
      <w:r w:rsidR="00CC4346">
        <w:rPr>
          <w:lang w:val="en-US" w:eastAsia="x-none"/>
        </w:rPr>
        <w:t>u</w:t>
      </w:r>
      <w:ins w:id="3814" w:author="ΜΗΤΣΕΑΣ ΗΛΙΑΣ" w:date="2026-01-08T12:03:00Z">
        <w:r w:rsidRPr="007D0A8C">
          <w:rPr>
            <w:lang w:val="en-US" w:eastAsia="x-none"/>
          </w:rPr>
          <w:t>se</w:t>
        </w:r>
        <w:r w:rsidRPr="007D0A8C">
          <w:rPr>
            <w:lang w:eastAsia="x-none"/>
            <w:rPrChange w:id="3815" w:author="ΜΗΤΣΕΑΣ ΗΛΙΑΣ" w:date="2026-01-08T12:03:00Z" w16du:dateUtc="2026-01-08T10:03:00Z">
              <w:rPr>
                <w:lang w:val="en-US" w:eastAsia="x-none"/>
              </w:rPr>
            </w:rPrChange>
          </w:rPr>
          <w:t xml:space="preserve"> </w:t>
        </w:r>
      </w:ins>
      <w:r w:rsidR="00CC4346">
        <w:rPr>
          <w:lang w:val="en-US" w:eastAsia="x-none"/>
        </w:rPr>
        <w:t>c</w:t>
      </w:r>
      <w:ins w:id="3816" w:author="ΜΗΤΣΕΑΣ ΗΛΙΑΣ" w:date="2026-01-08T12:03:00Z">
        <w:r w:rsidRPr="007D0A8C">
          <w:rPr>
            <w:lang w:val="en-US" w:eastAsia="x-none"/>
          </w:rPr>
          <w:t>ases</w:t>
        </w:r>
        <w:r w:rsidRPr="007D0A8C">
          <w:rPr>
            <w:lang w:eastAsia="x-none"/>
            <w:rPrChange w:id="3817" w:author="ΜΗΤΣΕΑΣ ΗΛΙΑΣ" w:date="2026-01-08T12:03:00Z" w16du:dateUtc="2026-01-08T10:03:00Z">
              <w:rPr>
                <w:lang w:val="en-US" w:eastAsia="x-none"/>
              </w:rPr>
            </w:rPrChange>
          </w:rPr>
          <w:t xml:space="preserve"> της πλατφόρμας.</w:t>
        </w:r>
      </w:ins>
    </w:p>
    <w:p w14:paraId="70C08C62" w14:textId="29C9E389" w:rsidR="007D0A8C" w:rsidRPr="007D0A8C" w:rsidRDefault="007D0A8C" w:rsidP="005E10E6">
      <w:pPr>
        <w:jc w:val="both"/>
        <w:rPr>
          <w:ins w:id="3818" w:author="ΜΗΤΣΕΑΣ ΗΛΙΑΣ" w:date="2026-01-08T12:03:00Z"/>
          <w:lang w:eastAsia="x-none"/>
          <w:rPrChange w:id="3819" w:author="ΜΗΤΣΕΑΣ ΗΛΙΑΣ" w:date="2026-01-08T12:03:00Z" w16du:dateUtc="2026-01-08T10:03:00Z">
            <w:rPr>
              <w:ins w:id="3820" w:author="ΜΗΤΣΕΑΣ ΗΛΙΑΣ" w:date="2026-01-08T12:03:00Z"/>
              <w:lang w:val="en-US" w:eastAsia="x-none"/>
            </w:rPr>
          </w:rPrChange>
        </w:rPr>
      </w:pPr>
      <w:ins w:id="3821" w:author="ΜΗΤΣΕΑΣ ΗΛΙΑΣ" w:date="2026-01-08T12:03:00Z">
        <w:r w:rsidRPr="007D0A8C">
          <w:rPr>
            <w:lang w:eastAsia="x-none"/>
            <w:rPrChange w:id="3822" w:author="ΜΗΤΣΕΑΣ ΗΛΙΑΣ" w:date="2026-01-08T12:05:00Z" w16du:dateUtc="2026-01-08T10:05:00Z">
              <w:rPr>
                <w:lang w:val="en-US" w:eastAsia="x-none"/>
              </w:rPr>
            </w:rPrChange>
          </w:rPr>
          <w:t xml:space="preserve">Κεντρική οντότητα του συστήματος αποτελεί η οντότητα </w:t>
        </w:r>
      </w:ins>
      <w:r w:rsidR="00CC4346">
        <w:rPr>
          <w:lang w:val="en-US" w:eastAsia="x-none"/>
        </w:rPr>
        <w:t>u</w:t>
      </w:r>
      <w:ins w:id="3823" w:author="ΜΗΤΣΕΑΣ ΗΛΙΑΣ" w:date="2026-01-08T12:03:00Z">
        <w:r w:rsidRPr="007D0A8C">
          <w:rPr>
            <w:lang w:val="en-US" w:eastAsia="x-none"/>
            <w:rPrChange w:id="3824" w:author="ΜΗΤΣΕΑΣ ΗΛΙΑΣ" w:date="2026-01-08T12:05:00Z" w16du:dateUtc="2026-01-08T10:05:00Z">
              <w:rPr>
                <w:b/>
                <w:bCs/>
                <w:lang w:val="en-US" w:eastAsia="x-none"/>
              </w:rPr>
            </w:rPrChange>
          </w:rPr>
          <w:t>ser</w:t>
        </w:r>
        <w:r w:rsidRPr="007D0A8C">
          <w:rPr>
            <w:lang w:eastAsia="x-none"/>
            <w:rPrChange w:id="3825" w:author="ΜΗΤΣΕΑΣ ΗΛΙΑΣ" w:date="2026-01-08T12:05:00Z" w16du:dateUtc="2026-01-08T10:05:00Z">
              <w:rPr>
                <w:lang w:val="en-US" w:eastAsia="x-none"/>
              </w:rPr>
            </w:rPrChange>
          </w:rPr>
          <w:t>, η οποία αναπαριστά όλους τους χρήστες της πλατφόρμας. Η οντότητα αυτή περιλαμβάνει βασικά στοιχεία ταυτοποίησης και ρόλου, ενώ διαφοροποιείται λειτουργικά μέσω του τύπου χρήστη</w:t>
        </w:r>
      </w:ins>
      <w:ins w:id="3826" w:author="ΜΗΤΣΕΑΣ ΗΛΙΑΣ" w:date="2026-01-08T12:04:00Z" w16du:dateUtc="2026-01-08T10:04:00Z">
        <w:r w:rsidRPr="007D0A8C">
          <w:rPr>
            <w:lang w:eastAsia="x-none"/>
          </w:rPr>
          <w:t>.</w:t>
        </w:r>
      </w:ins>
      <w:ins w:id="3827" w:author="ΜΗΤΣΕΑΣ ΗΛΙΑΣ" w:date="2026-01-08T12:03:00Z">
        <w:r w:rsidRPr="007D0A8C">
          <w:rPr>
            <w:lang w:eastAsia="x-none"/>
            <w:rPrChange w:id="3828" w:author="ΜΗΤΣΕΑΣ ΗΛΙΑΣ" w:date="2026-01-08T12:05:00Z" w16du:dateUtc="2026-01-08T10:05:00Z">
              <w:rPr>
                <w:lang w:val="en-US" w:eastAsia="x-none"/>
              </w:rPr>
            </w:rPrChange>
          </w:rPr>
          <w:t xml:space="preserve"> Η </w:t>
        </w:r>
        <w:r w:rsidRPr="007D0A8C">
          <w:rPr>
            <w:lang w:eastAsia="x-none"/>
            <w:rPrChange w:id="3829" w:author="ΜΗΤΣΕΑΣ ΗΛΙΑΣ" w:date="2026-01-08T12:05:00Z" w16du:dateUtc="2026-01-08T10:05:00Z">
              <w:rPr>
                <w:lang w:val="en-US" w:eastAsia="x-none"/>
              </w:rPr>
            </w:rPrChange>
          </w:rPr>
          <w:lastRenderedPageBreak/>
          <w:t>προσέγγιση αυτή επιτρέπει την ενοποιημένη διαχείριση χρηστών και διευκολύνει την εφαρμογή μηχανισμών ελέγχου πρόσβασης.</w:t>
        </w:r>
      </w:ins>
    </w:p>
    <w:p w14:paraId="61A74F79" w14:textId="4DC9757B" w:rsidR="007D0A8C" w:rsidRPr="007D0A8C" w:rsidRDefault="007D0A8C" w:rsidP="005E10E6">
      <w:pPr>
        <w:spacing w:before="120" w:after="120"/>
        <w:jc w:val="both"/>
        <w:rPr>
          <w:ins w:id="3830" w:author="ΜΗΤΣΕΑΣ ΗΛΙΑΣ" w:date="2026-01-08T12:05:00Z" w16du:dateUtc="2026-01-08T10:05:00Z"/>
          <w:lang w:eastAsia="x-none"/>
          <w:rPrChange w:id="3831" w:author="ΜΗΤΣΕΑΣ ΗΛΙΑΣ" w:date="2026-01-08T12:06:00Z" w16du:dateUtc="2026-01-08T10:06:00Z">
            <w:rPr>
              <w:ins w:id="3832" w:author="ΜΗΤΣΕΑΣ ΗΛΙΑΣ" w:date="2026-01-08T12:05:00Z" w16du:dateUtc="2026-01-08T10:05:00Z"/>
              <w:lang w:val="en-US" w:eastAsia="x-none"/>
            </w:rPr>
          </w:rPrChange>
        </w:rPr>
      </w:pPr>
      <w:ins w:id="3833" w:author="ΜΗΤΣΕΑΣ ΗΛΙΑΣ" w:date="2026-01-08T12:03:00Z">
        <w:r w:rsidRPr="007D0A8C">
          <w:rPr>
            <w:lang w:eastAsia="x-none"/>
            <w:rPrChange w:id="3834" w:author="ΜΗΤΣΕΑΣ ΗΛΙΑΣ" w:date="2026-01-08T12:05:00Z" w16du:dateUtc="2026-01-08T10:05:00Z">
              <w:rPr>
                <w:lang w:val="en-US" w:eastAsia="x-none"/>
              </w:rPr>
            </w:rPrChange>
          </w:rPr>
          <w:t xml:space="preserve">Η οντότητα </w:t>
        </w:r>
      </w:ins>
      <w:r w:rsidR="00CC4346">
        <w:rPr>
          <w:lang w:val="en-US" w:eastAsia="x-none"/>
        </w:rPr>
        <w:t>B</w:t>
      </w:r>
      <w:ins w:id="3835" w:author="ΜΗΤΣΕΑΣ ΗΛΙΑΣ" w:date="2026-01-08T12:04:00Z" w16du:dateUtc="2026-01-08T10:04:00Z">
        <w:r w:rsidRPr="007D0A8C">
          <w:rPr>
            <w:lang w:val="en-US" w:eastAsia="x-none"/>
            <w:rPrChange w:id="3836" w:author="ΜΗΤΣΕΑΣ ΗΛΙΑΣ" w:date="2026-01-08T12:05:00Z" w16du:dateUtc="2026-01-08T10:05:00Z">
              <w:rPr>
                <w:b/>
                <w:bCs/>
                <w:lang w:val="en-US" w:eastAsia="x-none"/>
              </w:rPr>
            </w:rPrChange>
          </w:rPr>
          <w:t>usiness</w:t>
        </w:r>
      </w:ins>
      <w:ins w:id="3837" w:author="ΜΗΤΣΕΑΣ ΗΛΙΑΣ" w:date="2026-01-08T12:03:00Z">
        <w:r w:rsidRPr="007D0A8C">
          <w:rPr>
            <w:lang w:eastAsia="x-none"/>
            <w:rPrChange w:id="3838" w:author="ΜΗΤΣΕΑΣ ΗΛΙΑΣ" w:date="2026-01-08T12:05:00Z" w16du:dateUtc="2026-01-08T10:05:00Z">
              <w:rPr>
                <w:lang w:val="en-US" w:eastAsia="x-none"/>
              </w:rPr>
            </w:rPrChange>
          </w:rPr>
          <w:t xml:space="preserve"> συσχετίζεται με τον χρήστη και αντιπροσωπεύει τις επιχειρήσεις που δημιουργούν καμπάνιες. Κάθε </w:t>
        </w:r>
      </w:ins>
      <w:ins w:id="3839" w:author="ΜΗΤΣΕΑΣ ΗΛΙΑΣ" w:date="2026-01-08T12:06:00Z" w16du:dateUtc="2026-01-08T10:06:00Z">
        <w:r>
          <w:rPr>
            <w:lang w:val="en-US" w:eastAsia="x-none"/>
          </w:rPr>
          <w:t>b</w:t>
        </w:r>
      </w:ins>
      <w:ins w:id="3840" w:author="ΜΗΤΣΕΑΣ ΗΛΙΑΣ" w:date="2026-01-08T12:04:00Z" w16du:dateUtc="2026-01-08T10:04:00Z">
        <w:r w:rsidRPr="007D0A8C">
          <w:rPr>
            <w:lang w:val="en-US" w:eastAsia="x-none"/>
            <w:rPrChange w:id="3841" w:author="ΜΗΤΣΕΑΣ ΗΛΙΑΣ" w:date="2026-01-08T12:05:00Z" w16du:dateUtc="2026-01-08T10:05:00Z">
              <w:rPr>
                <w:b/>
                <w:bCs/>
                <w:lang w:val="en-US" w:eastAsia="x-none"/>
              </w:rPr>
            </w:rPrChange>
          </w:rPr>
          <w:t>usiness</w:t>
        </w:r>
      </w:ins>
      <w:ins w:id="3842" w:author="ΜΗΤΣΕΑΣ ΗΛΙΑΣ" w:date="2026-01-08T12:03:00Z">
        <w:r w:rsidRPr="007D0A8C">
          <w:rPr>
            <w:lang w:eastAsia="x-none"/>
            <w:rPrChange w:id="3843" w:author="ΜΗΤΣΕΑΣ ΗΛΙΑΣ" w:date="2026-01-08T12:05:00Z" w16du:dateUtc="2026-01-08T10:05:00Z">
              <w:rPr>
                <w:lang w:val="en-US" w:eastAsia="x-none"/>
              </w:rPr>
            </w:rPrChange>
          </w:rPr>
          <w:t xml:space="preserve"> μπορεί να δημιουργήσει πολλαπλές καμπάνιες, γεγονός που αποτυπώνεται με σχέση ένα-προς-πολλά (1:</w:t>
        </w:r>
        <w:r w:rsidRPr="007D0A8C">
          <w:rPr>
            <w:lang w:val="en-US" w:eastAsia="x-none"/>
          </w:rPr>
          <w:t>N</w:t>
        </w:r>
        <w:r w:rsidRPr="007D0A8C">
          <w:rPr>
            <w:lang w:eastAsia="x-none"/>
            <w:rPrChange w:id="3844" w:author="ΜΗΤΣΕΑΣ ΗΛΙΑΣ" w:date="2026-01-08T12:05:00Z" w16du:dateUtc="2026-01-08T10:05:00Z">
              <w:rPr>
                <w:lang w:val="en-US" w:eastAsia="x-none"/>
              </w:rPr>
            </w:rPrChange>
          </w:rPr>
          <w:t xml:space="preserve">) μεταξύ των οντοτήτων </w:t>
        </w:r>
      </w:ins>
      <w:ins w:id="3845" w:author="ΜΗΤΣΕΑΣ ΗΛΙΑΣ" w:date="2026-01-08T12:06:00Z" w16du:dateUtc="2026-01-08T10:06:00Z">
        <w:r>
          <w:rPr>
            <w:lang w:val="en-US" w:eastAsia="x-none"/>
          </w:rPr>
          <w:t>b</w:t>
        </w:r>
      </w:ins>
      <w:ins w:id="3846" w:author="ΜΗΤΣΕΑΣ ΗΛΙΑΣ" w:date="2026-01-08T12:04:00Z" w16du:dateUtc="2026-01-08T10:04:00Z">
        <w:r w:rsidRPr="007D0A8C">
          <w:rPr>
            <w:lang w:val="en-US" w:eastAsia="x-none"/>
            <w:rPrChange w:id="3847" w:author="ΜΗΤΣΕΑΣ ΗΛΙΑΣ" w:date="2026-01-08T12:05:00Z" w16du:dateUtc="2026-01-08T10:05:00Z">
              <w:rPr>
                <w:b/>
                <w:bCs/>
                <w:lang w:val="en-US" w:eastAsia="x-none"/>
              </w:rPr>
            </w:rPrChange>
          </w:rPr>
          <w:t>usiness</w:t>
        </w:r>
      </w:ins>
      <w:ins w:id="3848" w:author="ΜΗΤΣΕΑΣ ΗΛΙΑΣ" w:date="2026-01-08T12:03:00Z">
        <w:r w:rsidRPr="007D0A8C">
          <w:rPr>
            <w:lang w:eastAsia="x-none"/>
            <w:rPrChange w:id="3849" w:author="ΜΗΤΣΕΑΣ ΗΛΙΑΣ" w:date="2026-01-08T12:05:00Z" w16du:dateUtc="2026-01-08T10:05:00Z">
              <w:rPr>
                <w:lang w:val="en-US" w:eastAsia="x-none"/>
              </w:rPr>
            </w:rPrChange>
          </w:rPr>
          <w:t xml:space="preserve"> και </w:t>
        </w:r>
      </w:ins>
      <w:ins w:id="3850" w:author="ΜΗΤΣΕΑΣ ΗΛΙΑΣ" w:date="2026-01-08T12:06:00Z" w16du:dateUtc="2026-01-08T10:06:00Z">
        <w:r>
          <w:rPr>
            <w:lang w:val="en-US" w:eastAsia="x-none"/>
          </w:rPr>
          <w:t>c</w:t>
        </w:r>
      </w:ins>
      <w:ins w:id="3851" w:author="ΜΗΤΣΕΑΣ ΗΛΙΑΣ" w:date="2026-01-08T12:03:00Z">
        <w:r w:rsidRPr="007D0A8C">
          <w:rPr>
            <w:lang w:val="en-US" w:eastAsia="x-none"/>
          </w:rPr>
          <w:t>ampaign</w:t>
        </w:r>
        <w:r w:rsidRPr="007D0A8C">
          <w:rPr>
            <w:lang w:eastAsia="x-none"/>
            <w:rPrChange w:id="3852" w:author="ΜΗΤΣΕΑΣ ΗΛΙΑΣ" w:date="2026-01-08T12:05:00Z" w16du:dateUtc="2026-01-08T10:05:00Z">
              <w:rPr>
                <w:lang w:val="en-US" w:eastAsia="x-none"/>
              </w:rPr>
            </w:rPrChange>
          </w:rPr>
          <w:t xml:space="preserve">. </w:t>
        </w:r>
      </w:ins>
    </w:p>
    <w:p w14:paraId="0414E789" w14:textId="44ACC2B4" w:rsidR="00B4547E" w:rsidRPr="00CC4346" w:rsidRDefault="007D0A8C" w:rsidP="005E10E6">
      <w:pPr>
        <w:spacing w:before="120" w:after="120"/>
        <w:jc w:val="both"/>
        <w:rPr>
          <w:ins w:id="3853" w:author="ΜΗΤΣΕΑΣ ΗΛΙΑΣ" w:date="2026-01-08T12:03:00Z"/>
          <w:lang w:eastAsia="x-none"/>
        </w:rPr>
      </w:pPr>
      <w:ins w:id="3854" w:author="ΜΗΤΣΕΑΣ ΗΛΙΑΣ" w:date="2026-01-08T12:03:00Z">
        <w:r w:rsidRPr="007D0A8C">
          <w:rPr>
            <w:lang w:eastAsia="x-none"/>
            <w:rPrChange w:id="3855" w:author="ΜΗΤΣΕΑΣ ΗΛΙΑΣ" w:date="2026-01-08T12:06:00Z" w16du:dateUtc="2026-01-08T10:06:00Z">
              <w:rPr>
                <w:lang w:val="en-US" w:eastAsia="x-none"/>
              </w:rPr>
            </w:rPrChange>
          </w:rPr>
          <w:t xml:space="preserve">Η οντότητα </w:t>
        </w:r>
      </w:ins>
      <w:r w:rsidR="00CC4346">
        <w:rPr>
          <w:lang w:val="en-US" w:eastAsia="x-none"/>
        </w:rPr>
        <w:t>C</w:t>
      </w:r>
      <w:ins w:id="3856" w:author="ΜΗΤΣΕΑΣ ΗΛΙΑΣ" w:date="2026-01-08T12:03:00Z">
        <w:r w:rsidRPr="007D0A8C">
          <w:rPr>
            <w:lang w:val="en-US" w:eastAsia="x-none"/>
            <w:rPrChange w:id="3857" w:author="ΜΗΤΣΕΑΣ ΗΛΙΑΣ" w:date="2026-01-08T12:06:00Z" w16du:dateUtc="2026-01-08T10:06:00Z">
              <w:rPr>
                <w:b/>
                <w:bCs/>
                <w:lang w:val="en-US" w:eastAsia="x-none"/>
              </w:rPr>
            </w:rPrChange>
          </w:rPr>
          <w:t>ampaign</w:t>
        </w:r>
        <w:r w:rsidRPr="007D0A8C">
          <w:rPr>
            <w:lang w:eastAsia="x-none"/>
            <w:rPrChange w:id="3858" w:author="ΜΗΤΣΕΑΣ ΗΛΙΑΣ" w:date="2026-01-08T12:06:00Z" w16du:dateUtc="2026-01-08T10:06:00Z">
              <w:rPr>
                <w:lang w:val="en-US" w:eastAsia="x-none"/>
              </w:rPr>
            </w:rPrChange>
          </w:rPr>
          <w:t xml:space="preserve"> περιλαμβάνει πληροφορίες όπως τίτλο, περιγραφή, χρονική διάρκεια και στόχους της καμπάνιας.</w:t>
        </w:r>
      </w:ins>
    </w:p>
    <w:p w14:paraId="186A72A9" w14:textId="2065CD97" w:rsidR="000A6F0A" w:rsidRPr="00F3210D" w:rsidRDefault="007D0A8C" w:rsidP="005E10E6">
      <w:pPr>
        <w:jc w:val="both"/>
        <w:rPr>
          <w:ins w:id="3859" w:author="ΜΗΤΣΕΑΣ ΗΛΙΑΣ" w:date="2026-01-08T12:03:00Z"/>
          <w:lang w:eastAsia="x-none"/>
        </w:rPr>
      </w:pPr>
      <w:ins w:id="3860" w:author="ΜΗΤΣΕΑΣ ΗΛΙΑΣ" w:date="2026-01-08T12:03:00Z">
        <w:r w:rsidRPr="000A6F0A">
          <w:rPr>
            <w:lang w:eastAsia="x-none"/>
            <w:rPrChange w:id="3861" w:author="ΜΗΤΣΕΑΣ ΗΛΙΑΣ" w:date="2026-01-08T13:04:00Z" w16du:dateUtc="2026-01-08T11:04:00Z">
              <w:rPr>
                <w:lang w:val="en-US" w:eastAsia="x-none"/>
              </w:rPr>
            </w:rPrChange>
          </w:rPr>
          <w:t xml:space="preserve">Για την υποστήριξη της ανάλυσης απόδοσης, το σύστημα περιλαμβάνει την οντότητα </w:t>
        </w:r>
      </w:ins>
      <w:r w:rsidR="005E10E6">
        <w:rPr>
          <w:lang w:val="en-US" w:eastAsia="x-none"/>
        </w:rPr>
        <w:t>P</w:t>
      </w:r>
      <w:ins w:id="3862" w:author="ΜΗΤΣΕΑΣ ΗΛΙΑΣ" w:date="2026-01-08T12:03:00Z">
        <w:r w:rsidRPr="000A6F0A">
          <w:rPr>
            <w:lang w:val="en-US" w:eastAsia="x-none"/>
            <w:rPrChange w:id="3863" w:author="ΜΗΤΣΕΑΣ ΗΛΙΑΣ" w:date="2026-01-08T13:04:00Z" w16du:dateUtc="2026-01-08T11:04:00Z">
              <w:rPr>
                <w:b/>
                <w:bCs/>
                <w:lang w:val="en-US" w:eastAsia="x-none"/>
              </w:rPr>
            </w:rPrChange>
          </w:rPr>
          <w:t>ost</w:t>
        </w:r>
        <w:r w:rsidRPr="000A6F0A">
          <w:rPr>
            <w:lang w:eastAsia="x-none"/>
            <w:rPrChange w:id="3864" w:author="ΜΗΤΣΕΑΣ ΗΛΙΑΣ" w:date="2026-01-08T13:04:00Z" w16du:dateUtc="2026-01-08T11:04:00Z">
              <w:rPr>
                <w:lang w:val="en-US" w:eastAsia="x-none"/>
              </w:rPr>
            </w:rPrChange>
          </w:rPr>
          <w:t xml:space="preserve">, η οποία αντιπροσωπεύει τις αναρτήσεις που δημιουργούν οι </w:t>
        </w:r>
      </w:ins>
      <w:ins w:id="3865" w:author="ΜΗΤΣΕΑΣ ΗΛΙΑΣ" w:date="2026-01-08T13:04:00Z" w16du:dateUtc="2026-01-08T11:04:00Z">
        <w:r w:rsidR="000A6F0A">
          <w:rPr>
            <w:lang w:val="en-US" w:eastAsia="x-none"/>
          </w:rPr>
          <w:t>i</w:t>
        </w:r>
      </w:ins>
      <w:ins w:id="3866" w:author="ΜΗΤΣΕΑΣ ΗΛΙΑΣ" w:date="2026-01-08T12:03:00Z">
        <w:r w:rsidRPr="000A6F0A">
          <w:rPr>
            <w:lang w:val="en-US" w:eastAsia="x-none"/>
          </w:rPr>
          <w:t>nfluencers</w:t>
        </w:r>
        <w:r w:rsidRPr="000A6F0A">
          <w:rPr>
            <w:lang w:eastAsia="x-none"/>
            <w:rPrChange w:id="3867" w:author="ΜΗΤΣΕΑΣ ΗΛΙΑΣ" w:date="2026-01-08T13:04:00Z" w16du:dateUtc="2026-01-08T11:04:00Z">
              <w:rPr>
                <w:lang w:val="en-US" w:eastAsia="x-none"/>
              </w:rPr>
            </w:rPrChange>
          </w:rPr>
          <w:t xml:space="preserve"> στο πλαίσιο μιας </w:t>
        </w:r>
      </w:ins>
      <w:ins w:id="3868" w:author="ΜΗΤΣΕΑΣ ΗΛΙΑΣ" w:date="2026-01-08T13:04:00Z" w16du:dateUtc="2026-01-08T11:04:00Z">
        <w:r w:rsidR="000A6F0A">
          <w:rPr>
            <w:lang w:eastAsia="x-none"/>
          </w:rPr>
          <w:t>συνεργασίας</w:t>
        </w:r>
      </w:ins>
      <w:ins w:id="3869" w:author="ΜΗΤΣΕΑΣ ΗΛΙΑΣ" w:date="2026-01-08T12:03:00Z">
        <w:r w:rsidRPr="000A6F0A">
          <w:rPr>
            <w:lang w:eastAsia="x-none"/>
            <w:rPrChange w:id="3870" w:author="ΜΗΤΣΕΑΣ ΗΛΙΑΣ" w:date="2026-01-08T13:04:00Z" w16du:dateUtc="2026-01-08T11:04:00Z">
              <w:rPr>
                <w:lang w:val="en-US" w:eastAsia="x-none"/>
              </w:rPr>
            </w:rPrChange>
          </w:rPr>
          <w:t xml:space="preserve">. Κάθε </w:t>
        </w:r>
      </w:ins>
      <w:ins w:id="3871" w:author="ΜΗΤΣΕΑΣ ΗΛΙΑΣ" w:date="2026-01-08T13:05:00Z" w16du:dateUtc="2026-01-08T11:05:00Z">
        <w:r w:rsidR="000A6F0A">
          <w:rPr>
            <w:lang w:val="en-US" w:eastAsia="x-none"/>
          </w:rPr>
          <w:t>po</w:t>
        </w:r>
      </w:ins>
      <w:ins w:id="3872" w:author="ΜΗΤΣΕΑΣ ΗΛΙΑΣ" w:date="2026-01-08T12:03:00Z">
        <w:r w:rsidRPr="000A6F0A">
          <w:rPr>
            <w:lang w:val="en-US" w:eastAsia="x-none"/>
          </w:rPr>
          <w:t>st</w:t>
        </w:r>
        <w:r w:rsidRPr="000A6F0A">
          <w:rPr>
            <w:lang w:eastAsia="x-none"/>
            <w:rPrChange w:id="3873" w:author="ΜΗΤΣΕΑΣ ΗΛΙΑΣ" w:date="2026-01-08T13:04:00Z" w16du:dateUtc="2026-01-08T11:04:00Z">
              <w:rPr>
                <w:lang w:val="en-US" w:eastAsia="x-none"/>
              </w:rPr>
            </w:rPrChange>
          </w:rPr>
          <w:t xml:space="preserve"> συνδέεται με έναν </w:t>
        </w:r>
      </w:ins>
      <w:ins w:id="3874" w:author="ΜΗΤΣΕΑΣ ΗΛΙΑΣ" w:date="2026-01-08T13:05:00Z" w16du:dateUtc="2026-01-08T11:05:00Z">
        <w:r w:rsidR="000A6F0A">
          <w:rPr>
            <w:lang w:val="en-US" w:eastAsia="x-none"/>
          </w:rPr>
          <w:t>i</w:t>
        </w:r>
      </w:ins>
      <w:ins w:id="3875" w:author="ΜΗΤΣΕΑΣ ΗΛΙΑΣ" w:date="2026-01-08T12:03:00Z">
        <w:r w:rsidRPr="000A6F0A">
          <w:rPr>
            <w:lang w:val="en-US" w:eastAsia="x-none"/>
          </w:rPr>
          <w:t>nfluencer</w:t>
        </w:r>
        <w:r w:rsidRPr="000A6F0A">
          <w:rPr>
            <w:lang w:eastAsia="x-none"/>
            <w:rPrChange w:id="3876" w:author="ΜΗΤΣΕΑΣ ΗΛΙΑΣ" w:date="2026-01-08T13:04:00Z" w16du:dateUtc="2026-01-08T11:04:00Z">
              <w:rPr>
                <w:lang w:val="en-US" w:eastAsia="x-none"/>
              </w:rPr>
            </w:rPrChange>
          </w:rPr>
          <w:t xml:space="preserve"> και μία συγκεκριμένη καμπάνια. Πάνω σε αυτή την οντότητα βασίζεται η συλλογή δεδομένων για την εφαρμογή των αλγορίθμων ανάλυσης που παρουσιάστηκαν στην πρώτη εργασία.</w:t>
        </w:r>
      </w:ins>
    </w:p>
    <w:p w14:paraId="7A26C560" w14:textId="23D69960" w:rsidR="000A6F0A" w:rsidRPr="00A04CDC" w:rsidRDefault="007D0A8C" w:rsidP="005E10E6">
      <w:pPr>
        <w:spacing w:before="120" w:after="120"/>
        <w:jc w:val="both"/>
        <w:rPr>
          <w:ins w:id="3877" w:author="ΜΗΤΣΕΑΣ ΗΛΙΑΣ" w:date="2026-01-08T12:03:00Z"/>
          <w:lang w:eastAsia="x-none"/>
        </w:rPr>
      </w:pPr>
      <w:ins w:id="3878" w:author="ΜΗΤΣΕΑΣ ΗΛΙΑΣ" w:date="2026-01-08T12:03:00Z">
        <w:r w:rsidRPr="000A6F0A">
          <w:rPr>
            <w:lang w:eastAsia="x-none"/>
            <w:rPrChange w:id="3879" w:author="ΜΗΤΣΕΑΣ ΗΛΙΑΣ" w:date="2026-01-08T13:06:00Z" w16du:dateUtc="2026-01-08T11:06:00Z">
              <w:rPr>
                <w:lang w:val="en-US" w:eastAsia="x-none"/>
              </w:rPr>
            </w:rPrChange>
          </w:rPr>
          <w:t xml:space="preserve">Τα αποτελέσματα της ανάλυσης αποθηκεύονται στην οντότητα </w:t>
        </w:r>
      </w:ins>
      <w:r w:rsidR="00CC4346">
        <w:rPr>
          <w:lang w:val="en-US" w:eastAsia="x-none"/>
        </w:rPr>
        <w:t>c</w:t>
      </w:r>
      <w:ins w:id="3880" w:author="ΜΗΤΣΕΑΣ ΗΛΙΑΣ" w:date="2026-01-08T13:05:00Z" w16du:dateUtc="2026-01-08T11:05:00Z">
        <w:r w:rsidR="000A6F0A" w:rsidRPr="000A6F0A">
          <w:rPr>
            <w:lang w:val="en-US" w:eastAsia="x-none"/>
            <w:rPrChange w:id="3881" w:author="ΜΗΤΣΕΑΣ ΗΛΙΑΣ" w:date="2026-01-08T13:06:00Z" w16du:dateUtc="2026-01-08T11:06:00Z">
              <w:rPr>
                <w:b/>
                <w:bCs/>
                <w:lang w:val="en-US" w:eastAsia="x-none"/>
              </w:rPr>
            </w:rPrChange>
          </w:rPr>
          <w:t>ontentAnalysis</w:t>
        </w:r>
      </w:ins>
      <w:ins w:id="3882" w:author="ΜΗΤΣΕΑΣ ΗΛΙΑΣ" w:date="2026-01-08T12:03:00Z">
        <w:r w:rsidRPr="000A6F0A">
          <w:rPr>
            <w:lang w:eastAsia="x-none"/>
            <w:rPrChange w:id="3883" w:author="ΜΗΤΣΕΑΣ ΗΛΙΑΣ" w:date="2026-01-08T13:06:00Z" w16du:dateUtc="2026-01-08T11:06:00Z">
              <w:rPr>
                <w:lang w:val="en-US" w:eastAsia="x-none"/>
              </w:rPr>
            </w:rPrChange>
          </w:rPr>
          <w:t xml:space="preserve">, η οποία περιλαμβάνει μετρικές και δείκτες συνάφειας περιεχομένου. Η οντότητα αυτή συνδέεται με την οντότητα </w:t>
        </w:r>
      </w:ins>
      <w:r w:rsidR="005E10E6">
        <w:rPr>
          <w:lang w:val="en-US" w:eastAsia="x-none"/>
        </w:rPr>
        <w:t>p</w:t>
      </w:r>
      <w:ins w:id="3884" w:author="ΜΗΤΣΕΑΣ ΗΛΙΑΣ" w:date="2026-01-08T12:03:00Z">
        <w:r w:rsidRPr="000A6F0A">
          <w:rPr>
            <w:lang w:val="en-US" w:eastAsia="x-none"/>
          </w:rPr>
          <w:t>ost</w:t>
        </w:r>
        <w:r w:rsidRPr="000A6F0A">
          <w:rPr>
            <w:lang w:eastAsia="x-none"/>
            <w:rPrChange w:id="3885" w:author="ΜΗΤΣΕΑΣ ΗΛΙΑΣ" w:date="2026-01-08T13:06:00Z" w16du:dateUtc="2026-01-08T11:06:00Z">
              <w:rPr>
                <w:lang w:val="en-US" w:eastAsia="x-none"/>
              </w:rPr>
            </w:rPrChange>
          </w:rPr>
          <w:t xml:space="preserve"> και επιτρέπει τη διαχρονική παρακολούθηση της απόδοσης μίας καμπάνιας ή ενός </w:t>
        </w:r>
      </w:ins>
      <w:ins w:id="3886" w:author="ΜΗΤΣΕΑΣ ΗΛΙΑΣ" w:date="2026-01-08T13:06:00Z" w16du:dateUtc="2026-01-08T11:06:00Z">
        <w:r w:rsidR="000A6F0A" w:rsidRPr="000A6F0A">
          <w:rPr>
            <w:lang w:val="en-US" w:eastAsia="x-none"/>
          </w:rPr>
          <w:t>i</w:t>
        </w:r>
      </w:ins>
      <w:ins w:id="3887" w:author="ΜΗΤΣΕΑΣ ΗΛΙΑΣ" w:date="2026-01-08T12:03:00Z">
        <w:r w:rsidRPr="000A6F0A">
          <w:rPr>
            <w:lang w:val="en-US" w:eastAsia="x-none"/>
          </w:rPr>
          <w:t>nfluencer</w:t>
        </w:r>
        <w:r w:rsidRPr="000A6F0A">
          <w:rPr>
            <w:lang w:eastAsia="x-none"/>
            <w:rPrChange w:id="3888" w:author="ΜΗΤΣΕΑΣ ΗΛΙΑΣ" w:date="2026-01-08T13:06:00Z" w16du:dateUtc="2026-01-08T11:06:00Z">
              <w:rPr>
                <w:lang w:val="en-US" w:eastAsia="x-none"/>
              </w:rPr>
            </w:rPrChange>
          </w:rPr>
          <w:t>.</w:t>
        </w:r>
      </w:ins>
    </w:p>
    <w:p w14:paraId="37476273" w14:textId="3F761BE8" w:rsidR="000A6F0A" w:rsidRPr="000A6F0A" w:rsidRDefault="007D0A8C" w:rsidP="005E10E6">
      <w:pPr>
        <w:jc w:val="both"/>
        <w:rPr>
          <w:ins w:id="3889" w:author="ΜΗΤΣΕΑΣ ΗΛΙΑΣ" w:date="2026-01-08T13:08:00Z"/>
          <w:lang w:eastAsia="x-none"/>
          <w:rPrChange w:id="3890" w:author="ΜΗΤΣΕΑΣ ΗΛΙΑΣ" w:date="2026-01-08T13:08:00Z" w16du:dateUtc="2026-01-08T11:08:00Z">
            <w:rPr>
              <w:ins w:id="3891" w:author="ΜΗΤΣΕΑΣ ΗΛΙΑΣ" w:date="2026-01-08T13:08:00Z"/>
              <w:lang w:val="en-US" w:eastAsia="x-none"/>
            </w:rPr>
          </w:rPrChange>
        </w:rPr>
      </w:pPr>
      <w:ins w:id="3892" w:author="ΜΗΤΣΕΑΣ ΗΛΙΑΣ" w:date="2026-01-08T12:03:00Z">
        <w:r w:rsidRPr="007D0A8C">
          <w:rPr>
            <w:lang w:eastAsia="x-none"/>
            <w:rPrChange w:id="3893" w:author="ΜΗΤΣΕΑΣ ΗΛΙΑΣ" w:date="2026-01-08T12:03:00Z" w16du:dateUtc="2026-01-08T10:03:00Z">
              <w:rPr>
                <w:lang w:val="en-US" w:eastAsia="x-none"/>
              </w:rPr>
            </w:rPrChange>
          </w:rPr>
          <w:t xml:space="preserve">Τέλος, </w:t>
        </w:r>
      </w:ins>
      <w:ins w:id="3894" w:author="ΜΗΤΣΕΑΣ ΗΛΙΑΣ" w:date="2026-01-08T13:08:00Z" w16du:dateUtc="2026-01-08T11:08:00Z">
        <w:r w:rsidR="000A6F0A">
          <w:rPr>
            <w:lang w:eastAsia="x-none"/>
          </w:rPr>
          <w:t>η</w:t>
        </w:r>
      </w:ins>
      <w:ins w:id="3895" w:author="ΜΗΤΣΕΑΣ ΗΛΙΑΣ" w:date="2026-01-08T13:08:00Z">
        <w:r w:rsidR="000A6F0A" w:rsidRPr="000A6F0A">
          <w:rPr>
            <w:lang w:eastAsia="x-none"/>
            <w:rPrChange w:id="3896" w:author="ΜΗΤΣΕΑΣ ΗΛΙΑΣ" w:date="2026-01-08T13:08:00Z" w16du:dateUtc="2026-01-08T11:08:00Z">
              <w:rPr>
                <w:lang w:val="en-US" w:eastAsia="x-none"/>
              </w:rPr>
            </w:rPrChange>
          </w:rPr>
          <w:t xml:space="preserve"> οντότητα </w:t>
        </w:r>
      </w:ins>
      <w:ins w:id="3897" w:author="ΜΗΤΣΕΑΣ ΗΛΙΑΣ" w:date="2026-01-08T13:09:00Z" w16du:dateUtc="2026-01-08T11:09:00Z">
        <w:r w:rsidR="000A6F0A">
          <w:rPr>
            <w:lang w:val="en-US" w:eastAsia="x-none"/>
          </w:rPr>
          <w:t>SocialMedia</w:t>
        </w:r>
      </w:ins>
      <w:ins w:id="3898" w:author="ΜΗΤΣΕΑΣ ΗΛΙΑΣ" w:date="2026-01-08T13:08:00Z">
        <w:r w:rsidR="000A6F0A" w:rsidRPr="000A6F0A">
          <w:rPr>
            <w:lang w:eastAsia="x-none"/>
            <w:rPrChange w:id="3899" w:author="ΜΗΤΣΕΑΣ ΗΛΙΑΣ" w:date="2026-01-08T13:08:00Z" w16du:dateUtc="2026-01-08T11:08:00Z">
              <w:rPr>
                <w:lang w:val="en-US" w:eastAsia="x-none"/>
              </w:rPr>
            </w:rPrChange>
          </w:rPr>
          <w:t xml:space="preserve"> αναπαριστά τους λογαριασμούς ενός </w:t>
        </w:r>
      </w:ins>
      <w:ins w:id="3900" w:author="ΜΗΤΣΕΑΣ ΗΛΙΑΣ" w:date="2026-01-08T13:09:00Z" w16du:dateUtc="2026-01-08T11:09:00Z">
        <w:r w:rsidR="000A6F0A">
          <w:rPr>
            <w:lang w:val="en-US" w:eastAsia="x-none"/>
          </w:rPr>
          <w:t>i</w:t>
        </w:r>
      </w:ins>
      <w:ins w:id="3901" w:author="ΜΗΤΣΕΑΣ ΗΛΙΑΣ" w:date="2026-01-08T13:08:00Z">
        <w:r w:rsidR="000A6F0A" w:rsidRPr="000A6F0A">
          <w:rPr>
            <w:lang w:val="en-US" w:eastAsia="x-none"/>
          </w:rPr>
          <w:t>nfluencer</w:t>
        </w:r>
        <w:r w:rsidR="000A6F0A" w:rsidRPr="000A6F0A">
          <w:rPr>
            <w:lang w:eastAsia="x-none"/>
            <w:rPrChange w:id="3902" w:author="ΜΗΤΣΕΑΣ ΗΛΙΑΣ" w:date="2026-01-08T13:08:00Z" w16du:dateUtc="2026-01-08T11:08:00Z">
              <w:rPr>
                <w:lang w:val="en-US" w:eastAsia="x-none"/>
              </w:rPr>
            </w:rPrChange>
          </w:rPr>
          <w:t xml:space="preserve"> σε διαφορετικές πλατφόρμες κοινωνικής δικτύωσης, όπως </w:t>
        </w:r>
        <w:r w:rsidR="000A6F0A" w:rsidRPr="000A6F0A">
          <w:rPr>
            <w:lang w:val="en-US" w:eastAsia="x-none"/>
          </w:rPr>
          <w:t>Instagram</w:t>
        </w:r>
        <w:r w:rsidR="000A6F0A" w:rsidRPr="000A6F0A">
          <w:rPr>
            <w:lang w:eastAsia="x-none"/>
            <w:rPrChange w:id="3903" w:author="ΜΗΤΣΕΑΣ ΗΛΙΑΣ" w:date="2026-01-08T13:08:00Z" w16du:dateUtc="2026-01-08T11:08:00Z">
              <w:rPr>
                <w:lang w:val="en-US" w:eastAsia="x-none"/>
              </w:rPr>
            </w:rPrChange>
          </w:rPr>
          <w:t xml:space="preserve">, </w:t>
        </w:r>
        <w:r w:rsidR="000A6F0A" w:rsidRPr="000A6F0A">
          <w:rPr>
            <w:lang w:val="en-US" w:eastAsia="x-none"/>
          </w:rPr>
          <w:t>TikTok</w:t>
        </w:r>
        <w:r w:rsidR="000A6F0A" w:rsidRPr="000A6F0A">
          <w:rPr>
            <w:lang w:eastAsia="x-none"/>
            <w:rPrChange w:id="3904" w:author="ΜΗΤΣΕΑΣ ΗΛΙΑΣ" w:date="2026-01-08T13:08:00Z" w16du:dateUtc="2026-01-08T11:08:00Z">
              <w:rPr>
                <w:lang w:val="en-US" w:eastAsia="x-none"/>
              </w:rPr>
            </w:rPrChange>
          </w:rPr>
          <w:t xml:space="preserve"> και </w:t>
        </w:r>
        <w:r w:rsidR="000A6F0A" w:rsidRPr="000A6F0A">
          <w:rPr>
            <w:lang w:val="en-US" w:eastAsia="x-none"/>
          </w:rPr>
          <w:t>YouTube</w:t>
        </w:r>
        <w:r w:rsidR="000A6F0A" w:rsidRPr="000A6F0A">
          <w:rPr>
            <w:lang w:eastAsia="x-none"/>
            <w:rPrChange w:id="3905" w:author="ΜΗΤΣΕΑΣ ΗΛΙΑΣ" w:date="2026-01-08T13:08:00Z" w16du:dateUtc="2026-01-08T11:08:00Z">
              <w:rPr>
                <w:lang w:val="en-US" w:eastAsia="x-none"/>
              </w:rPr>
            </w:rPrChange>
          </w:rPr>
          <w:t>.</w:t>
        </w:r>
      </w:ins>
    </w:p>
    <w:p w14:paraId="1B5E0EA8" w14:textId="49ED9327" w:rsidR="00CC4346" w:rsidRPr="00F3210D" w:rsidRDefault="000A6F0A" w:rsidP="005E10E6">
      <w:pPr>
        <w:jc w:val="both"/>
        <w:rPr>
          <w:ins w:id="3906" w:author="ΜΗΤΣΕΑΣ ΗΛΙΑΣ" w:date="2026-01-08T13:08:00Z"/>
          <w:lang w:eastAsia="x-none"/>
        </w:rPr>
      </w:pPr>
      <w:ins w:id="3907" w:author="ΜΗΤΣΕΑΣ ΗΛΙΑΣ" w:date="2026-01-08T13:08:00Z">
        <w:r w:rsidRPr="000A6F0A">
          <w:rPr>
            <w:lang w:eastAsia="x-none"/>
            <w:rPrChange w:id="3908" w:author="ΜΗΤΣΕΑΣ ΗΛΙΑΣ" w:date="2026-01-08T13:08:00Z" w16du:dateUtc="2026-01-08T11:08:00Z">
              <w:rPr>
                <w:lang w:val="en-US" w:eastAsia="x-none"/>
              </w:rPr>
            </w:rPrChange>
          </w:rPr>
          <w:t xml:space="preserve">Κάθε </w:t>
        </w:r>
      </w:ins>
      <w:ins w:id="3909" w:author="ΜΗΤΣΕΑΣ ΗΛΙΑΣ" w:date="2026-01-08T13:09:00Z" w16du:dateUtc="2026-01-08T11:09:00Z">
        <w:r>
          <w:rPr>
            <w:lang w:val="en-US" w:eastAsia="x-none"/>
          </w:rPr>
          <w:t>i</w:t>
        </w:r>
      </w:ins>
      <w:ins w:id="3910" w:author="ΜΗΤΣΕΑΣ ΗΛΙΑΣ" w:date="2026-01-08T13:08:00Z">
        <w:r w:rsidRPr="000A6F0A">
          <w:rPr>
            <w:lang w:val="en-US" w:eastAsia="x-none"/>
          </w:rPr>
          <w:t>nfluencer</w:t>
        </w:r>
        <w:r w:rsidRPr="000A6F0A">
          <w:rPr>
            <w:lang w:eastAsia="x-none"/>
            <w:rPrChange w:id="3911" w:author="ΜΗΤΣΕΑΣ ΗΛΙΑΣ" w:date="2026-01-08T13:08:00Z" w16du:dateUtc="2026-01-08T11:08:00Z">
              <w:rPr>
                <w:lang w:val="en-US" w:eastAsia="x-none"/>
              </w:rPr>
            </w:rPrChange>
          </w:rPr>
          <w:t xml:space="preserve"> μπορεί να συνδέεται με πολλαπλούς λογαριασμούς, γεγονός που αποτυπώνεται με σχέση ένα-προς-πολλά (1:</w:t>
        </w:r>
        <w:r w:rsidRPr="000A6F0A">
          <w:rPr>
            <w:lang w:val="en-US" w:eastAsia="x-none"/>
          </w:rPr>
          <w:t>N</w:t>
        </w:r>
        <w:r w:rsidRPr="000A6F0A">
          <w:rPr>
            <w:lang w:eastAsia="x-none"/>
            <w:rPrChange w:id="3912" w:author="ΜΗΤΣΕΑΣ ΗΛΙΑΣ" w:date="2026-01-08T13:08:00Z" w16du:dateUtc="2026-01-08T11:08:00Z">
              <w:rPr>
                <w:lang w:val="en-US" w:eastAsia="x-none"/>
              </w:rPr>
            </w:rPrChange>
          </w:rPr>
          <w:t xml:space="preserve">). Η οντότητα </w:t>
        </w:r>
        <w:r w:rsidRPr="000A6F0A">
          <w:rPr>
            <w:lang w:val="en-US" w:eastAsia="x-none"/>
          </w:rPr>
          <w:t>SocialMedia</w:t>
        </w:r>
        <w:r w:rsidRPr="000A6F0A">
          <w:rPr>
            <w:lang w:eastAsia="x-none"/>
            <w:rPrChange w:id="3913" w:author="ΜΗΤΣΕΑΣ ΗΛΙΑΣ" w:date="2026-01-08T13:08:00Z" w16du:dateUtc="2026-01-08T11:08:00Z">
              <w:rPr>
                <w:lang w:val="en-US" w:eastAsia="x-none"/>
              </w:rPr>
            </w:rPrChange>
          </w:rPr>
          <w:t xml:space="preserve"> περιλαμβάνει πληροφορίες σχετικές με την πλατφόρμα, το προφίλ του χρήστη και βασικές μετρικές απόδοσης, όπως αριθμό ακολούθων και δείκτες </w:t>
        </w:r>
      </w:ins>
      <w:r w:rsidR="003900A3">
        <w:rPr>
          <w:lang w:eastAsia="x-none"/>
        </w:rPr>
        <w:t>αλληλεπίδρασης</w:t>
      </w:r>
      <w:r w:rsidR="00CC4346" w:rsidRPr="00CC4346">
        <w:rPr>
          <w:lang w:eastAsia="x-none"/>
        </w:rPr>
        <w:t>.</w:t>
      </w:r>
    </w:p>
    <w:p w14:paraId="5F8DD709" w14:textId="1F653C5F" w:rsidR="000A6F0A" w:rsidRPr="00F3210D" w:rsidRDefault="000A6F0A" w:rsidP="003900A3">
      <w:pPr>
        <w:spacing w:before="120" w:after="120"/>
        <w:jc w:val="both"/>
        <w:rPr>
          <w:ins w:id="3914" w:author="ΜΗΤΣΕΑΣ ΗΛΙΑΣ" w:date="2026-01-08T12:03:00Z"/>
          <w:lang w:eastAsia="x-none"/>
        </w:rPr>
      </w:pPr>
      <w:ins w:id="3915" w:author="ΜΗΤΣΕΑΣ ΗΛΙΑΣ" w:date="2026-01-08T13:08:00Z">
        <w:r w:rsidRPr="000A6F0A">
          <w:rPr>
            <w:lang w:eastAsia="x-none"/>
            <w:rPrChange w:id="3916" w:author="ΜΗΤΣΕΑΣ ΗΛΙΑΣ" w:date="2026-01-08T13:08:00Z" w16du:dateUtc="2026-01-08T11:08:00Z">
              <w:rPr>
                <w:lang w:val="en-US" w:eastAsia="x-none"/>
              </w:rPr>
            </w:rPrChange>
          </w:rPr>
          <w:t>Οι αναρτήσεις συνδέονται</w:t>
        </w:r>
      </w:ins>
      <w:ins w:id="3917" w:author="ΜΗΤΣΕΑΣ ΗΛΙΑΣ" w:date="2026-01-08T13:09:00Z" w16du:dateUtc="2026-01-08T11:09:00Z">
        <w:r w:rsidRPr="000A6F0A">
          <w:rPr>
            <w:lang w:eastAsia="x-none"/>
            <w:rPrChange w:id="3918" w:author="ΜΗΤΣΕΑΣ ΗΛΙΑΣ" w:date="2026-01-08T13:09:00Z" w16du:dateUtc="2026-01-08T11:09:00Z">
              <w:rPr>
                <w:lang w:val="en-US" w:eastAsia="x-none"/>
              </w:rPr>
            </w:rPrChange>
          </w:rPr>
          <w:t xml:space="preserve"> </w:t>
        </w:r>
      </w:ins>
      <w:ins w:id="3919" w:author="ΜΗΤΣΕΑΣ ΗΛΙΑΣ" w:date="2026-01-08T13:08:00Z">
        <w:r w:rsidRPr="000A6F0A">
          <w:rPr>
            <w:lang w:eastAsia="x-none"/>
            <w:rPrChange w:id="3920" w:author="ΜΗΤΣΕΑΣ ΗΛΙΑΣ" w:date="2026-01-08T13:08:00Z" w16du:dateUtc="2026-01-08T11:08:00Z">
              <w:rPr>
                <w:lang w:val="en-US" w:eastAsia="x-none"/>
              </w:rPr>
            </w:rPrChange>
          </w:rPr>
          <w:t xml:space="preserve">με συγκεκριμένο λογαριασμό </w:t>
        </w:r>
        <w:r w:rsidRPr="000A6F0A">
          <w:rPr>
            <w:lang w:val="en-US" w:eastAsia="x-none"/>
          </w:rPr>
          <w:t>SocialMedia</w:t>
        </w:r>
        <w:r w:rsidRPr="000A6F0A">
          <w:rPr>
            <w:lang w:eastAsia="x-none"/>
            <w:rPrChange w:id="3921" w:author="ΜΗΤΣΕΑΣ ΗΛΙΑΣ" w:date="2026-01-08T13:08:00Z" w16du:dateUtc="2026-01-08T11:08:00Z">
              <w:rPr>
                <w:lang w:val="en-US" w:eastAsia="x-none"/>
              </w:rPr>
            </w:rPrChange>
          </w:rPr>
          <w:t>, γεγονός που επιτρέπει την ανάλυση περιεχομένου και απόδοσης ανά πλατφόρμα. Η συγκεκριμένη προσέγγιση διευκολύνει την εφαρμογή αλγορίθμων ανάλυσης και επιτρέπει την ακριβέστερη αξιολόγηση της αποτελεσματικότητας των καμπανιών σε διαφορετικά κοινωνικά δίκτυα.</w:t>
        </w:r>
      </w:ins>
    </w:p>
    <w:p w14:paraId="121FDAD9" w14:textId="77777777" w:rsidR="007D0A8C" w:rsidRPr="00F3210D" w:rsidRDefault="007D0A8C" w:rsidP="005E10E6">
      <w:pPr>
        <w:jc w:val="both"/>
        <w:rPr>
          <w:ins w:id="3922" w:author="ΜΗΤΣΕΑΣ ΗΛΙΑΣ" w:date="2026-01-08T13:10:00Z" w16du:dateUtc="2026-01-08T11:10:00Z"/>
          <w:lang w:eastAsia="x-none"/>
        </w:rPr>
      </w:pPr>
      <w:ins w:id="3923" w:author="ΜΗΤΣΕΑΣ ΗΛΙΑΣ" w:date="2026-01-08T12:03:00Z">
        <w:r w:rsidRPr="007D0A8C">
          <w:rPr>
            <w:lang w:eastAsia="x-none"/>
            <w:rPrChange w:id="3924" w:author="ΜΗΤΣΕΑΣ ΗΛΙΑΣ" w:date="2026-01-08T12:03:00Z" w16du:dateUtc="2026-01-08T10:03:00Z">
              <w:rPr>
                <w:lang w:val="en-US" w:eastAsia="x-none"/>
              </w:rPr>
            </w:rPrChange>
          </w:rPr>
          <w:t xml:space="preserve">Ο σχεδιασμός της βάσης δεδομένων ακολουθεί αρχές κανονικοποίησης, με στόχο τη μείωση πλεονασμού δεδομένων και την αποφυγή ασυνεπειών. Παράλληλα, η δομή του </w:t>
        </w:r>
        <w:r w:rsidRPr="007D0A8C">
          <w:rPr>
            <w:lang w:val="en-US" w:eastAsia="x-none"/>
          </w:rPr>
          <w:t>ERD</w:t>
        </w:r>
        <w:r w:rsidRPr="007D0A8C">
          <w:rPr>
            <w:lang w:eastAsia="x-none"/>
            <w:rPrChange w:id="3925" w:author="ΜΗΤΣΕΑΣ ΗΛΙΑΣ" w:date="2026-01-08T12:03:00Z" w16du:dateUtc="2026-01-08T10:03:00Z">
              <w:rPr>
                <w:lang w:val="en-US" w:eastAsia="x-none"/>
              </w:rPr>
            </w:rPrChange>
          </w:rPr>
          <w:t xml:space="preserve"> επιτρέπει τη μελλοντική επέκταση του συστήματος, όπως η προσθήκη νέων τύπων αναλύσεων ή επιπλέον λειτουργιών συνεργασίας, χωρίς την ανάγκη ριζικού ανασχεδιασμού.</w:t>
        </w:r>
      </w:ins>
    </w:p>
    <w:p w14:paraId="388E58B2" w14:textId="77777777" w:rsidR="000A6F0A" w:rsidRDefault="000A6F0A">
      <w:pPr>
        <w:keepNext/>
        <w:jc w:val="center"/>
        <w:rPr>
          <w:ins w:id="3926" w:author="ΜΗΤΣΕΑΣ ΗΛΙΑΣ" w:date="2026-01-08T13:10:00Z" w16du:dateUtc="2026-01-08T11:10:00Z"/>
        </w:rPr>
        <w:pPrChange w:id="3927" w:author="ΜΗΤΣΕΑΣ ΗΛΙΑΣ" w:date="2026-01-08T13:10:00Z" w16du:dateUtc="2026-01-08T11:10:00Z">
          <w:pPr>
            <w:jc w:val="center"/>
          </w:pPr>
        </w:pPrChange>
      </w:pPr>
      <w:ins w:id="3928" w:author="ΜΗΤΣΕΑΣ ΗΛΙΑΣ" w:date="2026-01-08T13:10:00Z" w16du:dateUtc="2026-01-08T11:10:00Z">
        <w:r>
          <w:rPr>
            <w:noProof/>
            <w:lang w:val="en-US" w:eastAsia="x-none"/>
          </w:rPr>
          <w:lastRenderedPageBreak/>
          <w:drawing>
            <wp:inline distT="0" distB="0" distL="0" distR="0" wp14:anchorId="67FEAEF1" wp14:editId="5C8DA3FB">
              <wp:extent cx="3948545" cy="3217065"/>
              <wp:effectExtent l="0" t="0" r="0" b="2540"/>
              <wp:docPr id="880768200" name="Εικόνα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951783" cy="3219703"/>
                      </a:xfrm>
                      <a:prstGeom prst="rect">
                        <a:avLst/>
                      </a:prstGeom>
                      <a:noFill/>
                      <a:ln>
                        <a:noFill/>
                      </a:ln>
                    </pic:spPr>
                  </pic:pic>
                </a:graphicData>
              </a:graphic>
            </wp:inline>
          </w:drawing>
        </w:r>
      </w:ins>
    </w:p>
    <w:p w14:paraId="1EBE23E9" w14:textId="02B4D669" w:rsidR="000A6F0A" w:rsidRPr="00F3210D" w:rsidRDefault="000A6F0A" w:rsidP="009A2AA5">
      <w:pPr>
        <w:pStyle w:val="a3"/>
        <w:jc w:val="center"/>
        <w:rPr>
          <w:ins w:id="3929" w:author="ΜΗΤΣΕΑΣ ΗΛΙΑΣ" w:date="2026-01-08T13:10:00Z" w16du:dateUtc="2026-01-08T11:10:00Z"/>
        </w:rPr>
      </w:pPr>
      <w:bookmarkStart w:id="3930" w:name="_Toc218850247"/>
      <w:ins w:id="3931" w:author="ΜΗΤΣΕΑΣ ΗΛΙΑΣ" w:date="2026-01-08T13:10:00Z" w16du:dateUtc="2026-01-08T11:10:00Z">
        <w:r w:rsidRPr="000A6F0A">
          <w:t xml:space="preserve">Εικόνα </w:t>
        </w:r>
        <w:r w:rsidRPr="000A6F0A">
          <w:fldChar w:fldCharType="begin"/>
        </w:r>
        <w:r w:rsidRPr="000A6F0A">
          <w:instrText xml:space="preserve"> SEQ Figure \* ARABIC </w:instrText>
        </w:r>
      </w:ins>
      <w:r w:rsidRPr="000A6F0A">
        <w:fldChar w:fldCharType="separate"/>
      </w:r>
      <w:ins w:id="3932" w:author="ΜΗΤΣΕΑΣ ΗΛΙΑΣ" w:date="2026-01-08T13:10:00Z" w16du:dateUtc="2026-01-08T11:10:00Z">
        <w:r w:rsidRPr="000A6F0A">
          <w:rPr>
            <w:noProof/>
          </w:rPr>
          <w:t>9</w:t>
        </w:r>
        <w:r w:rsidRPr="000A6F0A">
          <w:fldChar w:fldCharType="end"/>
        </w:r>
        <w:r w:rsidRPr="000A6F0A">
          <w:t xml:space="preserve"> </w:t>
        </w:r>
        <w:r w:rsidRPr="000A6F0A">
          <w:rPr>
            <w:lang w:val="en-US"/>
          </w:rPr>
          <w:t>Entity</w:t>
        </w:r>
        <w:r w:rsidRPr="00F3210D">
          <w:t xml:space="preserve"> </w:t>
        </w:r>
        <w:r w:rsidRPr="000A6F0A">
          <w:rPr>
            <w:lang w:val="en-US"/>
          </w:rPr>
          <w:t>Diagram</w:t>
        </w:r>
        <w:bookmarkEnd w:id="3930"/>
      </w:ins>
    </w:p>
    <w:p w14:paraId="59594F3D" w14:textId="3A79218B" w:rsidR="007D0A8C" w:rsidRPr="003900A3" w:rsidRDefault="000A6F0A" w:rsidP="009A2AA5">
      <w:pPr>
        <w:jc w:val="center"/>
        <w:rPr>
          <w:ins w:id="3933" w:author="ΜΗΤΣΕΑΣ ΗΛΙΑΣ" w:date="2026-01-08T11:23:00Z" w16du:dateUtc="2026-01-08T09:23:00Z"/>
          <w:i/>
          <w:sz w:val="20"/>
          <w:szCs w:val="20"/>
          <w:rPrChange w:id="3934" w:author="ΜΗΤΣΕΑΣ ΗΛΙΑΣ" w:date="2026-01-08T12:03:00Z" w16du:dateUtc="2026-01-08T10:03:00Z">
            <w:rPr>
              <w:ins w:id="3935" w:author="ΜΗΤΣΕΑΣ ΗΛΙΑΣ" w:date="2026-01-08T11:23:00Z" w16du:dateUtc="2026-01-08T09:23:00Z"/>
              <w:rFonts w:ascii="Times New Roman" w:hAnsi="Times New Roman"/>
              <w:i w:val="0"/>
              <w:lang w:val="el-GR"/>
            </w:rPr>
          </w:rPrChange>
        </w:rPr>
        <w:pPrChange w:id="3936" w:author="ΜΗΤΣΕΑΣ ΗΛΙΑΣ" w:date="2026-01-08T12:03:00Z" w16du:dateUtc="2026-01-08T10:03:00Z">
          <w:pPr>
            <w:pStyle w:val="20"/>
            <w:numPr>
              <w:ilvl w:val="0"/>
              <w:numId w:val="0"/>
            </w:numPr>
            <w:tabs>
              <w:tab w:val="left" w:pos="360"/>
            </w:tabs>
            <w:spacing w:before="120" w:after="120" w:line="360" w:lineRule="auto"/>
            <w:ind w:left="0" w:firstLine="0"/>
            <w:jc w:val="both"/>
          </w:pPr>
        </w:pPrChange>
      </w:pPr>
      <w:ins w:id="3937" w:author="ΜΗΤΣΕΑΣ ΗΛΙΑΣ" w:date="2026-01-08T13:10:00Z" w16du:dateUtc="2026-01-08T11:10:00Z">
        <w:r w:rsidRPr="000A6F0A">
          <w:rPr>
            <w:b/>
            <w:bCs/>
            <w:sz w:val="20"/>
            <w:szCs w:val="20"/>
            <w:rPrChange w:id="3938" w:author="ΜΗΤΣΕΑΣ ΗΛΙΑΣ" w:date="2026-01-08T13:11:00Z" w16du:dateUtc="2026-01-08T11:11:00Z">
              <w:rPr>
                <w:b w:val="0"/>
                <w:bCs w:val="0"/>
                <w:i w:val="0"/>
                <w:iCs w:val="0"/>
              </w:rPr>
            </w:rPrChange>
          </w:rPr>
          <w:t xml:space="preserve">Πηγή Ιδίας </w:t>
        </w:r>
      </w:ins>
      <w:ins w:id="3939" w:author="ΜΗΤΣΕΑΣ ΗΛΙΑΣ" w:date="2026-01-08T13:11:00Z" w16du:dateUtc="2026-01-08T11:11:00Z">
        <w:r w:rsidRPr="000A6F0A">
          <w:rPr>
            <w:b/>
            <w:bCs/>
            <w:sz w:val="20"/>
            <w:szCs w:val="20"/>
            <w:rPrChange w:id="3940" w:author="ΜΗΤΣΕΑΣ ΗΛΙΑΣ" w:date="2026-01-08T13:11:00Z" w16du:dateUtc="2026-01-08T11:11:00Z">
              <w:rPr>
                <w:b w:val="0"/>
                <w:bCs w:val="0"/>
                <w:i w:val="0"/>
                <w:iCs w:val="0"/>
              </w:rPr>
            </w:rPrChange>
          </w:rPr>
          <w:t>δημιουργίας</w:t>
        </w:r>
      </w:ins>
    </w:p>
    <w:p w14:paraId="3680D558" w14:textId="11DA6919" w:rsidR="00D87DD1" w:rsidRPr="00A04CDC" w:rsidRDefault="000C6652" w:rsidP="00D87DD1">
      <w:pPr>
        <w:pStyle w:val="20"/>
        <w:numPr>
          <w:ilvl w:val="0"/>
          <w:numId w:val="0"/>
        </w:numPr>
        <w:tabs>
          <w:tab w:val="left" w:pos="360"/>
        </w:tabs>
        <w:spacing w:before="120" w:after="120" w:line="360" w:lineRule="auto"/>
        <w:jc w:val="both"/>
        <w:rPr>
          <w:rFonts w:ascii="Times New Roman" w:hAnsi="Times New Roman"/>
          <w:i w:val="0"/>
          <w:lang w:val="el-GR"/>
        </w:rPr>
      </w:pPr>
      <w:bookmarkStart w:id="3941" w:name="_Toc218850234"/>
      <w:ins w:id="3942" w:author="ΜΗΤΣΕΑΣ ΗΛΙΑΣ" w:date="2026-01-08T11:25:00Z" w16du:dateUtc="2026-01-08T09:25:00Z">
        <w:r>
          <w:rPr>
            <w:rFonts w:ascii="Times New Roman" w:hAnsi="Times New Roman"/>
            <w:i w:val="0"/>
            <w:lang w:val="el-GR"/>
          </w:rPr>
          <w:t>5</w:t>
        </w:r>
      </w:ins>
      <w:ins w:id="3943" w:author="ΜΗΤΣΕΑΣ ΗΛΙΑΣ" w:date="2026-01-08T11:23:00Z" w16du:dateUtc="2026-01-08T09:23:00Z">
        <w:r w:rsidR="00D87DD1">
          <w:rPr>
            <w:rFonts w:ascii="Times New Roman" w:hAnsi="Times New Roman"/>
            <w:i w:val="0"/>
            <w:lang w:val="el-GR"/>
          </w:rPr>
          <w:t>.</w:t>
        </w:r>
      </w:ins>
      <w:ins w:id="3944" w:author="ΜΗΤΣΕΑΣ ΗΛΙΑΣ" w:date="2026-01-08T11:25:00Z" w16du:dateUtc="2026-01-08T09:25:00Z">
        <w:r>
          <w:rPr>
            <w:rFonts w:ascii="Times New Roman" w:hAnsi="Times New Roman"/>
            <w:i w:val="0"/>
            <w:lang w:val="el-GR"/>
          </w:rPr>
          <w:t>5</w:t>
        </w:r>
      </w:ins>
      <w:ins w:id="3945" w:author="ΜΗΤΣΕΑΣ ΗΛΙΑΣ" w:date="2026-01-08T11:23:00Z" w16du:dateUtc="2026-01-08T09:23:00Z">
        <w:r w:rsidR="00D87DD1">
          <w:rPr>
            <w:rFonts w:ascii="Times New Roman" w:hAnsi="Times New Roman"/>
            <w:i w:val="0"/>
            <w:lang w:val="el-GR"/>
          </w:rPr>
          <w:t xml:space="preserve"> </w:t>
        </w:r>
      </w:ins>
      <w:ins w:id="3946" w:author="ΜΗΤΣΕΑΣ ΗΛΙΑΣ" w:date="2026-01-08T11:25:00Z" w16du:dateUtc="2026-01-08T09:25:00Z">
        <w:r>
          <w:rPr>
            <w:rFonts w:ascii="Times New Roman" w:hAnsi="Times New Roman"/>
            <w:i w:val="0"/>
            <w:lang w:val="el-GR"/>
          </w:rPr>
          <w:t>Ενσωμάτωση Αλγορίθμων και Εννοιών</w:t>
        </w:r>
      </w:ins>
      <w:bookmarkEnd w:id="3941"/>
    </w:p>
    <w:p w14:paraId="4DADDE57" w14:textId="5408A2B8" w:rsidR="00F3210D" w:rsidRPr="00F3210D" w:rsidRDefault="00F3210D" w:rsidP="00F3210D">
      <w:pPr>
        <w:jc w:val="both"/>
        <w:rPr>
          <w:lang w:eastAsia="x-none"/>
        </w:rPr>
      </w:pPr>
      <w:r w:rsidRPr="00F3210D">
        <w:rPr>
          <w:lang w:eastAsia="x-none"/>
        </w:rPr>
        <w:t xml:space="preserve">Η ενσωμάτωση των αλγορίθμων και των εννοιών που παρουσιάστηκαν στην πρώτη εργασία αποτελεί βασικό στοιχείο της λειτουργικότητας της πλατφόρμας και συνδέεται άμεσα με την επιχειρησιακή της αξία. Οι αλγοριθμικοί μηχανισμοί δεν λειτουργούν απομονωμένα, αλλά ενσωματώνονται οργανικά στη ροή του συστήματος, υποστηρίζοντας τη διαδικασία λήψης αποφάσεων τόσο για τις επιχειρήσεις όσο και για τους </w:t>
      </w:r>
      <w:r w:rsidRPr="00F3210D">
        <w:rPr>
          <w:lang w:val="en-US" w:eastAsia="x-none"/>
        </w:rPr>
        <w:t>influencers</w:t>
      </w:r>
      <w:r w:rsidRPr="00F3210D">
        <w:rPr>
          <w:lang w:eastAsia="x-none"/>
        </w:rPr>
        <w:t>.</w:t>
      </w:r>
    </w:p>
    <w:p w14:paraId="0D4B541E" w14:textId="57505986" w:rsidR="00F3210D" w:rsidRPr="00F3210D" w:rsidRDefault="00F3210D" w:rsidP="003900A3">
      <w:pPr>
        <w:spacing w:before="120" w:after="120"/>
        <w:jc w:val="both"/>
        <w:rPr>
          <w:lang w:eastAsia="x-none"/>
        </w:rPr>
      </w:pPr>
      <w:r w:rsidRPr="00F3210D">
        <w:rPr>
          <w:lang w:eastAsia="x-none"/>
        </w:rPr>
        <w:t xml:space="preserve">Κεντρικό ρόλο στην ενσωμάτωση αυτή διαδραματίζει </w:t>
      </w:r>
      <w:r w:rsidRPr="00F3210D">
        <w:rPr>
          <w:lang w:val="en-US" w:eastAsia="x-none"/>
        </w:rPr>
        <w:t>NLP</w:t>
      </w:r>
      <w:r w:rsidRPr="00F3210D">
        <w:rPr>
          <w:lang w:eastAsia="x-none"/>
        </w:rPr>
        <w:t xml:space="preserve"> </w:t>
      </w:r>
      <w:r w:rsidRPr="00F3210D">
        <w:rPr>
          <w:lang w:val="en-US" w:eastAsia="x-none"/>
        </w:rPr>
        <w:t>Service</w:t>
      </w:r>
      <w:r w:rsidRPr="00F3210D">
        <w:rPr>
          <w:lang w:eastAsia="x-none"/>
        </w:rPr>
        <w:t xml:space="preserve">, το οποίο υλοποιεί τους αλγορίθμους επεξεργασίας και αξιολόγησης περιεχομένου. Το υποσύστημα αυτό λαμβάνει δεδομένα που προέρχονται από τις αναρτήσεις των </w:t>
      </w:r>
      <w:r w:rsidRPr="00F3210D">
        <w:rPr>
          <w:lang w:val="en-US" w:eastAsia="x-none"/>
        </w:rPr>
        <w:t>influencers</w:t>
      </w:r>
      <w:r w:rsidRPr="00F3210D">
        <w:rPr>
          <w:lang w:eastAsia="x-none"/>
        </w:rPr>
        <w:t>, τα σχόλια των χρηστών και τα μεταδεδομένα των καμπανιών, και τα μετατρέπει σε μετρήσιμους δείκτες απόδοσης.</w:t>
      </w:r>
    </w:p>
    <w:p w14:paraId="1DE6BBEC" w14:textId="1F520BF6" w:rsidR="00F3210D" w:rsidRPr="00F3210D" w:rsidRDefault="00F3210D" w:rsidP="00F3210D">
      <w:pPr>
        <w:jc w:val="both"/>
        <w:rPr>
          <w:lang w:eastAsia="x-none"/>
        </w:rPr>
      </w:pPr>
      <w:r w:rsidRPr="00F3210D">
        <w:rPr>
          <w:lang w:eastAsia="x-none"/>
        </w:rPr>
        <w:t>Η ανάλυση συναισθήματος εφαρμόζεται στο κείμενο των αναρτήσεων και των σχολίων που σχετίζονται με μία καμπάνια. Μέσω τεχνικών επεξεργασίας φυσικής γλώσσας, το περιεχόμενο ταξινομείται σε θετικό, αρνητικό ή ουδέτερο συναίσθημα και παράγεται ένας συνολικός δείκτης συναισθηματικής απόδοσης. Ο δείκτης αυτός χρησιμοποιείται:</w:t>
      </w:r>
    </w:p>
    <w:p w14:paraId="37C408FA" w14:textId="77777777" w:rsidR="00F3210D" w:rsidRPr="00F3210D" w:rsidRDefault="00F3210D" w:rsidP="00F3210D">
      <w:pPr>
        <w:numPr>
          <w:ilvl w:val="0"/>
          <w:numId w:val="54"/>
        </w:numPr>
        <w:jc w:val="both"/>
        <w:rPr>
          <w:lang w:eastAsia="x-none"/>
        </w:rPr>
      </w:pPr>
      <w:r w:rsidRPr="00F3210D">
        <w:rPr>
          <w:lang w:eastAsia="x-none"/>
        </w:rPr>
        <w:t>από τις επιχειρήσεις για την αξιολόγηση της εικόνας της καμπάνιας,</w:t>
      </w:r>
    </w:p>
    <w:p w14:paraId="76993A28" w14:textId="77777777" w:rsidR="00F3210D" w:rsidRPr="00F3210D" w:rsidRDefault="00F3210D" w:rsidP="00F3210D">
      <w:pPr>
        <w:numPr>
          <w:ilvl w:val="0"/>
          <w:numId w:val="54"/>
        </w:numPr>
        <w:jc w:val="both"/>
        <w:rPr>
          <w:lang w:eastAsia="x-none"/>
        </w:rPr>
      </w:pPr>
      <w:r w:rsidRPr="00F3210D">
        <w:rPr>
          <w:lang w:eastAsia="x-none"/>
        </w:rPr>
        <w:t xml:space="preserve">από τους </w:t>
      </w:r>
      <w:r w:rsidRPr="00F3210D">
        <w:rPr>
          <w:lang w:val="en-US" w:eastAsia="x-none"/>
        </w:rPr>
        <w:t>influencers</w:t>
      </w:r>
      <w:r w:rsidRPr="00F3210D">
        <w:rPr>
          <w:lang w:eastAsia="x-none"/>
        </w:rPr>
        <w:t xml:space="preserve"> για την αποτίμηση της αποδοχής του περιεχομένου τους,</w:t>
      </w:r>
    </w:p>
    <w:p w14:paraId="438E1487" w14:textId="4E06C84E" w:rsidR="00F3210D" w:rsidRPr="00F3210D" w:rsidRDefault="00F3210D" w:rsidP="003900A3">
      <w:pPr>
        <w:numPr>
          <w:ilvl w:val="0"/>
          <w:numId w:val="54"/>
        </w:numPr>
        <w:jc w:val="both"/>
        <w:rPr>
          <w:lang w:eastAsia="x-none"/>
        </w:rPr>
      </w:pPr>
      <w:r w:rsidRPr="00F3210D">
        <w:rPr>
          <w:lang w:eastAsia="x-none"/>
        </w:rPr>
        <w:t>από το σύστημα για τον υπολογισμό συνολικών δεικτών απόδοσης.</w:t>
      </w:r>
    </w:p>
    <w:p w14:paraId="3CB662C6" w14:textId="081460AD" w:rsidR="00F3210D" w:rsidRPr="00F3210D" w:rsidRDefault="00F3210D" w:rsidP="003900A3">
      <w:pPr>
        <w:spacing w:before="120"/>
        <w:jc w:val="both"/>
        <w:rPr>
          <w:lang w:val="en-US" w:eastAsia="x-none"/>
        </w:rPr>
      </w:pPr>
      <w:r w:rsidRPr="00F3210D">
        <w:rPr>
          <w:lang w:eastAsia="x-none"/>
        </w:rPr>
        <w:t xml:space="preserve">Οι δείκτες </w:t>
      </w:r>
      <w:r>
        <w:rPr>
          <w:lang w:eastAsia="x-none"/>
        </w:rPr>
        <w:t>αλληλεπίδρασης</w:t>
      </w:r>
      <w:r w:rsidRPr="00F3210D">
        <w:rPr>
          <w:lang w:eastAsia="x-none"/>
        </w:rPr>
        <w:t xml:space="preserve"> υπολογίζονται με βάση ποσοτικά δεδομένα, όπως αριθμός </w:t>
      </w:r>
      <w:r w:rsidRPr="00F3210D">
        <w:rPr>
          <w:lang w:val="en-US" w:eastAsia="x-none"/>
        </w:rPr>
        <w:t>likes</w:t>
      </w:r>
      <w:r w:rsidRPr="00F3210D">
        <w:rPr>
          <w:lang w:eastAsia="x-none"/>
        </w:rPr>
        <w:t xml:space="preserve">, σχολίων, κοινοποιήσεων και αλληλεπιδράσεων ανά ανάρτηση. Τα δεδομένα αυτά συλλέγονται από τα κοινωνικά δίκτυα μέσω των συνδεδεμένων λογαριασμών των </w:t>
      </w:r>
      <w:r w:rsidRPr="00F3210D">
        <w:rPr>
          <w:lang w:val="en-US" w:eastAsia="x-none"/>
        </w:rPr>
        <w:t>influencers</w:t>
      </w:r>
      <w:r w:rsidRPr="00F3210D">
        <w:rPr>
          <w:lang w:eastAsia="x-none"/>
        </w:rPr>
        <w:t xml:space="preserve"> και αποθηκεύονται στη βάση δεδομένων. </w:t>
      </w:r>
      <w:r w:rsidRPr="00F3210D">
        <w:rPr>
          <w:lang w:val="en-US" w:eastAsia="x-none"/>
        </w:rPr>
        <w:t xml:space="preserve">Οι δείκτες </w:t>
      </w:r>
      <w:r>
        <w:rPr>
          <w:lang w:eastAsia="x-none"/>
        </w:rPr>
        <w:t>αλληλεπίδρασης</w:t>
      </w:r>
      <w:r w:rsidRPr="00F3210D">
        <w:rPr>
          <w:lang w:val="en-US" w:eastAsia="x-none"/>
        </w:rPr>
        <w:t>:</w:t>
      </w:r>
    </w:p>
    <w:p w14:paraId="3BF816B4" w14:textId="77777777" w:rsidR="00F3210D" w:rsidRPr="00F3210D" w:rsidRDefault="00F3210D" w:rsidP="00F3210D">
      <w:pPr>
        <w:numPr>
          <w:ilvl w:val="0"/>
          <w:numId w:val="55"/>
        </w:numPr>
        <w:jc w:val="both"/>
        <w:rPr>
          <w:lang w:eastAsia="x-none"/>
        </w:rPr>
      </w:pPr>
      <w:r w:rsidRPr="00F3210D">
        <w:rPr>
          <w:lang w:eastAsia="x-none"/>
        </w:rPr>
        <w:t xml:space="preserve">συσχετίζονται με συγκεκριμένες καμπάνιες και </w:t>
      </w:r>
      <w:r w:rsidRPr="00F3210D">
        <w:rPr>
          <w:lang w:val="en-US" w:eastAsia="x-none"/>
        </w:rPr>
        <w:t>influencers</w:t>
      </w:r>
      <w:r w:rsidRPr="00F3210D">
        <w:rPr>
          <w:lang w:eastAsia="x-none"/>
        </w:rPr>
        <w:t>,</w:t>
      </w:r>
    </w:p>
    <w:p w14:paraId="378BC9E3" w14:textId="77777777" w:rsidR="00F3210D" w:rsidRPr="00F3210D" w:rsidRDefault="00F3210D" w:rsidP="00F3210D">
      <w:pPr>
        <w:numPr>
          <w:ilvl w:val="0"/>
          <w:numId w:val="55"/>
        </w:numPr>
        <w:jc w:val="both"/>
        <w:rPr>
          <w:lang w:eastAsia="x-none"/>
        </w:rPr>
      </w:pPr>
      <w:r w:rsidRPr="00F3210D">
        <w:rPr>
          <w:lang w:eastAsia="x-none"/>
        </w:rPr>
        <w:t>χρησιμοποιούνται για τη σύγκριση απόδοσης μεταξύ διαφορετικών καμπανιών,</w:t>
      </w:r>
    </w:p>
    <w:p w14:paraId="08CCE2C8" w14:textId="77777777" w:rsidR="00F3210D" w:rsidRPr="00F3210D" w:rsidRDefault="00F3210D" w:rsidP="00F3210D">
      <w:pPr>
        <w:numPr>
          <w:ilvl w:val="0"/>
          <w:numId w:val="55"/>
        </w:numPr>
        <w:jc w:val="both"/>
        <w:rPr>
          <w:lang w:eastAsia="x-none"/>
        </w:rPr>
      </w:pPr>
      <w:r w:rsidRPr="00F3210D">
        <w:rPr>
          <w:lang w:eastAsia="x-none"/>
        </w:rPr>
        <w:t>αποτελούν βασική είσοδο για την αξιολόγηση της αποτελεσματικότητας συνεργασιών.</w:t>
      </w:r>
    </w:p>
    <w:p w14:paraId="36BDE1F4" w14:textId="77777777" w:rsidR="00F3210D" w:rsidRDefault="00F3210D" w:rsidP="00F3210D">
      <w:pPr>
        <w:jc w:val="both"/>
        <w:rPr>
          <w:b/>
          <w:bCs/>
          <w:lang w:eastAsia="x-none"/>
        </w:rPr>
      </w:pPr>
    </w:p>
    <w:p w14:paraId="1BC8B5E2" w14:textId="10CD8040" w:rsidR="00F3210D" w:rsidRPr="00F3210D" w:rsidRDefault="00F3210D" w:rsidP="00F3210D">
      <w:pPr>
        <w:jc w:val="both"/>
        <w:rPr>
          <w:lang w:eastAsia="x-none"/>
        </w:rPr>
      </w:pPr>
      <w:r w:rsidRPr="00F3210D">
        <w:rPr>
          <w:lang w:eastAsia="x-none"/>
        </w:rPr>
        <w:lastRenderedPageBreak/>
        <w:t xml:space="preserve">Η αξιολόγηση της συνάφειας μεταξύ </w:t>
      </w:r>
      <w:r w:rsidRPr="00F3210D">
        <w:rPr>
          <w:lang w:val="en-US" w:eastAsia="x-none"/>
        </w:rPr>
        <w:t>influencer</w:t>
      </w:r>
      <w:r w:rsidRPr="00F3210D">
        <w:rPr>
          <w:lang w:eastAsia="x-none"/>
        </w:rPr>
        <w:t xml:space="preserve"> και καμπάνιας βασίζεται στον συνδυασμό θεματολογικών χαρακτηριστικών, λέξεων-κλειδιών, συναισθηματικών δεικτών και ιστορικών δεδομένων απόδοσης. Ο μηχανισμός αυτός επιτρέπει:</w:t>
      </w:r>
    </w:p>
    <w:p w14:paraId="7DF66AB3" w14:textId="77777777" w:rsidR="00F3210D" w:rsidRPr="00F3210D" w:rsidRDefault="00F3210D" w:rsidP="00F3210D">
      <w:pPr>
        <w:numPr>
          <w:ilvl w:val="0"/>
          <w:numId w:val="56"/>
        </w:numPr>
        <w:jc w:val="both"/>
        <w:rPr>
          <w:lang w:eastAsia="x-none"/>
        </w:rPr>
      </w:pPr>
      <w:r w:rsidRPr="00F3210D">
        <w:rPr>
          <w:lang w:eastAsia="x-none"/>
        </w:rPr>
        <w:t xml:space="preserve">την καλύτερη αντιστοίχιση επιχειρήσεων με </w:t>
      </w:r>
      <w:r w:rsidRPr="00F3210D">
        <w:rPr>
          <w:lang w:val="en-US" w:eastAsia="x-none"/>
        </w:rPr>
        <w:t>influencers</w:t>
      </w:r>
      <w:r w:rsidRPr="00F3210D">
        <w:rPr>
          <w:lang w:eastAsia="x-none"/>
        </w:rPr>
        <w:t xml:space="preserve"> υψηλής συνάφειας,</w:t>
      </w:r>
    </w:p>
    <w:p w14:paraId="71685FCB" w14:textId="77777777" w:rsidR="00F3210D" w:rsidRPr="00F3210D" w:rsidRDefault="00F3210D" w:rsidP="00F3210D">
      <w:pPr>
        <w:numPr>
          <w:ilvl w:val="0"/>
          <w:numId w:val="56"/>
        </w:numPr>
        <w:jc w:val="both"/>
        <w:rPr>
          <w:lang w:eastAsia="x-none"/>
        </w:rPr>
      </w:pPr>
      <w:r w:rsidRPr="00F3210D">
        <w:rPr>
          <w:lang w:eastAsia="x-none"/>
        </w:rPr>
        <w:t xml:space="preserve">την υποστήριξη της απόφασης αποδοχής ή απόρριψης συνεργασιών από τους </w:t>
      </w:r>
      <w:r w:rsidRPr="00F3210D">
        <w:rPr>
          <w:lang w:val="en-US" w:eastAsia="x-none"/>
        </w:rPr>
        <w:t>influencers</w:t>
      </w:r>
      <w:r w:rsidRPr="00F3210D">
        <w:rPr>
          <w:lang w:eastAsia="x-none"/>
        </w:rPr>
        <w:t>,</w:t>
      </w:r>
    </w:p>
    <w:p w14:paraId="4C2FD7DF" w14:textId="77777777" w:rsidR="00F3210D" w:rsidRPr="00F3210D" w:rsidRDefault="00F3210D" w:rsidP="00F3210D">
      <w:pPr>
        <w:numPr>
          <w:ilvl w:val="0"/>
          <w:numId w:val="56"/>
        </w:numPr>
        <w:jc w:val="both"/>
        <w:rPr>
          <w:lang w:eastAsia="x-none"/>
        </w:rPr>
      </w:pPr>
      <w:r w:rsidRPr="00F3210D">
        <w:rPr>
          <w:lang w:eastAsia="x-none"/>
        </w:rPr>
        <w:t>τη βελτίωση της συνολικής ποιότητας των καμπανιών.</w:t>
      </w:r>
    </w:p>
    <w:p w14:paraId="4F9AB82E" w14:textId="6FC568AA" w:rsidR="00F3210D" w:rsidRPr="00F3210D" w:rsidRDefault="00F3210D" w:rsidP="003900A3">
      <w:pPr>
        <w:numPr>
          <w:ilvl w:val="0"/>
          <w:numId w:val="56"/>
        </w:numPr>
        <w:jc w:val="both"/>
        <w:rPr>
          <w:lang w:val="en-US" w:eastAsia="x-none"/>
        </w:rPr>
      </w:pPr>
      <w:r w:rsidRPr="00F3210D">
        <w:rPr>
          <w:lang w:val="en-US" w:eastAsia="x-none"/>
        </w:rPr>
        <w:t xml:space="preserve">Παραγωγή </w:t>
      </w:r>
      <w:r>
        <w:rPr>
          <w:lang w:eastAsia="x-none"/>
        </w:rPr>
        <w:t>α</w:t>
      </w:r>
      <w:r w:rsidRPr="00F3210D">
        <w:rPr>
          <w:lang w:val="en-US" w:eastAsia="x-none"/>
        </w:rPr>
        <w:t xml:space="preserve">ναφορών και </w:t>
      </w:r>
      <w:r>
        <w:rPr>
          <w:lang w:eastAsia="x-none"/>
        </w:rPr>
        <w:t>δ</w:t>
      </w:r>
      <w:r w:rsidRPr="00F3210D">
        <w:rPr>
          <w:lang w:val="en-US" w:eastAsia="x-none"/>
        </w:rPr>
        <w:t xml:space="preserve">εικτών </w:t>
      </w:r>
      <w:r>
        <w:rPr>
          <w:lang w:eastAsia="x-none"/>
        </w:rPr>
        <w:t>α</w:t>
      </w:r>
      <w:r w:rsidRPr="00F3210D">
        <w:rPr>
          <w:lang w:val="en-US" w:eastAsia="x-none"/>
        </w:rPr>
        <w:t>πόδοσης</w:t>
      </w:r>
    </w:p>
    <w:p w14:paraId="617023C9" w14:textId="2B9083FB" w:rsidR="00F3210D" w:rsidRDefault="00F3210D" w:rsidP="003900A3">
      <w:pPr>
        <w:spacing w:before="120" w:after="120"/>
        <w:jc w:val="both"/>
        <w:rPr>
          <w:lang w:eastAsia="x-none"/>
        </w:rPr>
      </w:pPr>
      <w:r w:rsidRPr="00F3210D">
        <w:rPr>
          <w:lang w:eastAsia="x-none"/>
        </w:rPr>
        <w:t xml:space="preserve">Τα αποτελέσματα των αλγοριθμικών αναλύσεων αποθηκεύονται ως παράγωγα δεδομένα στην οντότητα ανάλυσης περιεχομένου και αξιοποιούνται για την παραγωγή αναφορών απόδοσης. Οι αναφορές αυτές περιλαμβάνουν συνδυαστικά ποσοτικούς και ποιοτικούς δείκτες, όπως </w:t>
      </w:r>
      <w:r>
        <w:rPr>
          <w:lang w:eastAsia="x-none"/>
        </w:rPr>
        <w:t>αλληλεπίδραση</w:t>
      </w:r>
      <w:r w:rsidRPr="00F3210D">
        <w:rPr>
          <w:lang w:eastAsia="x-none"/>
        </w:rPr>
        <w:t xml:space="preserve">, </w:t>
      </w:r>
      <w:r w:rsidR="006B5606">
        <w:rPr>
          <w:lang w:eastAsia="x-none"/>
        </w:rPr>
        <w:t>βαθμολογία</w:t>
      </w:r>
      <w:r w:rsidR="003900A3">
        <w:rPr>
          <w:lang w:eastAsia="x-none"/>
        </w:rPr>
        <w:t xml:space="preserve"> συναισθήματος</w:t>
      </w:r>
      <w:r w:rsidRPr="00F3210D">
        <w:rPr>
          <w:lang w:eastAsia="x-none"/>
        </w:rPr>
        <w:t xml:space="preserve"> και εκτιμώμενο </w:t>
      </w:r>
      <w:r w:rsidRPr="00F3210D">
        <w:rPr>
          <w:lang w:val="en-US" w:eastAsia="x-none"/>
        </w:rPr>
        <w:t>ROI</w:t>
      </w:r>
      <w:r w:rsidRPr="00F3210D">
        <w:rPr>
          <w:lang w:eastAsia="x-none"/>
        </w:rPr>
        <w:t xml:space="preserve">. </w:t>
      </w:r>
    </w:p>
    <w:p w14:paraId="64790A36" w14:textId="5238A072" w:rsidR="00F3210D" w:rsidRPr="00F3210D" w:rsidRDefault="00F3210D" w:rsidP="003900A3">
      <w:pPr>
        <w:spacing w:before="120" w:after="120"/>
        <w:jc w:val="both"/>
        <w:rPr>
          <w:lang w:eastAsia="x-none"/>
        </w:rPr>
      </w:pPr>
      <w:r w:rsidRPr="00F3210D">
        <w:rPr>
          <w:lang w:eastAsia="x-none"/>
        </w:rPr>
        <w:t xml:space="preserve">Μέσω του </w:t>
      </w:r>
      <w:r w:rsidRPr="00F3210D">
        <w:rPr>
          <w:lang w:val="en-US" w:eastAsia="x-none"/>
        </w:rPr>
        <w:t>frontend</w:t>
      </w:r>
      <w:r w:rsidRPr="00F3210D">
        <w:rPr>
          <w:lang w:eastAsia="x-none"/>
        </w:rPr>
        <w:t xml:space="preserve">, οι χρήστες </w:t>
      </w:r>
      <w:r w:rsidRPr="00F3210D">
        <w:rPr>
          <w:lang w:val="en-US" w:eastAsia="x-none"/>
        </w:rPr>
        <w:t>business</w:t>
      </w:r>
      <w:r w:rsidRPr="00F3210D">
        <w:rPr>
          <w:lang w:eastAsia="x-none"/>
        </w:rPr>
        <w:t xml:space="preserve"> μπορούν να προβάλλουν τα αποτελέσματα σε μορφή γραφημάτων και συνοπτικών δεικτών, υποστηρίζοντας τη λήψη τεκμηριωμένων αποφάσεων.</w:t>
      </w:r>
    </w:p>
    <w:p w14:paraId="7145D905" w14:textId="57F90B6B" w:rsidR="00F3210D" w:rsidRDefault="00F3210D" w:rsidP="00A04CDC">
      <w:pPr>
        <w:jc w:val="both"/>
        <w:rPr>
          <w:lang w:eastAsia="x-none"/>
        </w:rPr>
      </w:pPr>
      <w:r w:rsidRPr="00F3210D">
        <w:rPr>
          <w:lang w:eastAsia="x-none"/>
        </w:rPr>
        <w:t xml:space="preserve">Η ενσωμάτωση των αλγορίθμων στο σύστημα πραγματοποιείται με τρόπο που διασφαλίζει τη διαφάνεια, την επεκτασιμότητα και τη λειτουργική συνοχή της πλατφόρμας. Οι αλγοριθμικοί μηχανισμοί λειτουργούν ως ανεξάρτητα υποσυστήματα ανάλυσης, τα οποία επικοινωνούν με το </w:t>
      </w:r>
      <w:r w:rsidRPr="00F3210D">
        <w:rPr>
          <w:lang w:val="en-US" w:eastAsia="x-none"/>
        </w:rPr>
        <w:t>backend</w:t>
      </w:r>
      <w:r w:rsidRPr="00F3210D">
        <w:rPr>
          <w:lang w:eastAsia="x-none"/>
        </w:rPr>
        <w:t xml:space="preserve"> μέσω σαφώς καθορισμένων διεπαφών, χωρίς να επηρεάζουν άμεσα τη ροή της εφαρμογής. Με τον τρόπο αυτό, η πλατφόρμα αξιοποιεί αποτελεσματικά τις έννοιες και τις τεχνικές που παρουσιάστηκαν στην πρώτη εργασία, μετατρέποντάς τες σε λειτουργικά και μετρήσιμα χαρακτηριστικά του πληροφοριακού συστήματος.</w:t>
      </w:r>
    </w:p>
    <w:p w14:paraId="621D1D53" w14:textId="77777777" w:rsidR="00A04CDC" w:rsidRDefault="00A04CDC" w:rsidP="00A04CDC">
      <w:pPr>
        <w:jc w:val="both"/>
        <w:rPr>
          <w:lang w:eastAsia="x-none"/>
        </w:rPr>
      </w:pPr>
    </w:p>
    <w:p w14:paraId="6CA7BAB6" w14:textId="2A642C75" w:rsidR="00A04CDC" w:rsidRPr="00D87DD1" w:rsidRDefault="00A04CDC" w:rsidP="00A04CDC">
      <w:pPr>
        <w:pStyle w:val="30"/>
        <w:numPr>
          <w:ilvl w:val="0"/>
          <w:numId w:val="0"/>
        </w:numPr>
        <w:spacing w:before="120" w:after="120" w:line="360" w:lineRule="auto"/>
        <w:jc w:val="both"/>
        <w:rPr>
          <w:ins w:id="3947" w:author="ΜΗΤΣΕΑΣ ΗΛΙΑΣ" w:date="2026-01-07T11:16:00Z" w16du:dateUtc="2026-01-07T09:16:00Z"/>
          <w:rFonts w:ascii="Times New Roman" w:hAnsi="Times New Roman"/>
          <w:sz w:val="24"/>
          <w:szCs w:val="24"/>
          <w:rPrChange w:id="3948" w:author="ΜΗΤΣΕΑΣ ΗΛΙΑΣ" w:date="2026-01-08T11:22:00Z" w16du:dateUtc="2026-01-08T09:22:00Z">
            <w:rPr>
              <w:ins w:id="3949" w:author="ΜΗΤΣΕΑΣ ΗΛΙΑΣ" w:date="2026-01-07T11:16:00Z" w16du:dateUtc="2026-01-07T09:16:00Z"/>
            </w:rPr>
          </w:rPrChange>
        </w:rPr>
        <w:pPrChange w:id="3950" w:author="ΜΗΤΣΕΑΣ ΗΛΙΑΣ" w:date="2026-01-08T11:21:00Z" w16du:dateUtc="2026-01-08T09:21:00Z">
          <w:pPr>
            <w:pStyle w:val="10"/>
            <w:spacing w:before="120" w:after="120" w:line="360" w:lineRule="auto"/>
            <w:jc w:val="both"/>
          </w:pPr>
        </w:pPrChange>
      </w:pPr>
      <w:bookmarkStart w:id="3951" w:name="_Toc218850235"/>
      <w:r>
        <w:rPr>
          <w:rFonts w:ascii="Times New Roman" w:hAnsi="Times New Roman"/>
          <w:sz w:val="24"/>
          <w:szCs w:val="24"/>
          <w:lang w:val="el-GR"/>
        </w:rPr>
        <w:t>5</w:t>
      </w:r>
      <w:ins w:id="3952" w:author="ΜΗΤΣΕΑΣ ΗΛΙΑΣ" w:date="2026-01-08T11:21:00Z" w16du:dateUtc="2026-01-08T09:21:00Z">
        <w:r w:rsidRPr="00D87DD1">
          <w:rPr>
            <w:rFonts w:ascii="Times New Roman" w:hAnsi="Times New Roman"/>
            <w:sz w:val="24"/>
            <w:szCs w:val="24"/>
            <w:lang w:val="el-GR"/>
            <w:rPrChange w:id="3953" w:author="ΜΗΤΣΕΑΣ ΗΛΙΑΣ" w:date="2026-01-08T11:22:00Z" w16du:dateUtc="2026-01-08T09:22:00Z">
              <w:rPr>
                <w:rFonts w:ascii="Times New Roman" w:hAnsi="Times New Roman"/>
                <w:sz w:val="28"/>
                <w:szCs w:val="28"/>
              </w:rPr>
            </w:rPrChange>
          </w:rPr>
          <w:t>.</w:t>
        </w:r>
      </w:ins>
      <w:r>
        <w:rPr>
          <w:rFonts w:ascii="Times New Roman" w:hAnsi="Times New Roman"/>
          <w:sz w:val="24"/>
          <w:szCs w:val="24"/>
          <w:lang w:val="el-GR"/>
        </w:rPr>
        <w:t>5</w:t>
      </w:r>
      <w:ins w:id="3954" w:author="ΜΗΤΣΕΑΣ ΗΛΙΑΣ" w:date="2026-01-08T11:21:00Z" w16du:dateUtc="2026-01-08T09:21:00Z">
        <w:r w:rsidRPr="00D87DD1">
          <w:rPr>
            <w:rFonts w:ascii="Times New Roman" w:hAnsi="Times New Roman"/>
            <w:sz w:val="24"/>
            <w:szCs w:val="24"/>
            <w:lang w:val="el-GR"/>
            <w:rPrChange w:id="3955" w:author="ΜΗΤΣΕΑΣ ΗΛΙΑΣ" w:date="2026-01-08T11:22:00Z" w16du:dateUtc="2026-01-08T09:22:00Z">
              <w:rPr>
                <w:rFonts w:ascii="Times New Roman" w:hAnsi="Times New Roman"/>
                <w:sz w:val="28"/>
                <w:szCs w:val="28"/>
              </w:rPr>
            </w:rPrChange>
          </w:rPr>
          <w:t xml:space="preserve">.1 </w:t>
        </w:r>
      </w:ins>
      <w:r>
        <w:rPr>
          <w:rFonts w:ascii="Times New Roman" w:hAnsi="Times New Roman"/>
          <w:sz w:val="24"/>
          <w:szCs w:val="24"/>
          <w:lang w:val="el-GR"/>
        </w:rPr>
        <w:t>Μαθηματική Περιγραφή Βασικών Δεικτών</w:t>
      </w:r>
      <w:bookmarkEnd w:id="3951"/>
    </w:p>
    <w:p w14:paraId="1CC4DCDB" w14:textId="535C086C" w:rsidR="00A04CDC" w:rsidRPr="00A04CDC" w:rsidRDefault="00A04CDC" w:rsidP="00A04CDC">
      <w:pPr>
        <w:spacing w:before="120" w:after="120"/>
        <w:jc w:val="both"/>
        <w:rPr>
          <w:lang w:eastAsia="x-none"/>
        </w:rPr>
      </w:pPr>
      <w:r w:rsidRPr="00A04CDC">
        <w:rPr>
          <w:lang w:eastAsia="x-none"/>
        </w:rPr>
        <w:t>Στην παρούσα ενότητα παρουσιάζονται ενδεικτικοί μαθηματικοί τύποι που χρησιμοποιούνται για τον υπολογισμό των βασικών δεικτών απόδοσης της πλατφόρμας. Οι τύποι αυτοί αποτυπώνουν τη λογική λειτουργίας των αλγορίθμων και δεν αποσκοπούν στην πλήρη μαθηματική ανάλυση των μοντέλων, αλλά στην κατανόηση του τρόπου υπολογισμού των δεικτών.</w:t>
      </w:r>
    </w:p>
    <w:p w14:paraId="47596F63" w14:textId="78964990" w:rsidR="00A04CDC" w:rsidRPr="00A04CDC" w:rsidRDefault="00A04CDC" w:rsidP="00A04CDC">
      <w:pPr>
        <w:jc w:val="both"/>
        <w:rPr>
          <w:lang w:eastAsia="x-none"/>
        </w:rPr>
      </w:pPr>
      <w:r w:rsidRPr="00A04CDC">
        <w:rPr>
          <w:lang w:eastAsia="x-none"/>
        </w:rPr>
        <w:t xml:space="preserve">Ο δείκτης </w:t>
      </w:r>
      <w:r>
        <w:rPr>
          <w:lang w:eastAsia="x-none"/>
        </w:rPr>
        <w:t xml:space="preserve">αλληλεπίδρασης </w:t>
      </w:r>
      <w:r w:rsidRPr="00A04CDC">
        <w:rPr>
          <w:lang w:eastAsia="x-none"/>
        </w:rPr>
        <w:t xml:space="preserve">εκφράζει τον βαθμό αλληλεπίδρασης του κοινού με το περιεχόμενο ενός </w:t>
      </w:r>
      <w:r w:rsidRPr="00A04CDC">
        <w:rPr>
          <w:lang w:val="en-US" w:eastAsia="x-none"/>
        </w:rPr>
        <w:t>influencer</w:t>
      </w:r>
      <w:r w:rsidRPr="00A04CDC">
        <w:rPr>
          <w:lang w:eastAsia="x-none"/>
        </w:rPr>
        <w:t xml:space="preserve"> και υπολογίζεται ως συνάρτηση των βασικών ενεργειών αλληλεπίδρασης:</w:t>
      </w:r>
    </w:p>
    <w:p w14:paraId="4D12FAC9" w14:textId="2BF7D9C4" w:rsidR="00A04CDC" w:rsidRPr="00A04CDC" w:rsidRDefault="00A04CDC" w:rsidP="00A04CDC">
      <w:pPr>
        <w:jc w:val="both"/>
        <w:rPr>
          <w:lang w:eastAsia="x-none"/>
        </w:rPr>
      </w:pPr>
      <m:oMathPara>
        <m:oMath>
          <m:r>
            <w:rPr>
              <w:rFonts w:ascii="Cambria Math" w:hAnsi="Cambria Math"/>
              <w:lang w:val="en-US" w:eastAsia="x-none"/>
            </w:rPr>
            <m:t>Engagement=</m:t>
          </m:r>
          <m:f>
            <m:fPr>
              <m:ctrlPr>
                <w:rPr>
                  <w:rFonts w:ascii="Cambria Math" w:hAnsi="Cambria Math"/>
                  <w:lang w:val="en-US" w:eastAsia="x-none"/>
                </w:rPr>
              </m:ctrlPr>
            </m:fPr>
            <m:num>
              <m:r>
                <w:rPr>
                  <w:rFonts w:ascii="Cambria Math" w:hAnsi="Cambria Math"/>
                  <w:lang w:val="en-US" w:eastAsia="x-none"/>
                </w:rPr>
                <m:t>Likes+Comments+Shares</m:t>
              </m:r>
            </m:num>
            <m:den>
              <m:r>
                <w:rPr>
                  <w:rFonts w:ascii="Cambria Math" w:hAnsi="Cambria Math"/>
                  <w:lang w:val="en-US" w:eastAsia="x-none"/>
                </w:rPr>
                <m:t>Followers</m:t>
              </m:r>
            </m:den>
          </m:f>
        </m:oMath>
      </m:oMathPara>
    </w:p>
    <w:p w14:paraId="48A1B414" w14:textId="4706E7F0" w:rsidR="00A04CDC" w:rsidRPr="00A04CDC" w:rsidRDefault="00A04CDC" w:rsidP="00A04CDC">
      <w:pPr>
        <w:spacing w:after="120"/>
        <w:jc w:val="both"/>
        <w:rPr>
          <w:lang w:eastAsia="x-none"/>
        </w:rPr>
      </w:pPr>
      <w:r w:rsidRPr="00A04CDC">
        <w:rPr>
          <w:lang w:eastAsia="x-none"/>
        </w:rPr>
        <w:t xml:space="preserve">Ο δείκτης αυτός επιτρέπει τη σύγκριση απόδοσης μεταξύ διαφορετικών </w:t>
      </w:r>
      <w:r w:rsidRPr="00A04CDC">
        <w:rPr>
          <w:lang w:val="en-US" w:eastAsia="x-none"/>
        </w:rPr>
        <w:t>influencers</w:t>
      </w:r>
      <w:r w:rsidRPr="00A04CDC">
        <w:rPr>
          <w:lang w:eastAsia="x-none"/>
        </w:rPr>
        <w:t xml:space="preserve"> και καμπανιών, ανεξάρτητα από το μέγεθος του κοινού.</w:t>
      </w:r>
    </w:p>
    <w:p w14:paraId="7E863622" w14:textId="77777777" w:rsidR="00A04CDC" w:rsidRPr="00A04CDC" w:rsidRDefault="00A04CDC" w:rsidP="00A04CDC">
      <w:pPr>
        <w:jc w:val="both"/>
        <w:rPr>
          <w:lang w:eastAsia="x-none"/>
        </w:rPr>
      </w:pPr>
      <w:r w:rsidRPr="00A04CDC">
        <w:rPr>
          <w:lang w:eastAsia="x-none"/>
        </w:rPr>
        <w:t>Ο δείκτης συναισθήματος προκύπτει από την ανάλυση των σχολίων και του περιεχομένου των αναρτήσεων και εκφράζει τη συνολική συναισθηματική τάση του κοινού:</w:t>
      </w:r>
    </w:p>
    <w:p w14:paraId="7DD7B281" w14:textId="6EFCBF3F" w:rsidR="00A04CDC" w:rsidRPr="00A04CDC" w:rsidRDefault="00A04CDC" w:rsidP="00A04CDC">
      <w:pPr>
        <w:jc w:val="both"/>
        <w:rPr>
          <w:lang w:eastAsia="x-none"/>
        </w:rPr>
      </w:pPr>
      <m:oMathPara>
        <m:oMath>
          <m:r>
            <w:rPr>
              <w:rFonts w:ascii="Cambria Math" w:hAnsi="Cambria Math"/>
              <w:lang w:val="en-US" w:eastAsia="x-none"/>
            </w:rPr>
            <m:t>SentimentScore=</m:t>
          </m:r>
          <m:f>
            <m:fPr>
              <m:ctrlPr>
                <w:rPr>
                  <w:rFonts w:ascii="Cambria Math" w:hAnsi="Cambria Math"/>
                  <w:lang w:val="en-US" w:eastAsia="x-none"/>
                </w:rPr>
              </m:ctrlPr>
            </m:fPr>
            <m:num>
              <m:r>
                <w:rPr>
                  <w:rFonts w:ascii="Cambria Math" w:hAnsi="Cambria Math"/>
                  <w:lang w:val="en-US" w:eastAsia="x-none"/>
                </w:rPr>
                <m:t>Positive-Negative</m:t>
              </m:r>
            </m:num>
            <m:den>
              <m:r>
                <w:rPr>
                  <w:rFonts w:ascii="Cambria Math" w:hAnsi="Cambria Math"/>
                  <w:lang w:val="en-US" w:eastAsia="x-none"/>
                </w:rPr>
                <m:t>Total</m:t>
              </m:r>
            </m:den>
          </m:f>
        </m:oMath>
      </m:oMathPara>
    </w:p>
    <w:p w14:paraId="56E7FE51" w14:textId="77777777" w:rsidR="00A04CDC" w:rsidRPr="00A04CDC" w:rsidRDefault="00A04CDC" w:rsidP="00A04CDC">
      <w:pPr>
        <w:jc w:val="both"/>
        <w:rPr>
          <w:lang w:val="en-US" w:eastAsia="x-none"/>
        </w:rPr>
      </w:pPr>
      <w:r w:rsidRPr="00A04CDC">
        <w:rPr>
          <w:lang w:val="en-US" w:eastAsia="x-none"/>
        </w:rPr>
        <w:t>όπ</w:t>
      </w:r>
      <w:proofErr w:type="spellStart"/>
      <w:r w:rsidRPr="00A04CDC">
        <w:rPr>
          <w:lang w:val="en-US" w:eastAsia="x-none"/>
        </w:rPr>
        <w:t>ου</w:t>
      </w:r>
      <w:proofErr w:type="spellEnd"/>
      <w:r w:rsidRPr="00A04CDC">
        <w:rPr>
          <w:lang w:val="en-US" w:eastAsia="x-none"/>
        </w:rPr>
        <w:t>:</w:t>
      </w:r>
    </w:p>
    <w:p w14:paraId="1D144238" w14:textId="77777777" w:rsidR="00A04CDC" w:rsidRPr="00A04CDC" w:rsidRDefault="00A04CDC" w:rsidP="00A04CDC">
      <w:pPr>
        <w:numPr>
          <w:ilvl w:val="0"/>
          <w:numId w:val="57"/>
        </w:numPr>
        <w:jc w:val="both"/>
        <w:rPr>
          <w:lang w:eastAsia="x-none"/>
        </w:rPr>
      </w:pPr>
      <w:r w:rsidRPr="00A04CDC">
        <w:rPr>
          <w:lang w:val="en-US" w:eastAsia="x-none"/>
        </w:rPr>
        <w:t>Positive</w:t>
      </w:r>
      <w:r w:rsidRPr="00A04CDC">
        <w:rPr>
          <w:lang w:eastAsia="x-none"/>
        </w:rPr>
        <w:t xml:space="preserve"> ο αριθμός θετικών σχολίων,</w:t>
      </w:r>
    </w:p>
    <w:p w14:paraId="2D3D1B30" w14:textId="77777777" w:rsidR="00A04CDC" w:rsidRPr="00A04CDC" w:rsidRDefault="00A04CDC" w:rsidP="00A04CDC">
      <w:pPr>
        <w:numPr>
          <w:ilvl w:val="0"/>
          <w:numId w:val="57"/>
        </w:numPr>
        <w:jc w:val="both"/>
        <w:rPr>
          <w:lang w:eastAsia="x-none"/>
        </w:rPr>
      </w:pPr>
      <w:r w:rsidRPr="00A04CDC">
        <w:rPr>
          <w:lang w:val="en-US" w:eastAsia="x-none"/>
        </w:rPr>
        <w:t>Negative</w:t>
      </w:r>
      <w:r w:rsidRPr="00A04CDC">
        <w:rPr>
          <w:lang w:eastAsia="x-none"/>
        </w:rPr>
        <w:t xml:space="preserve"> ο αριθμός αρνητικών σχολίων,</w:t>
      </w:r>
    </w:p>
    <w:p w14:paraId="1C48C6CC" w14:textId="77777777" w:rsidR="00A04CDC" w:rsidRPr="00A04CDC" w:rsidRDefault="00A04CDC" w:rsidP="00A04CDC">
      <w:pPr>
        <w:numPr>
          <w:ilvl w:val="0"/>
          <w:numId w:val="57"/>
        </w:numPr>
        <w:jc w:val="both"/>
        <w:rPr>
          <w:lang w:eastAsia="x-none"/>
        </w:rPr>
      </w:pPr>
      <w:r w:rsidRPr="00A04CDC">
        <w:rPr>
          <w:lang w:val="en-US" w:eastAsia="x-none"/>
        </w:rPr>
        <w:t>Total</w:t>
      </w:r>
      <w:r w:rsidRPr="00A04CDC">
        <w:rPr>
          <w:lang w:eastAsia="x-none"/>
        </w:rPr>
        <w:t xml:space="preserve"> το συνολικό πλήθος σχολίων.</w:t>
      </w:r>
    </w:p>
    <w:p w14:paraId="2EFF4917" w14:textId="569593B9" w:rsidR="00A04CDC" w:rsidRPr="00A04CDC" w:rsidRDefault="00A04CDC" w:rsidP="00A04CDC">
      <w:pPr>
        <w:spacing w:before="120" w:after="120"/>
        <w:jc w:val="both"/>
        <w:rPr>
          <w:lang w:eastAsia="x-none"/>
        </w:rPr>
      </w:pPr>
      <w:r w:rsidRPr="00A04CDC">
        <w:rPr>
          <w:lang w:eastAsia="x-none"/>
        </w:rPr>
        <w:lastRenderedPageBreak/>
        <w:t xml:space="preserve">Η τιμή του δείκτη κυμαίνεται στο διάστημα </w:t>
      </w:r>
      <m:oMath>
        <m:d>
          <m:dPr>
            <m:begChr m:val="["/>
            <m:endChr m:val="]"/>
            <m:ctrlPr>
              <w:rPr>
                <w:rFonts w:ascii="Cambria Math" w:hAnsi="Cambria Math"/>
                <w:lang w:val="en-US" w:eastAsia="x-none"/>
              </w:rPr>
            </m:ctrlPr>
          </m:dPr>
          <m:e>
            <m:r>
              <w:rPr>
                <w:rFonts w:ascii="Cambria Math" w:hAnsi="Cambria Math"/>
                <w:lang w:eastAsia="x-none"/>
              </w:rPr>
              <m:t>-1,1</m:t>
            </m:r>
          </m:e>
        </m:d>
      </m:oMath>
      <w:r w:rsidRPr="00A04CDC">
        <w:rPr>
          <w:lang w:eastAsia="x-none"/>
        </w:rPr>
        <w:t>, όπου θετικές τιμές υποδηλώνουν θετική αποδοχή.</w:t>
      </w:r>
    </w:p>
    <w:p w14:paraId="60A657B9" w14:textId="77777777" w:rsidR="00A04CDC" w:rsidRPr="00A04CDC" w:rsidRDefault="00A04CDC" w:rsidP="00A04CDC">
      <w:pPr>
        <w:jc w:val="both"/>
        <w:rPr>
          <w:lang w:eastAsia="x-none"/>
        </w:rPr>
      </w:pPr>
      <w:r w:rsidRPr="00A04CDC">
        <w:rPr>
          <w:lang w:eastAsia="x-none"/>
        </w:rPr>
        <w:t xml:space="preserve">Ο δείκτης συνάφειας εκφράζει τον βαθμό αντιστοίχισης μεταξύ των χαρακτηριστικών μιας καμπάνιας και του προφίλ ενός </w:t>
      </w:r>
      <w:r w:rsidRPr="00A04CDC">
        <w:rPr>
          <w:lang w:val="en-US" w:eastAsia="x-none"/>
        </w:rPr>
        <w:t>influencer</w:t>
      </w:r>
      <w:r w:rsidRPr="00A04CDC">
        <w:rPr>
          <w:lang w:eastAsia="x-none"/>
        </w:rPr>
        <w:t xml:space="preserve"> και υπολογίζεται ως σταθμισμένος συνδυασμός επιμέρους δεικτών:</w:t>
      </w:r>
    </w:p>
    <w:p w14:paraId="6880390F" w14:textId="7DE6928C" w:rsidR="00A04CDC" w:rsidRPr="00A04CDC" w:rsidRDefault="00A04CDC" w:rsidP="00A04CDC">
      <w:pPr>
        <w:jc w:val="both"/>
        <w:rPr>
          <w:lang w:eastAsia="x-none"/>
        </w:rPr>
      </w:pPr>
      <m:oMathPara>
        <m:oMath>
          <m:r>
            <w:rPr>
              <w:rFonts w:ascii="Cambria Math" w:hAnsi="Cambria Math"/>
              <w:lang w:val="en-US" w:eastAsia="x-none"/>
            </w:rPr>
            <m:t>RelevanceScore=</m:t>
          </m:r>
          <m:sSub>
            <m:sSubPr>
              <m:ctrlPr>
                <w:rPr>
                  <w:rFonts w:ascii="Cambria Math" w:hAnsi="Cambria Math"/>
                  <w:lang w:val="en-US" w:eastAsia="x-none"/>
                </w:rPr>
              </m:ctrlPr>
            </m:sSubPr>
            <m:e>
              <m:r>
                <w:rPr>
                  <w:rFonts w:ascii="Cambria Math" w:hAnsi="Cambria Math"/>
                  <w:lang w:val="en-US" w:eastAsia="x-none"/>
                </w:rPr>
                <m:t>w</m:t>
              </m:r>
            </m:e>
            <m:sub>
              <m:r>
                <w:rPr>
                  <w:rFonts w:ascii="Cambria Math" w:hAnsi="Cambria Math"/>
                  <w:lang w:val="en-US" w:eastAsia="x-none"/>
                </w:rPr>
                <m:t>1</m:t>
              </m:r>
            </m:sub>
          </m:sSub>
          <m:r>
            <w:rPr>
              <w:rFonts w:ascii="Cambria Math" w:hAnsi="Cambria Math"/>
              <w:lang w:val="en-US" w:eastAsia="x-none"/>
            </w:rPr>
            <m:t>⋅TopicMatch+</m:t>
          </m:r>
          <m:sSub>
            <m:sSubPr>
              <m:ctrlPr>
                <w:rPr>
                  <w:rFonts w:ascii="Cambria Math" w:hAnsi="Cambria Math"/>
                  <w:lang w:val="en-US" w:eastAsia="x-none"/>
                </w:rPr>
              </m:ctrlPr>
            </m:sSubPr>
            <m:e>
              <m:r>
                <w:rPr>
                  <w:rFonts w:ascii="Cambria Math" w:hAnsi="Cambria Math"/>
                  <w:lang w:val="en-US" w:eastAsia="x-none"/>
                </w:rPr>
                <m:t>w</m:t>
              </m:r>
            </m:e>
            <m:sub>
              <m:r>
                <w:rPr>
                  <w:rFonts w:ascii="Cambria Math" w:hAnsi="Cambria Math"/>
                  <w:lang w:val="en-US" w:eastAsia="x-none"/>
                </w:rPr>
                <m:t>2</m:t>
              </m:r>
            </m:sub>
          </m:sSub>
          <m:r>
            <w:rPr>
              <w:rFonts w:ascii="Cambria Math" w:hAnsi="Cambria Math"/>
              <w:lang w:val="en-US" w:eastAsia="x-none"/>
            </w:rPr>
            <m:t>⋅Engagement+</m:t>
          </m:r>
          <m:sSub>
            <m:sSubPr>
              <m:ctrlPr>
                <w:rPr>
                  <w:rFonts w:ascii="Cambria Math" w:hAnsi="Cambria Math"/>
                  <w:lang w:val="en-US" w:eastAsia="x-none"/>
                </w:rPr>
              </m:ctrlPr>
            </m:sSubPr>
            <m:e>
              <m:r>
                <w:rPr>
                  <w:rFonts w:ascii="Cambria Math" w:hAnsi="Cambria Math"/>
                  <w:lang w:val="en-US" w:eastAsia="x-none"/>
                </w:rPr>
                <m:t>w</m:t>
              </m:r>
            </m:e>
            <m:sub>
              <m:r>
                <w:rPr>
                  <w:rFonts w:ascii="Cambria Math" w:hAnsi="Cambria Math"/>
                  <w:lang w:val="en-US" w:eastAsia="x-none"/>
                </w:rPr>
                <m:t>3</m:t>
              </m:r>
            </m:sub>
          </m:sSub>
          <m:r>
            <w:rPr>
              <w:rFonts w:ascii="Cambria Math" w:hAnsi="Cambria Math"/>
              <w:lang w:val="en-US" w:eastAsia="x-none"/>
            </w:rPr>
            <m:t>⋅SentimentScore</m:t>
          </m:r>
        </m:oMath>
      </m:oMathPara>
    </w:p>
    <w:p w14:paraId="1A19E106" w14:textId="77777777" w:rsidR="00A04CDC" w:rsidRPr="00A04CDC" w:rsidRDefault="00A04CDC" w:rsidP="00A04CDC">
      <w:pPr>
        <w:jc w:val="both"/>
        <w:rPr>
          <w:lang w:val="en-US" w:eastAsia="x-none"/>
        </w:rPr>
      </w:pPr>
      <w:r w:rsidRPr="00A04CDC">
        <w:rPr>
          <w:lang w:val="en-US" w:eastAsia="x-none"/>
        </w:rPr>
        <w:t>όπ</w:t>
      </w:r>
      <w:proofErr w:type="spellStart"/>
      <w:r w:rsidRPr="00A04CDC">
        <w:rPr>
          <w:lang w:val="en-US" w:eastAsia="x-none"/>
        </w:rPr>
        <w:t>ου</w:t>
      </w:r>
      <w:proofErr w:type="spellEnd"/>
      <w:r w:rsidRPr="00A04CDC">
        <w:rPr>
          <w:lang w:val="en-US" w:eastAsia="x-none"/>
        </w:rPr>
        <w:t>:</w:t>
      </w:r>
    </w:p>
    <w:p w14:paraId="6DDA5E39" w14:textId="77777777" w:rsidR="00A04CDC" w:rsidRPr="00A04CDC" w:rsidRDefault="00A04CDC" w:rsidP="00A04CDC">
      <w:pPr>
        <w:numPr>
          <w:ilvl w:val="0"/>
          <w:numId w:val="58"/>
        </w:numPr>
        <w:jc w:val="both"/>
        <w:rPr>
          <w:lang w:eastAsia="x-none"/>
        </w:rPr>
      </w:pPr>
      <w:proofErr w:type="spellStart"/>
      <w:r w:rsidRPr="00A04CDC">
        <w:rPr>
          <w:lang w:val="en-US" w:eastAsia="x-none"/>
        </w:rPr>
        <w:t>TopicMatch</w:t>
      </w:r>
      <w:proofErr w:type="spellEnd"/>
      <w:r w:rsidRPr="00A04CDC">
        <w:rPr>
          <w:lang w:eastAsia="x-none"/>
        </w:rPr>
        <w:t xml:space="preserve"> εκφράζει τη θεματική συνάφεια (π.χ. μέσω λέξεων-κλειδιών),</w:t>
      </w:r>
    </w:p>
    <w:p w14:paraId="6D5D8FA4" w14:textId="622CB6B7" w:rsidR="00A04CDC" w:rsidRPr="00A04CDC" w:rsidRDefault="00A04CDC" w:rsidP="00A04CDC">
      <w:pPr>
        <w:numPr>
          <w:ilvl w:val="0"/>
          <w:numId w:val="58"/>
        </w:numPr>
        <w:jc w:val="both"/>
        <w:rPr>
          <w:lang w:eastAsia="x-none"/>
        </w:rPr>
      </w:pPr>
      <w:r w:rsidRPr="00A04CDC">
        <w:rPr>
          <w:lang w:val="en-US" w:eastAsia="x-none"/>
        </w:rPr>
        <w:t>w</w:t>
      </w:r>
      <w:r w:rsidRPr="00A04CDC">
        <w:rPr>
          <w:lang w:eastAsia="x-none"/>
        </w:rPr>
        <w:t xml:space="preserve">₁, </w:t>
      </w:r>
      <w:r w:rsidRPr="00A04CDC">
        <w:rPr>
          <w:lang w:val="en-US" w:eastAsia="x-none"/>
        </w:rPr>
        <w:t>w</w:t>
      </w:r>
      <w:r w:rsidRPr="00A04CDC">
        <w:rPr>
          <w:lang w:eastAsia="x-none"/>
        </w:rPr>
        <w:t xml:space="preserve">₂, </w:t>
      </w:r>
      <w:r w:rsidRPr="00A04CDC">
        <w:rPr>
          <w:lang w:val="en-US" w:eastAsia="x-none"/>
        </w:rPr>
        <w:t>w</w:t>
      </w:r>
      <w:r w:rsidRPr="00A04CDC">
        <w:rPr>
          <w:lang w:eastAsia="x-none"/>
        </w:rPr>
        <w:t xml:space="preserve">₃ είναι συντελεστές βαρύτητας με </w:t>
      </w:r>
      <m:oMath>
        <m:sSub>
          <m:sSubPr>
            <m:ctrlPr>
              <w:rPr>
                <w:rFonts w:ascii="Cambria Math" w:hAnsi="Cambria Math"/>
                <w:lang w:val="en-US" w:eastAsia="x-none"/>
              </w:rPr>
            </m:ctrlPr>
          </m:sSubPr>
          <m:e>
            <m:r>
              <m:rPr>
                <m:sty m:val="p"/>
              </m:rPr>
              <w:rPr>
                <w:rFonts w:ascii="Cambria Math" w:hAnsi="Cambria Math"/>
                <w:lang w:val="en-US" w:eastAsia="x-none"/>
              </w:rPr>
              <m:t>w</m:t>
            </m:r>
          </m:e>
          <m:sub>
            <m:r>
              <m:rPr>
                <m:sty m:val="p"/>
              </m:rPr>
              <w:rPr>
                <w:rFonts w:ascii="Cambria Math" w:hAnsi="Cambria Math"/>
                <w:lang w:eastAsia="x-none"/>
              </w:rPr>
              <m:t>1</m:t>
            </m:r>
          </m:sub>
        </m:sSub>
        <m:r>
          <m:rPr>
            <m:sty m:val="p"/>
          </m:rPr>
          <w:rPr>
            <w:rFonts w:ascii="Cambria Math" w:hAnsi="Cambria Math"/>
            <w:lang w:eastAsia="x-none"/>
          </w:rPr>
          <m:t>+</m:t>
        </m:r>
        <m:sSub>
          <m:sSubPr>
            <m:ctrlPr>
              <w:rPr>
                <w:rFonts w:ascii="Cambria Math" w:hAnsi="Cambria Math"/>
                <w:lang w:val="en-US" w:eastAsia="x-none"/>
              </w:rPr>
            </m:ctrlPr>
          </m:sSubPr>
          <m:e>
            <m:r>
              <m:rPr>
                <m:sty m:val="p"/>
              </m:rPr>
              <w:rPr>
                <w:rFonts w:ascii="Cambria Math" w:hAnsi="Cambria Math"/>
                <w:lang w:val="en-US" w:eastAsia="x-none"/>
              </w:rPr>
              <m:t>w</m:t>
            </m:r>
          </m:e>
          <m:sub>
            <m:r>
              <m:rPr>
                <m:sty m:val="p"/>
              </m:rPr>
              <w:rPr>
                <w:rFonts w:ascii="Cambria Math" w:hAnsi="Cambria Math"/>
                <w:lang w:eastAsia="x-none"/>
              </w:rPr>
              <m:t>2</m:t>
            </m:r>
          </m:sub>
        </m:sSub>
        <m:r>
          <m:rPr>
            <m:sty m:val="p"/>
          </m:rPr>
          <w:rPr>
            <w:rFonts w:ascii="Cambria Math" w:hAnsi="Cambria Math"/>
            <w:lang w:eastAsia="x-none"/>
          </w:rPr>
          <m:t>+</m:t>
        </m:r>
        <m:sSub>
          <m:sSubPr>
            <m:ctrlPr>
              <w:rPr>
                <w:rFonts w:ascii="Cambria Math" w:hAnsi="Cambria Math"/>
                <w:lang w:val="en-US" w:eastAsia="x-none"/>
              </w:rPr>
            </m:ctrlPr>
          </m:sSubPr>
          <m:e>
            <m:r>
              <m:rPr>
                <m:sty m:val="p"/>
              </m:rPr>
              <w:rPr>
                <w:rFonts w:ascii="Cambria Math" w:hAnsi="Cambria Math"/>
                <w:lang w:val="en-US" w:eastAsia="x-none"/>
              </w:rPr>
              <m:t>w</m:t>
            </m:r>
          </m:e>
          <m:sub>
            <m:r>
              <m:rPr>
                <m:sty m:val="p"/>
              </m:rPr>
              <w:rPr>
                <w:rFonts w:ascii="Cambria Math" w:hAnsi="Cambria Math"/>
                <w:lang w:eastAsia="x-none"/>
              </w:rPr>
              <m:t>3</m:t>
            </m:r>
          </m:sub>
        </m:sSub>
        <m:r>
          <m:rPr>
            <m:sty m:val="p"/>
          </m:rPr>
          <w:rPr>
            <w:rFonts w:ascii="Cambria Math" w:hAnsi="Cambria Math"/>
            <w:lang w:eastAsia="x-none"/>
          </w:rPr>
          <m:t>=1</m:t>
        </m:r>
      </m:oMath>
      <w:r w:rsidRPr="00A04CDC">
        <w:rPr>
          <w:lang w:eastAsia="x-none"/>
        </w:rPr>
        <w:t>.</w:t>
      </w:r>
    </w:p>
    <w:p w14:paraId="395C65D0" w14:textId="77777777" w:rsidR="00A04CDC" w:rsidRPr="00A04CDC" w:rsidRDefault="00A04CDC" w:rsidP="007E31FF">
      <w:pPr>
        <w:spacing w:after="120"/>
        <w:jc w:val="both"/>
        <w:rPr>
          <w:lang w:eastAsia="x-none"/>
        </w:rPr>
      </w:pPr>
      <w:r w:rsidRPr="00A04CDC">
        <w:rPr>
          <w:lang w:eastAsia="x-none"/>
        </w:rPr>
        <w:t xml:space="preserve">Ο δείκτης αυτός χρησιμοποιείται για την κατάταξη των </w:t>
      </w:r>
      <w:r w:rsidRPr="00A04CDC">
        <w:rPr>
          <w:lang w:val="en-US" w:eastAsia="x-none"/>
        </w:rPr>
        <w:t>influencers</w:t>
      </w:r>
      <w:r w:rsidRPr="00A04CDC">
        <w:rPr>
          <w:lang w:eastAsia="x-none"/>
        </w:rPr>
        <w:t xml:space="preserve"> και τη βελτιστοποίηση της διαδικασίας αντιστοίχισης.</w:t>
      </w:r>
    </w:p>
    <w:p w14:paraId="783CAE2D" w14:textId="77777777" w:rsidR="00A04CDC" w:rsidRPr="00A04CDC" w:rsidRDefault="00A04CDC" w:rsidP="00A04CDC">
      <w:pPr>
        <w:jc w:val="both"/>
        <w:rPr>
          <w:lang w:eastAsia="x-none"/>
        </w:rPr>
      </w:pPr>
      <w:r w:rsidRPr="00A04CDC">
        <w:rPr>
          <w:lang w:eastAsia="x-none"/>
        </w:rPr>
        <w:t xml:space="preserve">Η απόδοση επένδυσης μιας καμπάνιας εκφράζεται μέσω του δείκτη </w:t>
      </w:r>
      <w:r w:rsidRPr="00A04CDC">
        <w:rPr>
          <w:lang w:val="en-US" w:eastAsia="x-none"/>
        </w:rPr>
        <w:t>ROI</w:t>
      </w:r>
      <w:r w:rsidRPr="00A04CDC">
        <w:rPr>
          <w:lang w:eastAsia="x-none"/>
        </w:rPr>
        <w:t>, ο οποίος υπολογίζεται ως:</w:t>
      </w:r>
    </w:p>
    <w:p w14:paraId="4AF2F5D3" w14:textId="514FDE8C" w:rsidR="00A04CDC" w:rsidRPr="00A04CDC" w:rsidRDefault="00A04CDC" w:rsidP="00A04CDC">
      <w:pPr>
        <w:jc w:val="both"/>
        <w:rPr>
          <w:lang w:eastAsia="x-none"/>
        </w:rPr>
      </w:pPr>
      <m:oMathPara>
        <m:oMath>
          <m:r>
            <w:rPr>
              <w:rFonts w:ascii="Cambria Math" w:hAnsi="Cambria Math"/>
              <w:lang w:val="en-US" w:eastAsia="x-none"/>
            </w:rPr>
            <m:t>ROI=</m:t>
          </m:r>
          <m:f>
            <m:fPr>
              <m:ctrlPr>
                <w:rPr>
                  <w:rFonts w:ascii="Cambria Math" w:hAnsi="Cambria Math"/>
                  <w:lang w:val="en-US" w:eastAsia="x-none"/>
                </w:rPr>
              </m:ctrlPr>
            </m:fPr>
            <m:num>
              <m:r>
                <w:rPr>
                  <w:rFonts w:ascii="Cambria Math" w:hAnsi="Cambria Math"/>
                  <w:lang w:val="en-US" w:eastAsia="x-none"/>
                </w:rPr>
                <m:t>Revenue-Cost</m:t>
              </m:r>
            </m:num>
            <m:den>
              <m:r>
                <w:rPr>
                  <w:rFonts w:ascii="Cambria Math" w:hAnsi="Cambria Math"/>
                  <w:lang w:val="en-US" w:eastAsia="x-none"/>
                </w:rPr>
                <m:t>Cost</m:t>
              </m:r>
            </m:den>
          </m:f>
        </m:oMath>
      </m:oMathPara>
    </w:p>
    <w:p w14:paraId="65CD74B2" w14:textId="77777777" w:rsidR="00A04CDC" w:rsidRPr="00A04CDC" w:rsidRDefault="00A04CDC" w:rsidP="00A04CDC">
      <w:pPr>
        <w:jc w:val="both"/>
        <w:rPr>
          <w:lang w:eastAsia="x-none"/>
        </w:rPr>
      </w:pPr>
      <w:r w:rsidRPr="00A04CDC">
        <w:rPr>
          <w:lang w:eastAsia="x-none"/>
        </w:rPr>
        <w:t>Ο δείκτης αυτός παρέχει στις επιχειρήσεις συνολική εικόνα της οικονομικής αποδοτικότητας των καμπανιών τους.</w:t>
      </w:r>
    </w:p>
    <w:p w14:paraId="11E0FE16" w14:textId="77777777" w:rsidR="00A04CDC" w:rsidRPr="00A04CDC" w:rsidRDefault="00A04CDC" w:rsidP="007E31FF">
      <w:pPr>
        <w:spacing w:before="120" w:after="120"/>
        <w:jc w:val="both"/>
        <w:rPr>
          <w:lang w:eastAsia="x-none"/>
        </w:rPr>
      </w:pPr>
      <w:r w:rsidRPr="00A04CDC">
        <w:rPr>
          <w:lang w:eastAsia="x-none"/>
        </w:rPr>
        <w:t xml:space="preserve">Οι παραπάνω τύποι χρησιμοποιούνται ενδεικτικά στο υποσύστημα ανάλυσης δεδομένων και τα αποτελέσματά τους αποθηκεύονται στη βάση δεδομένων της πλατφόρμας. Οι δείκτες αυτοί αξιοποιούνται από το </w:t>
      </w:r>
      <w:r w:rsidRPr="00A04CDC">
        <w:rPr>
          <w:lang w:val="en-US" w:eastAsia="x-none"/>
        </w:rPr>
        <w:t>backend</w:t>
      </w:r>
      <w:r w:rsidRPr="00A04CDC">
        <w:rPr>
          <w:lang w:eastAsia="x-none"/>
        </w:rPr>
        <w:t xml:space="preserve"> για την παραγωγή αναφορών και την υποστήριξη της λήψης αποφάσεων από τους χρήστες της πλατφόρμας.</w:t>
      </w:r>
    </w:p>
    <w:p w14:paraId="52DC68A7" w14:textId="77777777" w:rsidR="00A04CDC" w:rsidRPr="00F3210D" w:rsidRDefault="00A04CDC" w:rsidP="00F3210D">
      <w:pPr>
        <w:rPr>
          <w:lang w:eastAsia="x-none"/>
        </w:rPr>
      </w:pPr>
    </w:p>
    <w:p w14:paraId="4B6AC856" w14:textId="62E2912C" w:rsidR="00F3210D" w:rsidRPr="00F3210D" w:rsidRDefault="00F3210D" w:rsidP="00F3210D">
      <w:pPr>
        <w:rPr>
          <w:lang w:eastAsia="x-none"/>
        </w:rPr>
      </w:pPr>
    </w:p>
    <w:p w14:paraId="202315C3" w14:textId="77777777" w:rsidR="00F3210D" w:rsidRPr="00F3210D" w:rsidRDefault="00F3210D" w:rsidP="00F3210D">
      <w:pPr>
        <w:rPr>
          <w:ins w:id="3956" w:author="ΜΗΤΣΕΑΣ ΗΛΙΑΣ" w:date="2026-01-08T11:23:00Z" w16du:dateUtc="2026-01-08T09:23:00Z"/>
          <w:lang w:eastAsia="x-none"/>
        </w:rPr>
      </w:pPr>
    </w:p>
    <w:p w14:paraId="047D9B81" w14:textId="77777777" w:rsidR="00D87DD1" w:rsidRPr="00D87DD1" w:rsidRDefault="00D87DD1">
      <w:pPr>
        <w:rPr>
          <w:ins w:id="3957" w:author="ΜΗΤΣΕΑΣ ΗΛΙΑΣ" w:date="2026-01-08T11:23:00Z" w16du:dateUtc="2026-01-08T09:23:00Z"/>
          <w:i/>
          <w:rPrChange w:id="3958" w:author="ΜΗΤΣΕΑΣ ΗΛΙΑΣ" w:date="2026-01-08T11:23:00Z" w16du:dateUtc="2026-01-08T09:23:00Z">
            <w:rPr>
              <w:ins w:id="3959" w:author="ΜΗΤΣΕΑΣ ΗΛΙΑΣ" w:date="2026-01-08T11:23:00Z" w16du:dateUtc="2026-01-08T09:23:00Z"/>
              <w:rFonts w:ascii="Times New Roman" w:hAnsi="Times New Roman"/>
              <w:i w:val="0"/>
              <w:lang w:val="el-GR"/>
            </w:rPr>
          </w:rPrChange>
        </w:rPr>
        <w:pPrChange w:id="3960" w:author="ΜΗΤΣΕΑΣ ΗΛΙΑΣ" w:date="2026-01-08T11:23:00Z" w16du:dateUtc="2026-01-08T09:23:00Z">
          <w:pPr>
            <w:pStyle w:val="20"/>
            <w:numPr>
              <w:ilvl w:val="0"/>
              <w:numId w:val="0"/>
            </w:numPr>
            <w:tabs>
              <w:tab w:val="left" w:pos="360"/>
            </w:tabs>
            <w:spacing w:before="120" w:after="120" w:line="360" w:lineRule="auto"/>
            <w:ind w:left="0" w:firstLine="0"/>
            <w:jc w:val="both"/>
          </w:pPr>
        </w:pPrChange>
      </w:pPr>
    </w:p>
    <w:p w14:paraId="4513B1E8" w14:textId="77777777" w:rsidR="00D87DD1" w:rsidRDefault="00D87DD1" w:rsidP="001D5903">
      <w:pPr>
        <w:spacing w:before="120" w:after="120" w:line="360" w:lineRule="auto"/>
        <w:jc w:val="both"/>
      </w:pPr>
    </w:p>
    <w:p w14:paraId="1B23FA66" w14:textId="77777777" w:rsidR="006B5606" w:rsidRDefault="006B5606" w:rsidP="001D5903">
      <w:pPr>
        <w:spacing w:before="120" w:after="120" w:line="360" w:lineRule="auto"/>
        <w:jc w:val="both"/>
      </w:pPr>
    </w:p>
    <w:p w14:paraId="5510317B" w14:textId="77777777" w:rsidR="006B5606" w:rsidRDefault="006B5606" w:rsidP="001D5903">
      <w:pPr>
        <w:spacing w:before="120" w:after="120" w:line="360" w:lineRule="auto"/>
        <w:jc w:val="both"/>
      </w:pPr>
    </w:p>
    <w:p w14:paraId="662598F0" w14:textId="77777777" w:rsidR="006B5606" w:rsidRDefault="006B5606" w:rsidP="001D5903">
      <w:pPr>
        <w:spacing w:before="120" w:after="120" w:line="360" w:lineRule="auto"/>
        <w:jc w:val="both"/>
      </w:pPr>
    </w:p>
    <w:p w14:paraId="3D7FDF78" w14:textId="77777777" w:rsidR="006B5606" w:rsidRDefault="006B5606" w:rsidP="001D5903">
      <w:pPr>
        <w:spacing w:before="120" w:after="120" w:line="360" w:lineRule="auto"/>
        <w:jc w:val="both"/>
      </w:pPr>
    </w:p>
    <w:p w14:paraId="27C2F345" w14:textId="77777777" w:rsidR="006B5606" w:rsidRDefault="006B5606" w:rsidP="001D5903">
      <w:pPr>
        <w:spacing w:before="120" w:after="120" w:line="360" w:lineRule="auto"/>
        <w:jc w:val="both"/>
      </w:pPr>
    </w:p>
    <w:p w14:paraId="7134328D" w14:textId="77777777" w:rsidR="006B5606" w:rsidRDefault="006B5606" w:rsidP="001D5903">
      <w:pPr>
        <w:spacing w:before="120" w:after="120" w:line="360" w:lineRule="auto"/>
        <w:jc w:val="both"/>
      </w:pPr>
    </w:p>
    <w:p w14:paraId="2E7422F2" w14:textId="77777777" w:rsidR="006B5606" w:rsidRDefault="006B5606" w:rsidP="001D5903">
      <w:pPr>
        <w:spacing w:before="120" w:after="120" w:line="360" w:lineRule="auto"/>
        <w:jc w:val="both"/>
      </w:pPr>
    </w:p>
    <w:p w14:paraId="57CF076B" w14:textId="77777777" w:rsidR="007E31FF" w:rsidRDefault="007E31FF" w:rsidP="001D5903">
      <w:pPr>
        <w:spacing w:before="120" w:after="120" w:line="360" w:lineRule="auto"/>
        <w:jc w:val="both"/>
      </w:pPr>
    </w:p>
    <w:p w14:paraId="6E69BF3B" w14:textId="77777777" w:rsidR="006B5606" w:rsidRPr="00E951CF" w:rsidRDefault="006B5606" w:rsidP="001D5903">
      <w:pPr>
        <w:spacing w:before="120" w:after="120" w:line="360" w:lineRule="auto"/>
        <w:jc w:val="both"/>
      </w:pPr>
    </w:p>
    <w:p w14:paraId="4D97BD95" w14:textId="77777777" w:rsidR="000A56D8" w:rsidRPr="00105151" w:rsidRDefault="000A56D8" w:rsidP="00695DDF">
      <w:pPr>
        <w:pStyle w:val="10"/>
        <w:spacing w:before="120" w:after="120" w:line="360" w:lineRule="auto"/>
        <w:jc w:val="both"/>
        <w:rPr>
          <w:rFonts w:ascii="Times New Roman" w:hAnsi="Times New Roman"/>
          <w:sz w:val="24"/>
          <w:szCs w:val="24"/>
          <w:lang w:eastAsia="en-US"/>
          <w:rPrChange w:id="3961" w:author="ΜΗΤΣΕΑΣ ΗΛΙΑΣ" w:date="2025-12-15T10:10:00Z" w16du:dateUtc="2025-12-15T08:10:00Z">
            <w:rPr>
              <w:rFonts w:ascii="Times New Roman" w:hAnsi="Times New Roman"/>
              <w:lang w:eastAsia="en-US"/>
            </w:rPr>
          </w:rPrChange>
        </w:rPr>
      </w:pPr>
      <w:bookmarkStart w:id="3962" w:name="_Toc455671496"/>
      <w:bookmarkStart w:id="3963" w:name="_Toc455674542"/>
      <w:bookmarkStart w:id="3964" w:name="_Toc455680251"/>
      <w:bookmarkStart w:id="3965" w:name="_Toc218850236"/>
      <w:bookmarkEnd w:id="3448"/>
      <w:r w:rsidRPr="006501DB">
        <w:rPr>
          <w:rFonts w:ascii="Times New Roman" w:hAnsi="Times New Roman"/>
          <w:lang w:eastAsia="en-US"/>
        </w:rPr>
        <w:lastRenderedPageBreak/>
        <w:t>Βιβλιογραφία</w:t>
      </w:r>
      <w:bookmarkEnd w:id="3962"/>
      <w:bookmarkEnd w:id="3963"/>
      <w:bookmarkEnd w:id="3964"/>
      <w:bookmarkEnd w:id="3965"/>
    </w:p>
    <w:p w14:paraId="5150EA13" w14:textId="77777777" w:rsidR="001D5903" w:rsidRPr="006501DB" w:rsidRDefault="000A56D8" w:rsidP="001D5903">
      <w:pPr>
        <w:spacing w:before="120" w:after="120" w:line="360" w:lineRule="auto"/>
        <w:jc w:val="both"/>
      </w:pPr>
      <w:r w:rsidRPr="006501DB">
        <w:t>Ακολουθ</w:t>
      </w:r>
      <w:r w:rsidR="00B40008" w:rsidRPr="006501DB">
        <w:t>ού</w:t>
      </w:r>
      <w:r w:rsidR="009A6329" w:rsidRPr="006501DB">
        <w:t xml:space="preserve">ν οι βιβλιογραφικές </w:t>
      </w:r>
      <w:r w:rsidR="00B40008" w:rsidRPr="006501DB">
        <w:t>αναφορές (</w:t>
      </w:r>
      <w:r w:rsidR="009A6329" w:rsidRPr="006501DB">
        <w:t>πηγές</w:t>
      </w:r>
      <w:r w:rsidR="00B40008" w:rsidRPr="006501DB">
        <w:t>)</w:t>
      </w:r>
      <w:r w:rsidR="009A6329" w:rsidRPr="006501DB">
        <w:t xml:space="preserve"> της </w:t>
      </w:r>
      <w:r w:rsidR="0011471C" w:rsidRPr="006501DB">
        <w:t>Ε</w:t>
      </w:r>
      <w:r w:rsidR="009A6329" w:rsidRPr="006501DB">
        <w:t>ργασίας.</w:t>
      </w:r>
      <w:r w:rsidRPr="006501DB">
        <w:t xml:space="preserve"> </w:t>
      </w:r>
    </w:p>
    <w:p w14:paraId="2830B8CA" w14:textId="471F2113" w:rsidR="006E4424" w:rsidRPr="00105151" w:rsidRDefault="006E4424" w:rsidP="006E4424">
      <w:pPr>
        <w:numPr>
          <w:ilvl w:val="0"/>
          <w:numId w:val="17"/>
        </w:numPr>
        <w:tabs>
          <w:tab w:val="clear" w:pos="720"/>
          <w:tab w:val="left" w:pos="360"/>
        </w:tabs>
        <w:spacing w:before="120" w:after="120" w:line="360" w:lineRule="auto"/>
        <w:ind w:left="360"/>
        <w:jc w:val="both"/>
        <w:rPr>
          <w:lang w:val="en-US"/>
        </w:rPr>
      </w:pPr>
      <w:r w:rsidRPr="00105151">
        <w:rPr>
          <w:lang w:val="en-US"/>
        </w:rPr>
        <w:t xml:space="preserve">De Veirman, L., Cauberghe, V., &amp; Hudders, L. (2017). Marketing through Instagram </w:t>
      </w:r>
      <w:r w:rsidR="00DF3150" w:rsidRPr="00105151">
        <w:rPr>
          <w:lang w:val="en-US"/>
        </w:rPr>
        <w:t>influencers</w:t>
      </w:r>
      <w:r w:rsidRPr="00105151">
        <w:rPr>
          <w:lang w:val="en-US"/>
        </w:rPr>
        <w:t>: The impact of number of followers and product divergence on brand attitude. International Journal of Advertising, 36(5), 798–828. </w:t>
      </w:r>
      <w:hyperlink r:id="rId25" w:tgtFrame="_blank" w:history="1">
        <w:r w:rsidRPr="00105151">
          <w:rPr>
            <w:rStyle w:val="-"/>
            <w:lang w:val="en-US"/>
          </w:rPr>
          <w:t>https://doi.org/10.1080/02650487.2017.1348035</w:t>
        </w:r>
      </w:hyperlink>
    </w:p>
    <w:p w14:paraId="702DE7B6" w14:textId="6E9E72C5" w:rsidR="00D534BF" w:rsidRPr="00105151" w:rsidDel="00EF490C" w:rsidRDefault="00D534BF" w:rsidP="006E4424">
      <w:pPr>
        <w:numPr>
          <w:ilvl w:val="0"/>
          <w:numId w:val="17"/>
        </w:numPr>
        <w:tabs>
          <w:tab w:val="clear" w:pos="720"/>
          <w:tab w:val="left" w:pos="360"/>
        </w:tabs>
        <w:spacing w:before="120" w:after="120" w:line="360" w:lineRule="auto"/>
        <w:ind w:left="360"/>
        <w:jc w:val="both"/>
        <w:rPr>
          <w:del w:id="3966" w:author="ΜΗΤΣΕΑΣ ΗΛΙΑΣ" w:date="2025-12-15T11:50:00Z" w16du:dateUtc="2025-12-15T09:50:00Z"/>
          <w:lang w:val="en-US"/>
        </w:rPr>
      </w:pPr>
      <w:del w:id="3967" w:author="ΜΗΤΣΕΑΣ ΗΛΙΑΣ" w:date="2025-12-15T11:50:00Z" w16du:dateUtc="2025-12-15T09:50:00Z">
        <w:r w:rsidRPr="00105151" w:rsidDel="00EF490C">
          <w:rPr>
            <w:lang w:val="en-US"/>
          </w:rPr>
          <w:delText>[SpringerLink article]. (2022). Journal of the Academy of Marketing Science. </w:delText>
        </w:r>
        <w:r w:rsidRPr="00105151" w:rsidDel="00EF490C">
          <w:fldChar w:fldCharType="begin"/>
        </w:r>
        <w:r w:rsidRPr="00105151" w:rsidDel="00EF490C">
          <w:rPr>
            <w:lang w:val="en-US"/>
            <w:rPrChange w:id="3968" w:author="ΜΗΤΣΕΑΣ ΗΛΙΑΣ" w:date="2025-12-15T10:10:00Z" w16du:dateUtc="2025-12-15T08:10:00Z">
              <w:rPr/>
            </w:rPrChange>
          </w:rPr>
          <w:delInstrText>HYPERLINK "https://link.springer.com/article/10.1007/s11747-021-00829-4" \t "_blank"</w:delInstrText>
        </w:r>
        <w:r w:rsidRPr="00105151" w:rsidDel="00EF490C">
          <w:fldChar w:fldCharType="separate"/>
        </w:r>
        <w:r w:rsidRPr="00105151" w:rsidDel="00EF490C">
          <w:rPr>
            <w:rStyle w:val="-"/>
          </w:rPr>
          <w:delText>https://link.springer.com/article/10.1007/s11747-021-00829-4</w:delText>
        </w:r>
        <w:r w:rsidRPr="00105151" w:rsidDel="00EF490C">
          <w:fldChar w:fldCharType="end"/>
        </w:r>
      </w:del>
    </w:p>
    <w:p w14:paraId="2C1F1227" w14:textId="0003F23C" w:rsidR="00AA54B1" w:rsidRPr="00105151" w:rsidRDefault="00AA54B1" w:rsidP="00AA54B1">
      <w:pPr>
        <w:pStyle w:val="ae"/>
        <w:numPr>
          <w:ilvl w:val="0"/>
          <w:numId w:val="17"/>
        </w:numPr>
        <w:tabs>
          <w:tab w:val="clear" w:pos="720"/>
          <w:tab w:val="num" w:pos="360"/>
        </w:tabs>
        <w:spacing w:before="120" w:after="120" w:line="360" w:lineRule="auto"/>
        <w:ind w:left="360"/>
        <w:jc w:val="both"/>
        <w:rPr>
          <w:rFonts w:eastAsia="Times New Roman"/>
          <w:sz w:val="24"/>
          <w:szCs w:val="24"/>
          <w:lang w:val="en-US" w:eastAsia="el-GR"/>
        </w:rPr>
      </w:pPr>
      <w:r w:rsidRPr="00105151">
        <w:rPr>
          <w:rFonts w:eastAsia="Times New Roman"/>
          <w:sz w:val="24"/>
          <w:szCs w:val="24"/>
          <w:lang w:val="en-US" w:eastAsia="el-GR"/>
        </w:rPr>
        <w:t>Schouten, A. P., Janssen, L., &amp; Verspaget, M. (2020).</w:t>
      </w:r>
      <w:ins w:id="3969" w:author="ΜΗΤΣΕΑΣ ΗΛΙΑΣ" w:date="2025-12-15T11:57:00Z" w16du:dateUtc="2025-12-15T09:57:00Z">
        <w:r w:rsidR="00B62B1A">
          <w:rPr>
            <w:rFonts w:eastAsia="Times New Roman"/>
            <w:sz w:val="24"/>
            <w:szCs w:val="24"/>
            <w:lang w:val="en-US" w:eastAsia="el-GR"/>
          </w:rPr>
          <w:t xml:space="preserve"> </w:t>
        </w:r>
      </w:ins>
      <w:ins w:id="3970" w:author="ΜΗΤΣΕΑΣ ΗΛΙΑΣ" w:date="2025-12-15T11:58:00Z" w16du:dateUtc="2025-12-15T09:58:00Z">
        <w:r w:rsidR="00B62B1A" w:rsidRPr="00B62B1A">
          <w:rPr>
            <w:rFonts w:eastAsia="Times New Roman"/>
            <w:sz w:val="24"/>
            <w:szCs w:val="24"/>
            <w:lang w:val="en-US" w:eastAsia="el-GR"/>
          </w:rPr>
          <w:t>Celebrity vs. influencer endorsements in advertising</w:t>
        </w:r>
        <w:r w:rsidR="00B62B1A">
          <w:rPr>
            <w:rFonts w:eastAsia="Times New Roman"/>
            <w:sz w:val="24"/>
            <w:szCs w:val="24"/>
            <w:lang w:val="en-US" w:eastAsia="el-GR"/>
          </w:rPr>
          <w:t>.</w:t>
        </w:r>
      </w:ins>
      <w:r w:rsidRPr="00105151">
        <w:rPr>
          <w:rFonts w:eastAsia="Times New Roman"/>
          <w:sz w:val="24"/>
          <w:szCs w:val="24"/>
          <w:lang w:val="en-US" w:eastAsia="el-GR"/>
        </w:rPr>
        <w:t xml:space="preserve"> International Journal of Advertising. </w:t>
      </w:r>
      <w:r w:rsidRPr="00105151">
        <w:rPr>
          <w:sz w:val="24"/>
          <w:szCs w:val="24"/>
          <w:rPrChange w:id="3971" w:author="ΜΗΤΣΕΑΣ ΗΛΙΑΣ" w:date="2025-12-15T10:10:00Z" w16du:dateUtc="2025-12-15T08:10:00Z">
            <w:rPr/>
          </w:rPrChange>
        </w:rPr>
        <w:fldChar w:fldCharType="begin"/>
      </w:r>
      <w:r w:rsidRPr="00105151">
        <w:rPr>
          <w:sz w:val="24"/>
          <w:szCs w:val="24"/>
          <w:lang w:val="en-US"/>
          <w:rPrChange w:id="3972" w:author="ΜΗΤΣΕΑΣ ΗΛΙΑΣ" w:date="2025-12-15T10:10:00Z" w16du:dateUtc="2025-12-15T08:10:00Z">
            <w:rPr/>
          </w:rPrChange>
        </w:rPr>
        <w:instrText>HYPERLINK "https://doi.org/10.1080/02650487.2019.1634898"</w:instrText>
      </w:r>
      <w:r w:rsidRPr="00105151">
        <w:rPr>
          <w:sz w:val="24"/>
          <w:szCs w:val="24"/>
          <w:rPrChange w:id="3973" w:author="ΜΗΤΣΕΑΣ ΗΛΙΑΣ" w:date="2025-12-15T10:10:00Z" w16du:dateUtc="2025-12-15T08:10:00Z">
            <w:rPr>
              <w:sz w:val="24"/>
              <w:szCs w:val="24"/>
            </w:rPr>
          </w:rPrChange>
        </w:rPr>
      </w:r>
      <w:r w:rsidRPr="00105151">
        <w:rPr>
          <w:sz w:val="24"/>
          <w:szCs w:val="24"/>
          <w:rPrChange w:id="3974" w:author="ΜΗΤΣΕΑΣ ΗΛΙΑΣ" w:date="2025-12-15T10:10:00Z" w16du:dateUtc="2025-12-15T08:10:00Z">
            <w:rPr/>
          </w:rPrChange>
        </w:rPr>
        <w:fldChar w:fldCharType="separate"/>
      </w:r>
      <w:r w:rsidRPr="00105151">
        <w:rPr>
          <w:rStyle w:val="-"/>
          <w:rFonts w:eastAsia="Times New Roman"/>
          <w:sz w:val="24"/>
          <w:szCs w:val="24"/>
          <w:lang w:val="en-US" w:eastAsia="el-GR"/>
        </w:rPr>
        <w:t>https://doi.org/10.1080/02650487.2019.1634898</w:t>
      </w:r>
      <w:r w:rsidRPr="00105151">
        <w:rPr>
          <w:sz w:val="24"/>
          <w:szCs w:val="24"/>
          <w:rPrChange w:id="3975" w:author="ΜΗΤΣΕΑΣ ΗΛΙΑΣ" w:date="2025-12-15T10:10:00Z" w16du:dateUtc="2025-12-15T08:10:00Z">
            <w:rPr/>
          </w:rPrChange>
        </w:rPr>
        <w:fldChar w:fldCharType="end"/>
      </w:r>
    </w:p>
    <w:p w14:paraId="3F081E56" w14:textId="2E535565" w:rsidR="00656A4E" w:rsidRPr="00105151" w:rsidDel="00FE5F69" w:rsidRDefault="00D534BF" w:rsidP="00656A4E">
      <w:pPr>
        <w:numPr>
          <w:ilvl w:val="0"/>
          <w:numId w:val="17"/>
        </w:numPr>
        <w:tabs>
          <w:tab w:val="clear" w:pos="720"/>
          <w:tab w:val="left" w:pos="360"/>
        </w:tabs>
        <w:spacing w:before="120" w:after="120" w:line="360" w:lineRule="auto"/>
        <w:ind w:left="360"/>
        <w:jc w:val="both"/>
        <w:rPr>
          <w:del w:id="3976" w:author="ΜΗΤΣΕΑΣ ΗΛΙΑΣ" w:date="2025-12-15T11:56:00Z" w16du:dateUtc="2025-12-15T09:56:00Z"/>
          <w:lang w:val="en-US"/>
        </w:rPr>
      </w:pPr>
      <w:del w:id="3977" w:author="ΜΗΤΣΕΑΣ ΗΛΙΑΣ" w:date="2025-12-15T11:56:00Z" w16du:dateUtc="2025-12-15T09:56:00Z">
        <w:r w:rsidRPr="00105151" w:rsidDel="00FE5F69">
          <w:rPr>
            <w:lang w:val="en-US"/>
          </w:rPr>
          <w:delText>[SpringerLink chapter]. (2024). In Web platforms for influencer marketing (Chapter). </w:delText>
        </w:r>
        <w:r w:rsidRPr="00105151" w:rsidDel="00FE5F69">
          <w:fldChar w:fldCharType="begin"/>
        </w:r>
        <w:r w:rsidRPr="00105151" w:rsidDel="00FE5F69">
          <w:rPr>
            <w:lang w:val="en-US"/>
            <w:rPrChange w:id="3978" w:author="ΜΗΤΣΕΑΣ ΗΛΙΑΣ" w:date="2025-12-15T10:10:00Z" w16du:dateUtc="2025-12-15T08:10:00Z">
              <w:rPr/>
            </w:rPrChange>
          </w:rPr>
          <w:delInstrText>HYPERLINK "https://link.springer.com/chapter/10.1007/978-3-031-65727-6_2?fromPaywallRec=false" \t "_blank"</w:delInstrText>
        </w:r>
        <w:r w:rsidRPr="00105151" w:rsidDel="00FE5F69">
          <w:fldChar w:fldCharType="separate"/>
        </w:r>
        <w:r w:rsidRPr="00105151" w:rsidDel="00FE5F69">
          <w:rPr>
            <w:rStyle w:val="-"/>
          </w:rPr>
          <w:delText>https://link.springer.com/chapter/10.1007/978-3-031-65727-6_2?fromPaywallRec=false</w:delText>
        </w:r>
        <w:r w:rsidRPr="00105151" w:rsidDel="00FE5F69">
          <w:fldChar w:fldCharType="end"/>
        </w:r>
      </w:del>
    </w:p>
    <w:p w14:paraId="35809D9D" w14:textId="77777777" w:rsidR="00AA54B1" w:rsidRPr="00105151" w:rsidRDefault="00656A4E" w:rsidP="00AA54B1">
      <w:pPr>
        <w:pStyle w:val="ae"/>
        <w:numPr>
          <w:ilvl w:val="0"/>
          <w:numId w:val="17"/>
        </w:numPr>
        <w:tabs>
          <w:tab w:val="clear" w:pos="720"/>
          <w:tab w:val="num" w:pos="360"/>
        </w:tabs>
        <w:spacing w:before="120" w:after="120" w:line="360" w:lineRule="auto"/>
        <w:ind w:left="360"/>
        <w:jc w:val="both"/>
        <w:rPr>
          <w:rFonts w:eastAsia="Times New Roman"/>
          <w:sz w:val="24"/>
          <w:szCs w:val="24"/>
          <w:lang w:val="en-US" w:eastAsia="el-GR"/>
        </w:rPr>
      </w:pPr>
      <w:r w:rsidRPr="00105151">
        <w:rPr>
          <w:rFonts w:eastAsia="Times New Roman"/>
          <w:sz w:val="24"/>
          <w:szCs w:val="24"/>
          <w:lang w:val="en-US" w:eastAsia="el-GR"/>
        </w:rPr>
        <w:t xml:space="preserve">Pang, B., &amp; Lee, L. (2008). Opinion mining and sentiment analysis. Foundations and Trends in Information Retrieval, 2(1–2), 1–135. </w:t>
      </w:r>
      <w:r w:rsidR="00AA54B1" w:rsidRPr="00105151">
        <w:rPr>
          <w:sz w:val="24"/>
          <w:szCs w:val="24"/>
          <w:rPrChange w:id="3979" w:author="ΜΗΤΣΕΑΣ ΗΛΙΑΣ" w:date="2025-12-15T10:10:00Z" w16du:dateUtc="2025-12-15T08:10:00Z">
            <w:rPr/>
          </w:rPrChange>
        </w:rPr>
        <w:fldChar w:fldCharType="begin"/>
      </w:r>
      <w:r w:rsidR="00AA54B1" w:rsidRPr="00105151">
        <w:rPr>
          <w:sz w:val="24"/>
          <w:szCs w:val="24"/>
          <w:rPrChange w:id="3980" w:author="ΜΗΤΣΕΑΣ ΗΛΙΑΣ" w:date="2025-12-15T10:10:00Z" w16du:dateUtc="2025-12-15T08:10:00Z">
            <w:rPr/>
          </w:rPrChange>
        </w:rPr>
        <w:instrText>HYPERLINK "https://doi.org/10.1561/1500000011"</w:instrText>
      </w:r>
      <w:r w:rsidR="00AA54B1" w:rsidRPr="00105151">
        <w:rPr>
          <w:sz w:val="24"/>
          <w:szCs w:val="24"/>
          <w:rPrChange w:id="3981" w:author="ΜΗΤΣΕΑΣ ΗΛΙΑΣ" w:date="2025-12-15T10:10:00Z" w16du:dateUtc="2025-12-15T08:10:00Z">
            <w:rPr>
              <w:sz w:val="24"/>
              <w:szCs w:val="24"/>
            </w:rPr>
          </w:rPrChange>
        </w:rPr>
      </w:r>
      <w:r w:rsidR="00AA54B1" w:rsidRPr="00105151">
        <w:rPr>
          <w:sz w:val="24"/>
          <w:szCs w:val="24"/>
          <w:rPrChange w:id="3982" w:author="ΜΗΤΣΕΑΣ ΗΛΙΑΣ" w:date="2025-12-15T10:10:00Z" w16du:dateUtc="2025-12-15T08:10:00Z">
            <w:rPr/>
          </w:rPrChange>
        </w:rPr>
        <w:fldChar w:fldCharType="separate"/>
      </w:r>
      <w:r w:rsidR="00AA54B1" w:rsidRPr="00105151">
        <w:rPr>
          <w:rStyle w:val="-"/>
          <w:rFonts w:eastAsia="Times New Roman"/>
          <w:sz w:val="24"/>
          <w:szCs w:val="24"/>
          <w:lang w:val="en-US" w:eastAsia="el-GR"/>
        </w:rPr>
        <w:t>https://doi.org/10.1561/1500000011</w:t>
      </w:r>
      <w:r w:rsidR="00AA54B1" w:rsidRPr="00105151">
        <w:rPr>
          <w:sz w:val="24"/>
          <w:szCs w:val="24"/>
          <w:rPrChange w:id="3983" w:author="ΜΗΤΣΕΑΣ ΗΛΙΑΣ" w:date="2025-12-15T10:10:00Z" w16du:dateUtc="2025-12-15T08:10:00Z">
            <w:rPr/>
          </w:rPrChange>
        </w:rPr>
        <w:fldChar w:fldCharType="end"/>
      </w:r>
    </w:p>
    <w:p w14:paraId="222B57BE" w14:textId="77777777" w:rsidR="00AB1708" w:rsidRPr="00105151" w:rsidRDefault="00AB1708" w:rsidP="00AB1708">
      <w:pPr>
        <w:pStyle w:val="ae"/>
        <w:numPr>
          <w:ilvl w:val="0"/>
          <w:numId w:val="17"/>
        </w:numPr>
        <w:tabs>
          <w:tab w:val="clear" w:pos="720"/>
          <w:tab w:val="num" w:pos="360"/>
        </w:tabs>
        <w:spacing w:before="120" w:after="120" w:line="360" w:lineRule="auto"/>
        <w:ind w:left="360"/>
        <w:jc w:val="both"/>
        <w:rPr>
          <w:rFonts w:eastAsia="Times New Roman"/>
          <w:sz w:val="24"/>
          <w:szCs w:val="24"/>
          <w:lang w:val="en-US" w:eastAsia="el-GR"/>
        </w:rPr>
      </w:pPr>
      <w:r w:rsidRPr="00105151">
        <w:rPr>
          <w:rFonts w:eastAsia="Times New Roman"/>
          <w:sz w:val="24"/>
          <w:szCs w:val="24"/>
          <w:lang w:val="en-US" w:eastAsia="el-GR"/>
        </w:rPr>
        <w:t xml:space="preserve">Kaplan, A. M., &amp; Haenlein, M. (2010). Users of the world, unite! Business Horizons, 53(1), 59–68. </w:t>
      </w:r>
      <w:r w:rsidR="00927920" w:rsidRPr="00105151">
        <w:rPr>
          <w:sz w:val="24"/>
          <w:szCs w:val="24"/>
          <w:rPrChange w:id="3984" w:author="ΜΗΤΣΕΑΣ ΗΛΙΑΣ" w:date="2025-12-15T10:10:00Z" w16du:dateUtc="2025-12-15T08:10:00Z">
            <w:rPr/>
          </w:rPrChange>
        </w:rPr>
        <w:fldChar w:fldCharType="begin"/>
      </w:r>
      <w:r w:rsidR="00927920" w:rsidRPr="00105151">
        <w:rPr>
          <w:sz w:val="24"/>
          <w:szCs w:val="24"/>
          <w:rPrChange w:id="3985" w:author="ΜΗΤΣΕΑΣ ΗΛΙΑΣ" w:date="2025-12-15T10:10:00Z" w16du:dateUtc="2025-12-15T08:10:00Z">
            <w:rPr/>
          </w:rPrChange>
        </w:rPr>
        <w:instrText>HYPERLINK "https://doi.org/10.1016/j.bushor.2009.09.003"</w:instrText>
      </w:r>
      <w:r w:rsidR="00927920" w:rsidRPr="00105151">
        <w:rPr>
          <w:sz w:val="24"/>
          <w:szCs w:val="24"/>
          <w:rPrChange w:id="3986" w:author="ΜΗΤΣΕΑΣ ΗΛΙΑΣ" w:date="2025-12-15T10:10:00Z" w16du:dateUtc="2025-12-15T08:10:00Z">
            <w:rPr>
              <w:sz w:val="24"/>
              <w:szCs w:val="24"/>
            </w:rPr>
          </w:rPrChange>
        </w:rPr>
      </w:r>
      <w:r w:rsidR="00927920" w:rsidRPr="00105151">
        <w:rPr>
          <w:sz w:val="24"/>
          <w:szCs w:val="24"/>
          <w:rPrChange w:id="3987" w:author="ΜΗΤΣΕΑΣ ΗΛΙΑΣ" w:date="2025-12-15T10:10:00Z" w16du:dateUtc="2025-12-15T08:10:00Z">
            <w:rPr/>
          </w:rPrChange>
        </w:rPr>
        <w:fldChar w:fldCharType="separate"/>
      </w:r>
      <w:r w:rsidR="00927920" w:rsidRPr="00105151">
        <w:rPr>
          <w:rStyle w:val="-"/>
          <w:rFonts w:eastAsia="Times New Roman"/>
          <w:sz w:val="24"/>
          <w:szCs w:val="24"/>
          <w:lang w:val="en-US" w:eastAsia="el-GR"/>
        </w:rPr>
        <w:t>https://doi.org/10.1016/j.bushor.2009.09.003</w:t>
      </w:r>
      <w:r w:rsidR="00927920" w:rsidRPr="00105151">
        <w:rPr>
          <w:sz w:val="24"/>
          <w:szCs w:val="24"/>
          <w:rPrChange w:id="3988" w:author="ΜΗΤΣΕΑΣ ΗΛΙΑΣ" w:date="2025-12-15T10:10:00Z" w16du:dateUtc="2025-12-15T08:10:00Z">
            <w:rPr/>
          </w:rPrChange>
        </w:rPr>
        <w:fldChar w:fldCharType="end"/>
      </w:r>
    </w:p>
    <w:p w14:paraId="73D1E757" w14:textId="77777777" w:rsidR="00AA54B1" w:rsidRPr="001C41D3" w:rsidRDefault="00927920" w:rsidP="00AA54B1">
      <w:pPr>
        <w:pStyle w:val="ae"/>
        <w:numPr>
          <w:ilvl w:val="0"/>
          <w:numId w:val="17"/>
        </w:numPr>
        <w:tabs>
          <w:tab w:val="clear" w:pos="720"/>
        </w:tabs>
        <w:spacing w:before="120" w:after="120" w:line="360" w:lineRule="auto"/>
        <w:ind w:left="360"/>
        <w:jc w:val="both"/>
        <w:rPr>
          <w:rFonts w:eastAsia="Times New Roman"/>
          <w:sz w:val="24"/>
          <w:szCs w:val="24"/>
          <w:lang w:val="en-US" w:eastAsia="el-GR"/>
          <w:rPrChange w:id="3989" w:author="ΜΗΤΣΕΑΣ ΗΛΙΑΣ" w:date="2025-12-16T10:41:00Z" w16du:dateUtc="2025-12-16T08:41:00Z">
            <w:rPr>
              <w:rFonts w:eastAsia="Times New Roman"/>
              <w:sz w:val="24"/>
              <w:szCs w:val="24"/>
              <w:lang w:eastAsia="el-GR"/>
            </w:rPr>
          </w:rPrChange>
        </w:rPr>
      </w:pPr>
      <w:r w:rsidRPr="00105151">
        <w:rPr>
          <w:rFonts w:eastAsia="Times New Roman"/>
          <w:sz w:val="24"/>
          <w:szCs w:val="24"/>
          <w:lang w:val="it-IT" w:eastAsia="el-GR"/>
        </w:rPr>
        <w:t xml:space="preserve">Cambria, E., Schuller, B., Xia, Y., &amp; Havasi, C. (2013). </w:t>
      </w:r>
      <w:r w:rsidRPr="00105151">
        <w:rPr>
          <w:rFonts w:eastAsia="Times New Roman"/>
          <w:sz w:val="24"/>
          <w:szCs w:val="24"/>
          <w:lang w:val="en-US" w:eastAsia="el-GR"/>
        </w:rPr>
        <w:t xml:space="preserve">New avenues in opinion mining and sentiment analysis. IEEE Intelligent Systems, 28(2), 15–21. </w:t>
      </w:r>
      <w:r w:rsidR="00AA54B1" w:rsidRPr="00105151">
        <w:rPr>
          <w:sz w:val="24"/>
          <w:szCs w:val="24"/>
          <w:rPrChange w:id="3990" w:author="ΜΗΤΣΕΑΣ ΗΛΙΑΣ" w:date="2025-12-15T10:10:00Z" w16du:dateUtc="2025-12-15T08:10:00Z">
            <w:rPr/>
          </w:rPrChange>
        </w:rPr>
        <w:fldChar w:fldCharType="begin"/>
      </w:r>
      <w:r w:rsidR="00AA54B1" w:rsidRPr="00105151">
        <w:rPr>
          <w:sz w:val="24"/>
          <w:szCs w:val="24"/>
          <w:lang w:val="en-GB"/>
          <w:rPrChange w:id="3991" w:author="ΜΗΤΣΕΑΣ ΗΛΙΑΣ" w:date="2025-12-15T10:10:00Z" w16du:dateUtc="2025-12-15T08:10:00Z">
            <w:rPr>
              <w:lang w:val="en-GB"/>
            </w:rPr>
          </w:rPrChange>
        </w:rPr>
        <w:instrText>HYPERLINK "https://sentic.net/new-avenues-in-opinion-mining-and-sentiment-analysis.pdf"</w:instrText>
      </w:r>
      <w:r w:rsidR="00AA54B1" w:rsidRPr="00105151">
        <w:rPr>
          <w:sz w:val="24"/>
          <w:szCs w:val="24"/>
          <w:rPrChange w:id="3992" w:author="ΜΗΤΣΕΑΣ ΗΛΙΑΣ" w:date="2025-12-15T10:10:00Z" w16du:dateUtc="2025-12-15T08:10:00Z">
            <w:rPr>
              <w:sz w:val="24"/>
              <w:szCs w:val="24"/>
            </w:rPr>
          </w:rPrChange>
        </w:rPr>
      </w:r>
      <w:r w:rsidR="00AA54B1" w:rsidRPr="00105151">
        <w:rPr>
          <w:sz w:val="24"/>
          <w:szCs w:val="24"/>
          <w:rPrChange w:id="3993" w:author="ΜΗΤΣΕΑΣ ΗΛΙΑΣ" w:date="2025-12-15T10:10:00Z" w16du:dateUtc="2025-12-15T08:10:00Z">
            <w:rPr/>
          </w:rPrChange>
        </w:rPr>
        <w:fldChar w:fldCharType="separate"/>
      </w:r>
      <w:r w:rsidR="00AA54B1" w:rsidRPr="00105151">
        <w:rPr>
          <w:rStyle w:val="-"/>
          <w:rFonts w:eastAsia="Times New Roman"/>
          <w:sz w:val="24"/>
          <w:szCs w:val="24"/>
          <w:lang w:val="en-US" w:eastAsia="el-GR"/>
        </w:rPr>
        <w:t>https</w:t>
      </w:r>
      <w:r w:rsidR="00AA54B1" w:rsidRPr="001C41D3">
        <w:rPr>
          <w:rStyle w:val="-"/>
          <w:rFonts w:eastAsia="Times New Roman"/>
          <w:sz w:val="24"/>
          <w:szCs w:val="24"/>
          <w:lang w:val="en-US" w:eastAsia="el-GR"/>
          <w:rPrChange w:id="3994" w:author="ΜΗΤΣΕΑΣ ΗΛΙΑΣ" w:date="2025-12-16T10:41:00Z" w16du:dateUtc="2025-12-16T08:41:00Z">
            <w:rPr>
              <w:rStyle w:val="-"/>
              <w:rFonts w:eastAsia="Times New Roman"/>
              <w:sz w:val="24"/>
              <w:szCs w:val="24"/>
              <w:lang w:eastAsia="el-GR"/>
            </w:rPr>
          </w:rPrChange>
        </w:rPr>
        <w:t>://</w:t>
      </w:r>
      <w:r w:rsidR="00AA54B1" w:rsidRPr="00105151">
        <w:rPr>
          <w:rStyle w:val="-"/>
          <w:rFonts w:eastAsia="Times New Roman"/>
          <w:sz w:val="24"/>
          <w:szCs w:val="24"/>
          <w:lang w:val="en-US" w:eastAsia="el-GR"/>
        </w:rPr>
        <w:t>sentic</w:t>
      </w:r>
      <w:r w:rsidR="00AA54B1" w:rsidRPr="001C41D3">
        <w:rPr>
          <w:rStyle w:val="-"/>
          <w:rFonts w:eastAsia="Times New Roman"/>
          <w:sz w:val="24"/>
          <w:szCs w:val="24"/>
          <w:lang w:val="en-US" w:eastAsia="el-GR"/>
          <w:rPrChange w:id="3995" w:author="ΜΗΤΣΕΑΣ ΗΛΙΑΣ" w:date="2025-12-16T10:41:00Z" w16du:dateUtc="2025-12-16T08:41:00Z">
            <w:rPr>
              <w:rStyle w:val="-"/>
              <w:rFonts w:eastAsia="Times New Roman"/>
              <w:sz w:val="24"/>
              <w:szCs w:val="24"/>
              <w:lang w:eastAsia="el-GR"/>
            </w:rPr>
          </w:rPrChange>
        </w:rPr>
        <w:t>.</w:t>
      </w:r>
      <w:r w:rsidR="00AA54B1" w:rsidRPr="00105151">
        <w:rPr>
          <w:rStyle w:val="-"/>
          <w:rFonts w:eastAsia="Times New Roman"/>
          <w:sz w:val="24"/>
          <w:szCs w:val="24"/>
          <w:lang w:val="en-US" w:eastAsia="el-GR"/>
        </w:rPr>
        <w:t>net</w:t>
      </w:r>
      <w:r w:rsidR="00AA54B1" w:rsidRPr="001C41D3">
        <w:rPr>
          <w:rStyle w:val="-"/>
          <w:rFonts w:eastAsia="Times New Roman"/>
          <w:sz w:val="24"/>
          <w:szCs w:val="24"/>
          <w:lang w:val="en-US" w:eastAsia="el-GR"/>
          <w:rPrChange w:id="3996" w:author="ΜΗΤΣΕΑΣ ΗΛΙΑΣ" w:date="2025-12-16T10:41:00Z" w16du:dateUtc="2025-12-16T08:41:00Z">
            <w:rPr>
              <w:rStyle w:val="-"/>
              <w:rFonts w:eastAsia="Times New Roman"/>
              <w:sz w:val="24"/>
              <w:szCs w:val="24"/>
              <w:lang w:eastAsia="el-GR"/>
            </w:rPr>
          </w:rPrChange>
        </w:rPr>
        <w:t>/</w:t>
      </w:r>
      <w:r w:rsidR="00AA54B1" w:rsidRPr="00105151">
        <w:rPr>
          <w:rStyle w:val="-"/>
          <w:rFonts w:eastAsia="Times New Roman"/>
          <w:sz w:val="24"/>
          <w:szCs w:val="24"/>
          <w:lang w:val="en-US" w:eastAsia="el-GR"/>
        </w:rPr>
        <w:t>new</w:t>
      </w:r>
      <w:r w:rsidR="00AA54B1" w:rsidRPr="001C41D3">
        <w:rPr>
          <w:rStyle w:val="-"/>
          <w:rFonts w:eastAsia="Times New Roman"/>
          <w:sz w:val="24"/>
          <w:szCs w:val="24"/>
          <w:lang w:val="en-US" w:eastAsia="el-GR"/>
          <w:rPrChange w:id="3997" w:author="ΜΗΤΣΕΑΣ ΗΛΙΑΣ" w:date="2025-12-16T10:41:00Z" w16du:dateUtc="2025-12-16T08:41:00Z">
            <w:rPr>
              <w:rStyle w:val="-"/>
              <w:rFonts w:eastAsia="Times New Roman"/>
              <w:sz w:val="24"/>
              <w:szCs w:val="24"/>
              <w:lang w:eastAsia="el-GR"/>
            </w:rPr>
          </w:rPrChange>
        </w:rPr>
        <w:t>-</w:t>
      </w:r>
      <w:r w:rsidR="00AA54B1" w:rsidRPr="00105151">
        <w:rPr>
          <w:rStyle w:val="-"/>
          <w:rFonts w:eastAsia="Times New Roman"/>
          <w:sz w:val="24"/>
          <w:szCs w:val="24"/>
          <w:lang w:val="en-US" w:eastAsia="el-GR"/>
        </w:rPr>
        <w:t>avenues</w:t>
      </w:r>
      <w:r w:rsidR="00AA54B1" w:rsidRPr="001C41D3">
        <w:rPr>
          <w:rStyle w:val="-"/>
          <w:rFonts w:eastAsia="Times New Roman"/>
          <w:sz w:val="24"/>
          <w:szCs w:val="24"/>
          <w:lang w:val="en-US" w:eastAsia="el-GR"/>
          <w:rPrChange w:id="3998" w:author="ΜΗΤΣΕΑΣ ΗΛΙΑΣ" w:date="2025-12-16T10:41:00Z" w16du:dateUtc="2025-12-16T08:41:00Z">
            <w:rPr>
              <w:rStyle w:val="-"/>
              <w:rFonts w:eastAsia="Times New Roman"/>
              <w:sz w:val="24"/>
              <w:szCs w:val="24"/>
              <w:lang w:eastAsia="el-GR"/>
            </w:rPr>
          </w:rPrChange>
        </w:rPr>
        <w:t>-</w:t>
      </w:r>
      <w:r w:rsidR="00AA54B1" w:rsidRPr="00105151">
        <w:rPr>
          <w:rStyle w:val="-"/>
          <w:rFonts w:eastAsia="Times New Roman"/>
          <w:sz w:val="24"/>
          <w:szCs w:val="24"/>
          <w:lang w:val="en-US" w:eastAsia="el-GR"/>
        </w:rPr>
        <w:t>in</w:t>
      </w:r>
      <w:r w:rsidR="00AA54B1" w:rsidRPr="001C41D3">
        <w:rPr>
          <w:rStyle w:val="-"/>
          <w:rFonts w:eastAsia="Times New Roman"/>
          <w:sz w:val="24"/>
          <w:szCs w:val="24"/>
          <w:lang w:val="en-US" w:eastAsia="el-GR"/>
          <w:rPrChange w:id="3999" w:author="ΜΗΤΣΕΑΣ ΗΛΙΑΣ" w:date="2025-12-16T10:41:00Z" w16du:dateUtc="2025-12-16T08:41:00Z">
            <w:rPr>
              <w:rStyle w:val="-"/>
              <w:rFonts w:eastAsia="Times New Roman"/>
              <w:sz w:val="24"/>
              <w:szCs w:val="24"/>
              <w:lang w:eastAsia="el-GR"/>
            </w:rPr>
          </w:rPrChange>
        </w:rPr>
        <w:t>-</w:t>
      </w:r>
      <w:r w:rsidR="00AA54B1" w:rsidRPr="00105151">
        <w:rPr>
          <w:rStyle w:val="-"/>
          <w:rFonts w:eastAsia="Times New Roman"/>
          <w:sz w:val="24"/>
          <w:szCs w:val="24"/>
          <w:lang w:val="en-US" w:eastAsia="el-GR"/>
        </w:rPr>
        <w:t>opinion</w:t>
      </w:r>
      <w:r w:rsidR="00AA54B1" w:rsidRPr="001C41D3">
        <w:rPr>
          <w:rStyle w:val="-"/>
          <w:rFonts w:eastAsia="Times New Roman"/>
          <w:sz w:val="24"/>
          <w:szCs w:val="24"/>
          <w:lang w:val="en-US" w:eastAsia="el-GR"/>
          <w:rPrChange w:id="4000" w:author="ΜΗΤΣΕΑΣ ΗΛΙΑΣ" w:date="2025-12-16T10:41:00Z" w16du:dateUtc="2025-12-16T08:41:00Z">
            <w:rPr>
              <w:rStyle w:val="-"/>
              <w:rFonts w:eastAsia="Times New Roman"/>
              <w:sz w:val="24"/>
              <w:szCs w:val="24"/>
              <w:lang w:eastAsia="el-GR"/>
            </w:rPr>
          </w:rPrChange>
        </w:rPr>
        <w:t>-</w:t>
      </w:r>
      <w:r w:rsidR="00AA54B1" w:rsidRPr="00105151">
        <w:rPr>
          <w:rStyle w:val="-"/>
          <w:rFonts w:eastAsia="Times New Roman"/>
          <w:sz w:val="24"/>
          <w:szCs w:val="24"/>
          <w:lang w:val="en-US" w:eastAsia="el-GR"/>
        </w:rPr>
        <w:t>mining</w:t>
      </w:r>
      <w:r w:rsidR="00AA54B1" w:rsidRPr="001C41D3">
        <w:rPr>
          <w:rStyle w:val="-"/>
          <w:rFonts w:eastAsia="Times New Roman"/>
          <w:sz w:val="24"/>
          <w:szCs w:val="24"/>
          <w:lang w:val="en-US" w:eastAsia="el-GR"/>
          <w:rPrChange w:id="4001" w:author="ΜΗΤΣΕΑΣ ΗΛΙΑΣ" w:date="2025-12-16T10:41:00Z" w16du:dateUtc="2025-12-16T08:41:00Z">
            <w:rPr>
              <w:rStyle w:val="-"/>
              <w:rFonts w:eastAsia="Times New Roman"/>
              <w:sz w:val="24"/>
              <w:szCs w:val="24"/>
              <w:lang w:eastAsia="el-GR"/>
            </w:rPr>
          </w:rPrChange>
        </w:rPr>
        <w:t>-</w:t>
      </w:r>
      <w:r w:rsidR="00AA54B1" w:rsidRPr="00105151">
        <w:rPr>
          <w:rStyle w:val="-"/>
          <w:rFonts w:eastAsia="Times New Roman"/>
          <w:sz w:val="24"/>
          <w:szCs w:val="24"/>
          <w:lang w:val="en-US" w:eastAsia="el-GR"/>
        </w:rPr>
        <w:t>and</w:t>
      </w:r>
      <w:r w:rsidR="00AA54B1" w:rsidRPr="001C41D3">
        <w:rPr>
          <w:rStyle w:val="-"/>
          <w:rFonts w:eastAsia="Times New Roman"/>
          <w:sz w:val="24"/>
          <w:szCs w:val="24"/>
          <w:lang w:val="en-US" w:eastAsia="el-GR"/>
          <w:rPrChange w:id="4002" w:author="ΜΗΤΣΕΑΣ ΗΛΙΑΣ" w:date="2025-12-16T10:41:00Z" w16du:dateUtc="2025-12-16T08:41:00Z">
            <w:rPr>
              <w:rStyle w:val="-"/>
              <w:rFonts w:eastAsia="Times New Roman"/>
              <w:sz w:val="24"/>
              <w:szCs w:val="24"/>
              <w:lang w:eastAsia="el-GR"/>
            </w:rPr>
          </w:rPrChange>
        </w:rPr>
        <w:t>-</w:t>
      </w:r>
      <w:r w:rsidR="00AA54B1" w:rsidRPr="00105151">
        <w:rPr>
          <w:rStyle w:val="-"/>
          <w:rFonts w:eastAsia="Times New Roman"/>
          <w:sz w:val="24"/>
          <w:szCs w:val="24"/>
          <w:lang w:val="en-US" w:eastAsia="el-GR"/>
        </w:rPr>
        <w:t>sentiment</w:t>
      </w:r>
      <w:r w:rsidR="00AA54B1" w:rsidRPr="001C41D3">
        <w:rPr>
          <w:rStyle w:val="-"/>
          <w:rFonts w:eastAsia="Times New Roman"/>
          <w:sz w:val="24"/>
          <w:szCs w:val="24"/>
          <w:lang w:val="en-US" w:eastAsia="el-GR"/>
          <w:rPrChange w:id="4003" w:author="ΜΗΤΣΕΑΣ ΗΛΙΑΣ" w:date="2025-12-16T10:41:00Z" w16du:dateUtc="2025-12-16T08:41:00Z">
            <w:rPr>
              <w:rStyle w:val="-"/>
              <w:rFonts w:eastAsia="Times New Roman"/>
              <w:sz w:val="24"/>
              <w:szCs w:val="24"/>
              <w:lang w:eastAsia="el-GR"/>
            </w:rPr>
          </w:rPrChange>
        </w:rPr>
        <w:t>-</w:t>
      </w:r>
      <w:r w:rsidR="00AA54B1" w:rsidRPr="00105151">
        <w:rPr>
          <w:rStyle w:val="-"/>
          <w:rFonts w:eastAsia="Times New Roman"/>
          <w:sz w:val="24"/>
          <w:szCs w:val="24"/>
          <w:lang w:val="en-US" w:eastAsia="el-GR"/>
        </w:rPr>
        <w:t>analysis</w:t>
      </w:r>
      <w:r w:rsidR="00AA54B1" w:rsidRPr="001C41D3">
        <w:rPr>
          <w:rStyle w:val="-"/>
          <w:rFonts w:eastAsia="Times New Roman"/>
          <w:sz w:val="24"/>
          <w:szCs w:val="24"/>
          <w:lang w:val="en-US" w:eastAsia="el-GR"/>
          <w:rPrChange w:id="4004" w:author="ΜΗΤΣΕΑΣ ΗΛΙΑΣ" w:date="2025-12-16T10:41:00Z" w16du:dateUtc="2025-12-16T08:41:00Z">
            <w:rPr>
              <w:rStyle w:val="-"/>
              <w:rFonts w:eastAsia="Times New Roman"/>
              <w:sz w:val="24"/>
              <w:szCs w:val="24"/>
              <w:lang w:eastAsia="el-GR"/>
            </w:rPr>
          </w:rPrChange>
        </w:rPr>
        <w:t>.</w:t>
      </w:r>
      <w:r w:rsidR="00AA54B1" w:rsidRPr="00105151">
        <w:rPr>
          <w:rStyle w:val="-"/>
          <w:rFonts w:eastAsia="Times New Roman"/>
          <w:sz w:val="24"/>
          <w:szCs w:val="24"/>
          <w:lang w:val="en-US" w:eastAsia="el-GR"/>
        </w:rPr>
        <w:t>pdf</w:t>
      </w:r>
      <w:r w:rsidR="00AA54B1" w:rsidRPr="00105151">
        <w:rPr>
          <w:sz w:val="24"/>
          <w:szCs w:val="24"/>
          <w:rPrChange w:id="4005" w:author="ΜΗΤΣΕΑΣ ΗΛΙΑΣ" w:date="2025-12-15T10:10:00Z" w16du:dateUtc="2025-12-15T08:10:00Z">
            <w:rPr/>
          </w:rPrChange>
        </w:rPr>
        <w:fldChar w:fldCharType="end"/>
      </w:r>
    </w:p>
    <w:p w14:paraId="56A4F435" w14:textId="434E70CF" w:rsidR="00927920" w:rsidRPr="00105151" w:rsidDel="00EF490C" w:rsidRDefault="003D15C6" w:rsidP="00927920">
      <w:pPr>
        <w:pStyle w:val="ae"/>
        <w:numPr>
          <w:ilvl w:val="0"/>
          <w:numId w:val="17"/>
        </w:numPr>
        <w:tabs>
          <w:tab w:val="clear" w:pos="720"/>
        </w:tabs>
        <w:spacing w:before="120" w:after="120" w:line="360" w:lineRule="auto"/>
        <w:ind w:left="360"/>
        <w:jc w:val="both"/>
        <w:rPr>
          <w:del w:id="4006" w:author="ΜΗΤΣΕΑΣ ΗΛΙΑΣ" w:date="2025-12-15T11:49:00Z" w16du:dateUtc="2025-12-15T09:49:00Z"/>
          <w:rFonts w:eastAsia="Times New Roman"/>
          <w:sz w:val="24"/>
          <w:szCs w:val="24"/>
          <w:lang w:val="en-US" w:eastAsia="el-GR"/>
        </w:rPr>
      </w:pPr>
      <w:ins w:id="4007" w:author="ΜΗΤΣΕΑΣ ΗΛΙΑΣ" w:date="2025-12-15T12:01:00Z" w16du:dateUtc="2025-12-15T10:01:00Z">
        <w:r>
          <w:rPr>
            <w:rFonts w:eastAsia="Times New Roman"/>
            <w:sz w:val="24"/>
            <w:szCs w:val="24"/>
            <w:lang w:val="en-US" w:eastAsia="el-GR"/>
          </w:rPr>
          <w:t xml:space="preserve">Leung, F. </w:t>
        </w:r>
      </w:ins>
      <w:ins w:id="4008" w:author="ΜΗΤΣΕΑΣ ΗΛΙΑΣ" w:date="2025-12-15T12:02:00Z" w16du:dateUtc="2025-12-15T10:02:00Z">
        <w:r>
          <w:rPr>
            <w:rFonts w:eastAsia="Times New Roman"/>
            <w:sz w:val="24"/>
            <w:szCs w:val="24"/>
            <w:lang w:val="en-US" w:eastAsia="el-GR"/>
          </w:rPr>
          <w:t xml:space="preserve">Gu, F. (20220) </w:t>
        </w:r>
      </w:ins>
      <w:del w:id="4009" w:author="ΜΗΤΣΕΑΣ ΗΛΙΑΣ" w:date="2025-12-15T11:49:00Z" w16du:dateUtc="2025-12-15T09:49:00Z">
        <w:r w:rsidR="00927920" w:rsidRPr="00105151" w:rsidDel="00EF490C">
          <w:rPr>
            <w:rFonts w:eastAsia="Times New Roman"/>
            <w:sz w:val="24"/>
            <w:szCs w:val="24"/>
            <w:lang w:val="en-US" w:eastAsia="el-GR"/>
          </w:rPr>
          <w:delText xml:space="preserve">Pang, B., &amp; Lee, L. (2008). Opinion mining and sentiment analysis. Foundations and Trends in Information Retrieval, 2(1–2), 1–135. </w:delText>
        </w:r>
        <w:r w:rsidR="00AA54B1" w:rsidRPr="00105151" w:rsidDel="00EF490C">
          <w:rPr>
            <w:sz w:val="24"/>
            <w:szCs w:val="24"/>
            <w:rPrChange w:id="4010" w:author="ΜΗΤΣΕΑΣ ΗΛΙΑΣ" w:date="2025-12-15T10:10:00Z" w16du:dateUtc="2025-12-15T08:10:00Z">
              <w:rPr/>
            </w:rPrChange>
          </w:rPr>
          <w:fldChar w:fldCharType="begin"/>
        </w:r>
        <w:r w:rsidR="00AA54B1" w:rsidRPr="00105151" w:rsidDel="00EF490C">
          <w:rPr>
            <w:sz w:val="24"/>
            <w:szCs w:val="24"/>
            <w:rPrChange w:id="4011" w:author="ΜΗΤΣΕΑΣ ΗΛΙΑΣ" w:date="2025-12-15T10:10:00Z" w16du:dateUtc="2025-12-15T08:10:00Z">
              <w:rPr/>
            </w:rPrChange>
          </w:rPr>
          <w:delInstrText>HYPERLINK "https://doi.org/10.1561/1500000011"</w:delInstrText>
        </w:r>
        <w:r w:rsidR="00AA54B1" w:rsidRPr="00105151" w:rsidDel="00EF490C">
          <w:rPr>
            <w:rPrChange w:id="4012" w:author="ΜΗΤΣΕΑΣ ΗΛΙΑΣ" w:date="2025-12-15T10:10:00Z" w16du:dateUtc="2025-12-15T08:10:00Z">
              <w:rPr/>
            </w:rPrChange>
          </w:rPr>
        </w:r>
        <w:r w:rsidR="00AA54B1" w:rsidRPr="00105151" w:rsidDel="00EF490C">
          <w:rPr>
            <w:sz w:val="24"/>
            <w:szCs w:val="24"/>
            <w:rPrChange w:id="4013" w:author="ΜΗΤΣΕΑΣ ΗΛΙΑΣ" w:date="2025-12-15T10:10:00Z" w16du:dateUtc="2025-12-15T08:10:00Z">
              <w:rPr/>
            </w:rPrChange>
          </w:rPr>
          <w:fldChar w:fldCharType="separate"/>
        </w:r>
        <w:r w:rsidR="00AA54B1" w:rsidRPr="00105151" w:rsidDel="00EF490C">
          <w:rPr>
            <w:rStyle w:val="-"/>
            <w:rFonts w:eastAsia="Times New Roman"/>
            <w:sz w:val="24"/>
            <w:szCs w:val="24"/>
            <w:lang w:val="en-US" w:eastAsia="el-GR"/>
          </w:rPr>
          <w:delText>https://doi.org/10.1561/1500000011</w:delText>
        </w:r>
        <w:r w:rsidR="00AA54B1" w:rsidRPr="00105151" w:rsidDel="00EF490C">
          <w:rPr>
            <w:sz w:val="24"/>
            <w:szCs w:val="24"/>
            <w:rPrChange w:id="4014" w:author="ΜΗΤΣΕΑΣ ΗΛΙΑΣ" w:date="2025-12-15T10:10:00Z" w16du:dateUtc="2025-12-15T08:10:00Z">
              <w:rPr/>
            </w:rPrChange>
          </w:rPr>
          <w:fldChar w:fldCharType="end"/>
        </w:r>
      </w:del>
    </w:p>
    <w:p w14:paraId="11397BFC" w14:textId="77777777" w:rsidR="00AA54B1" w:rsidRPr="00105151" w:rsidRDefault="00AA54B1" w:rsidP="00927920">
      <w:pPr>
        <w:pStyle w:val="ae"/>
        <w:numPr>
          <w:ilvl w:val="0"/>
          <w:numId w:val="17"/>
        </w:numPr>
        <w:tabs>
          <w:tab w:val="clear" w:pos="720"/>
        </w:tabs>
        <w:spacing w:before="120" w:after="120" w:line="360" w:lineRule="auto"/>
        <w:ind w:left="360"/>
        <w:jc w:val="both"/>
        <w:rPr>
          <w:rFonts w:eastAsia="Times New Roman"/>
          <w:sz w:val="24"/>
          <w:szCs w:val="24"/>
          <w:lang w:val="en-US" w:eastAsia="el-GR"/>
        </w:rPr>
      </w:pPr>
      <w:r w:rsidRPr="00105151">
        <w:rPr>
          <w:rFonts w:eastAsia="Times New Roman"/>
          <w:sz w:val="24"/>
          <w:szCs w:val="24"/>
          <w:lang w:val="en-US" w:eastAsia="el-GR"/>
        </w:rPr>
        <w:t>Journal of the Academy of Marketing Science (JAMS)</w:t>
      </w:r>
      <w:del w:id="4015" w:author="ΜΗΤΣΕΑΣ ΗΛΙΑΣ" w:date="2025-12-15T12:02:00Z" w16du:dateUtc="2025-12-15T10:02:00Z">
        <w:r w:rsidRPr="00105151" w:rsidDel="003D15C6">
          <w:rPr>
            <w:rFonts w:eastAsia="Times New Roman"/>
            <w:sz w:val="24"/>
            <w:szCs w:val="24"/>
            <w:lang w:val="en-US" w:eastAsia="el-GR"/>
          </w:rPr>
          <w:delText>. (2022)</w:delText>
        </w:r>
      </w:del>
      <w:r w:rsidRPr="00105151">
        <w:rPr>
          <w:rFonts w:eastAsia="Times New Roman"/>
          <w:sz w:val="24"/>
          <w:szCs w:val="24"/>
          <w:lang w:val="en-US" w:eastAsia="el-GR"/>
        </w:rPr>
        <w:t>. Advances in social media and digital marketing. </w:t>
      </w:r>
      <w:r w:rsidRPr="00105151">
        <w:rPr>
          <w:sz w:val="24"/>
          <w:szCs w:val="24"/>
          <w:rPrChange w:id="4016" w:author="ΜΗΤΣΕΑΣ ΗΛΙΑΣ" w:date="2025-12-15T10:10:00Z" w16du:dateUtc="2025-12-15T08:10:00Z">
            <w:rPr/>
          </w:rPrChange>
        </w:rPr>
        <w:fldChar w:fldCharType="begin"/>
      </w:r>
      <w:r w:rsidRPr="00105151">
        <w:rPr>
          <w:sz w:val="24"/>
          <w:szCs w:val="24"/>
          <w:lang w:val="en-US"/>
          <w:rPrChange w:id="4017" w:author="ΜΗΤΣΕΑΣ ΗΛΙΑΣ" w:date="2025-12-15T10:10:00Z" w16du:dateUtc="2025-12-15T08:10:00Z">
            <w:rPr/>
          </w:rPrChange>
        </w:rPr>
        <w:instrText>HYPERLINK "https://link.springer.com/article/10.1007/s11747-021-00829-4" \t "_blank"</w:instrText>
      </w:r>
      <w:r w:rsidRPr="00105151">
        <w:rPr>
          <w:sz w:val="24"/>
          <w:szCs w:val="24"/>
          <w:rPrChange w:id="4018" w:author="ΜΗΤΣΕΑΣ ΗΛΙΑΣ" w:date="2025-12-15T10:10:00Z" w16du:dateUtc="2025-12-15T08:10:00Z">
            <w:rPr>
              <w:sz w:val="24"/>
              <w:szCs w:val="24"/>
            </w:rPr>
          </w:rPrChange>
        </w:rPr>
      </w:r>
      <w:r w:rsidRPr="00105151">
        <w:rPr>
          <w:sz w:val="24"/>
          <w:szCs w:val="24"/>
          <w:rPrChange w:id="4019" w:author="ΜΗΤΣΕΑΣ ΗΛΙΑΣ" w:date="2025-12-15T10:10:00Z" w16du:dateUtc="2025-12-15T08:10:00Z">
            <w:rPr/>
          </w:rPrChange>
        </w:rPr>
        <w:fldChar w:fldCharType="separate"/>
      </w:r>
      <w:r w:rsidRPr="00105151">
        <w:rPr>
          <w:rStyle w:val="-"/>
          <w:rFonts w:eastAsia="Times New Roman"/>
          <w:sz w:val="24"/>
          <w:szCs w:val="24"/>
          <w:lang w:eastAsia="el-GR"/>
        </w:rPr>
        <w:t>https://link.springer.com/article/10.1007/s11747-021-00829-4</w:t>
      </w:r>
      <w:r w:rsidRPr="00105151">
        <w:rPr>
          <w:sz w:val="24"/>
          <w:szCs w:val="24"/>
          <w:rPrChange w:id="4020" w:author="ΜΗΤΣΕΑΣ ΗΛΙΑΣ" w:date="2025-12-15T10:10:00Z" w16du:dateUtc="2025-12-15T08:10:00Z">
            <w:rPr/>
          </w:rPrChange>
        </w:rPr>
        <w:fldChar w:fldCharType="end"/>
      </w:r>
    </w:p>
    <w:p w14:paraId="65562725" w14:textId="75D5A4DF" w:rsidR="00832BDD" w:rsidRPr="00105151" w:rsidRDefault="00832BDD" w:rsidP="00832BDD">
      <w:pPr>
        <w:pStyle w:val="ae"/>
        <w:numPr>
          <w:ilvl w:val="0"/>
          <w:numId w:val="17"/>
        </w:numPr>
        <w:tabs>
          <w:tab w:val="clear" w:pos="720"/>
          <w:tab w:val="num" w:pos="360"/>
        </w:tabs>
        <w:spacing w:before="120" w:after="120" w:line="360" w:lineRule="auto"/>
        <w:ind w:left="360"/>
        <w:jc w:val="both"/>
        <w:rPr>
          <w:rFonts w:eastAsia="Times New Roman"/>
          <w:sz w:val="24"/>
          <w:szCs w:val="24"/>
          <w:lang w:val="en-US" w:eastAsia="el-GR"/>
        </w:rPr>
      </w:pPr>
      <w:r w:rsidRPr="00105151">
        <w:rPr>
          <w:rFonts w:eastAsia="Times New Roman"/>
          <w:sz w:val="24"/>
          <w:szCs w:val="24"/>
          <w:lang w:val="en-US" w:eastAsia="el-GR"/>
        </w:rPr>
        <w:t>Casaló, L. V., Flavián, C., &amp; Ibáñez-Sánchez, S. (20</w:t>
      </w:r>
      <w:ins w:id="4021" w:author="ΜΗΤΣΕΑΣ ΗΛΙΑΣ" w:date="2025-12-15T12:03:00Z" w16du:dateUtc="2025-12-15T10:03:00Z">
        <w:r w:rsidR="003D15C6">
          <w:rPr>
            <w:rFonts w:eastAsia="Times New Roman"/>
            <w:sz w:val="24"/>
            <w:szCs w:val="24"/>
            <w:lang w:val="en-US" w:eastAsia="el-GR"/>
          </w:rPr>
          <w:t>20</w:t>
        </w:r>
      </w:ins>
      <w:del w:id="4022" w:author="ΜΗΤΣΕΑΣ ΗΛΙΑΣ" w:date="2025-12-15T12:03:00Z" w16du:dateUtc="2025-12-15T10:03:00Z">
        <w:r w:rsidRPr="00105151" w:rsidDel="003D15C6">
          <w:rPr>
            <w:rFonts w:eastAsia="Times New Roman"/>
            <w:sz w:val="24"/>
            <w:szCs w:val="24"/>
            <w:lang w:val="en-US" w:eastAsia="el-GR"/>
          </w:rPr>
          <w:delText>18</w:delText>
        </w:r>
      </w:del>
      <w:r w:rsidRPr="00105151">
        <w:rPr>
          <w:rFonts w:eastAsia="Times New Roman"/>
          <w:sz w:val="24"/>
          <w:szCs w:val="24"/>
          <w:lang w:val="en-US" w:eastAsia="el-GR"/>
        </w:rPr>
        <w:t xml:space="preserve">). </w:t>
      </w:r>
      <w:r w:rsidR="00DF3150" w:rsidRPr="00105151">
        <w:rPr>
          <w:rFonts w:eastAsia="Times New Roman"/>
          <w:sz w:val="24"/>
          <w:szCs w:val="24"/>
          <w:lang w:val="en-US" w:eastAsia="el-GR"/>
        </w:rPr>
        <w:t>influencers</w:t>
      </w:r>
      <w:r w:rsidR="00145559" w:rsidRPr="00105151">
        <w:rPr>
          <w:rFonts w:eastAsia="Times New Roman"/>
          <w:sz w:val="24"/>
          <w:szCs w:val="24"/>
          <w:lang w:val="en-US" w:eastAsia="el-GR"/>
        </w:rPr>
        <w:t xml:space="preserve"> </w:t>
      </w:r>
      <w:r w:rsidRPr="00105151">
        <w:rPr>
          <w:rFonts w:eastAsia="Times New Roman"/>
          <w:sz w:val="24"/>
          <w:szCs w:val="24"/>
          <w:lang w:val="en-US" w:eastAsia="el-GR"/>
        </w:rPr>
        <w:t xml:space="preserve">on Instagram: Antecedents and consequences of opinion leadership. Journal of Business Research, 117, 510–519. </w:t>
      </w:r>
      <w:r w:rsidRPr="00105151">
        <w:rPr>
          <w:sz w:val="24"/>
          <w:szCs w:val="24"/>
          <w:rPrChange w:id="4023" w:author="ΜΗΤΣΕΑΣ ΗΛΙΑΣ" w:date="2025-12-15T10:10:00Z" w16du:dateUtc="2025-12-15T08:10:00Z">
            <w:rPr/>
          </w:rPrChange>
        </w:rPr>
        <w:fldChar w:fldCharType="begin"/>
      </w:r>
      <w:r w:rsidRPr="00105151">
        <w:rPr>
          <w:sz w:val="24"/>
          <w:szCs w:val="24"/>
          <w:rPrChange w:id="4024" w:author="ΜΗΤΣΕΑΣ ΗΛΙΑΣ" w:date="2025-12-15T10:10:00Z" w16du:dateUtc="2025-12-15T08:10:00Z">
            <w:rPr/>
          </w:rPrChange>
        </w:rPr>
        <w:instrText>HYPERLINK "https://doi.org/10.1016/j.jbusres.2018.07.005"</w:instrText>
      </w:r>
      <w:r w:rsidRPr="00105151">
        <w:rPr>
          <w:sz w:val="24"/>
          <w:szCs w:val="24"/>
          <w:rPrChange w:id="4025" w:author="ΜΗΤΣΕΑΣ ΗΛΙΑΣ" w:date="2025-12-15T10:10:00Z" w16du:dateUtc="2025-12-15T08:10:00Z">
            <w:rPr>
              <w:sz w:val="24"/>
              <w:szCs w:val="24"/>
            </w:rPr>
          </w:rPrChange>
        </w:rPr>
      </w:r>
      <w:r w:rsidRPr="00105151">
        <w:rPr>
          <w:sz w:val="24"/>
          <w:szCs w:val="24"/>
          <w:rPrChange w:id="4026" w:author="ΜΗΤΣΕΑΣ ΗΛΙΑΣ" w:date="2025-12-15T10:10:00Z" w16du:dateUtc="2025-12-15T08:10:00Z">
            <w:rPr/>
          </w:rPrChange>
        </w:rPr>
        <w:fldChar w:fldCharType="separate"/>
      </w:r>
      <w:r w:rsidRPr="00105151">
        <w:rPr>
          <w:rStyle w:val="-"/>
          <w:rFonts w:eastAsia="Times New Roman"/>
          <w:sz w:val="24"/>
          <w:szCs w:val="24"/>
          <w:lang w:val="en-US" w:eastAsia="el-GR"/>
        </w:rPr>
        <w:t>https://doi.org/10.1016/j.jbusres.2018.07.005</w:t>
      </w:r>
      <w:r w:rsidRPr="00105151">
        <w:rPr>
          <w:sz w:val="24"/>
          <w:szCs w:val="24"/>
          <w:rPrChange w:id="4027" w:author="ΜΗΤΣΕΑΣ ΗΛΙΑΣ" w:date="2025-12-15T10:10:00Z" w16du:dateUtc="2025-12-15T08:10:00Z">
            <w:rPr/>
          </w:rPrChange>
        </w:rPr>
        <w:fldChar w:fldCharType="end"/>
      </w:r>
    </w:p>
    <w:p w14:paraId="3528A3EA" w14:textId="77777777" w:rsidR="00AF2B3C" w:rsidRPr="00105151" w:rsidRDefault="00AF2B3C" w:rsidP="00D9344A">
      <w:pPr>
        <w:pStyle w:val="ae"/>
        <w:numPr>
          <w:ilvl w:val="0"/>
          <w:numId w:val="17"/>
        </w:numPr>
        <w:tabs>
          <w:tab w:val="clear" w:pos="720"/>
          <w:tab w:val="num" w:pos="0"/>
        </w:tabs>
        <w:spacing w:before="120" w:beforeAutospacing="1" w:after="120" w:afterAutospacing="1" w:line="360" w:lineRule="auto"/>
        <w:ind w:left="360"/>
        <w:jc w:val="both"/>
        <w:rPr>
          <w:sz w:val="24"/>
          <w:szCs w:val="24"/>
          <w:lang w:val="en-US"/>
          <w:rPrChange w:id="4028" w:author="ΜΗΤΣΕΑΣ ΗΛΙΑΣ" w:date="2025-12-15T10:10:00Z" w16du:dateUtc="2025-12-15T08:10:00Z">
            <w:rPr>
              <w:lang w:val="en-US"/>
            </w:rPr>
          </w:rPrChange>
        </w:rPr>
      </w:pPr>
      <w:r w:rsidRPr="00105151">
        <w:rPr>
          <w:sz w:val="24"/>
          <w:szCs w:val="24"/>
          <w:lang w:val="en-US"/>
          <w:rPrChange w:id="4029" w:author="ΜΗΤΣΕΑΣ ΗΛΙΑΣ" w:date="2025-12-15T10:10:00Z" w16du:dateUtc="2025-12-15T08:10:00Z">
            <w:rPr>
              <w:lang w:val="en-US"/>
            </w:rPr>
          </w:rPrChange>
        </w:rPr>
        <w:t xml:space="preserve">Sebastiani, F. (2002). </w:t>
      </w:r>
      <w:r w:rsidRPr="00105151">
        <w:rPr>
          <w:i/>
          <w:iCs/>
          <w:sz w:val="24"/>
          <w:szCs w:val="24"/>
          <w:lang w:val="en-US"/>
          <w:rPrChange w:id="4030" w:author="ΜΗΤΣΕΑΣ ΗΛΙΑΣ" w:date="2025-12-15T10:10:00Z" w16du:dateUtc="2025-12-15T08:10:00Z">
            <w:rPr>
              <w:i/>
              <w:iCs/>
              <w:lang w:val="en-US"/>
            </w:rPr>
          </w:rPrChange>
        </w:rPr>
        <w:t>Machine learning in automated text categorization</w:t>
      </w:r>
      <w:r w:rsidRPr="00105151">
        <w:rPr>
          <w:sz w:val="24"/>
          <w:szCs w:val="24"/>
          <w:lang w:val="en-US"/>
          <w:rPrChange w:id="4031" w:author="ΜΗΤΣΕΑΣ ΗΛΙΑΣ" w:date="2025-12-15T10:10:00Z" w16du:dateUtc="2025-12-15T08:10:00Z">
            <w:rPr>
              <w:lang w:val="en-US"/>
            </w:rPr>
          </w:rPrChange>
        </w:rPr>
        <w:t xml:space="preserve">. ACM Computing Surveys, 34(1), 1–47 </w:t>
      </w:r>
      <w:r w:rsidRPr="00105151">
        <w:rPr>
          <w:sz w:val="24"/>
          <w:szCs w:val="24"/>
          <w:rPrChange w:id="4032" w:author="ΜΗΤΣΕΑΣ ΗΛΙΑΣ" w:date="2025-12-15T10:10:00Z" w16du:dateUtc="2025-12-15T08:10:00Z">
            <w:rPr/>
          </w:rPrChange>
        </w:rPr>
        <w:fldChar w:fldCharType="begin"/>
      </w:r>
      <w:r w:rsidRPr="00105151">
        <w:rPr>
          <w:sz w:val="24"/>
          <w:szCs w:val="24"/>
          <w:lang w:val="en-US"/>
          <w:rPrChange w:id="4033" w:author="ΜΗΤΣΕΑΣ ΗΛΙΑΣ" w:date="2025-12-15T10:10:00Z" w16du:dateUtc="2025-12-15T08:10:00Z">
            <w:rPr/>
          </w:rPrChange>
        </w:rPr>
        <w:instrText>HYPERLINK "https://nmis.isti.cnr.it/sebastiani/Publications/ACMCS02.pdf"</w:instrText>
      </w:r>
      <w:r w:rsidRPr="00105151">
        <w:rPr>
          <w:sz w:val="24"/>
          <w:szCs w:val="24"/>
          <w:rPrChange w:id="4034" w:author="ΜΗΤΣΕΑΣ ΗΛΙΑΣ" w:date="2025-12-15T10:10:00Z" w16du:dateUtc="2025-12-15T08:10:00Z">
            <w:rPr>
              <w:sz w:val="24"/>
              <w:szCs w:val="24"/>
            </w:rPr>
          </w:rPrChange>
        </w:rPr>
      </w:r>
      <w:r w:rsidRPr="00105151">
        <w:rPr>
          <w:sz w:val="24"/>
          <w:szCs w:val="24"/>
          <w:rPrChange w:id="4035" w:author="ΜΗΤΣΕΑΣ ΗΛΙΑΣ" w:date="2025-12-15T10:10:00Z" w16du:dateUtc="2025-12-15T08:10:00Z">
            <w:rPr/>
          </w:rPrChange>
        </w:rPr>
        <w:fldChar w:fldCharType="separate"/>
      </w:r>
      <w:r w:rsidRPr="00105151">
        <w:rPr>
          <w:rStyle w:val="-"/>
          <w:sz w:val="24"/>
          <w:szCs w:val="24"/>
          <w:lang w:val="en-US"/>
          <w:rPrChange w:id="4036" w:author="ΜΗΤΣΕΑΣ ΗΛΙΑΣ" w:date="2025-12-15T10:10:00Z" w16du:dateUtc="2025-12-15T08:10:00Z">
            <w:rPr>
              <w:rStyle w:val="-"/>
              <w:lang w:val="en-US"/>
            </w:rPr>
          </w:rPrChange>
        </w:rPr>
        <w:t>https://nmis.isti.cnr.it/sebastiani/Publications/ACMCS02.pdf</w:t>
      </w:r>
      <w:r w:rsidRPr="00105151">
        <w:rPr>
          <w:sz w:val="24"/>
          <w:szCs w:val="24"/>
          <w:rPrChange w:id="4037" w:author="ΜΗΤΣΕΑΣ ΗΛΙΑΣ" w:date="2025-12-15T10:10:00Z" w16du:dateUtc="2025-12-15T08:10:00Z">
            <w:rPr/>
          </w:rPrChange>
        </w:rPr>
        <w:fldChar w:fldCharType="end"/>
      </w:r>
    </w:p>
    <w:p w14:paraId="732509F1" w14:textId="77777777" w:rsidR="00AF2B3C" w:rsidRPr="001C41D3" w:rsidRDefault="00AF2B3C" w:rsidP="00D9344A">
      <w:pPr>
        <w:pStyle w:val="ae"/>
        <w:numPr>
          <w:ilvl w:val="0"/>
          <w:numId w:val="17"/>
        </w:numPr>
        <w:tabs>
          <w:tab w:val="clear" w:pos="720"/>
          <w:tab w:val="num" w:pos="0"/>
        </w:tabs>
        <w:spacing w:before="120" w:beforeAutospacing="1" w:after="120" w:afterAutospacing="1" w:line="360" w:lineRule="auto"/>
        <w:ind w:left="360"/>
        <w:jc w:val="both"/>
        <w:rPr>
          <w:sz w:val="24"/>
          <w:szCs w:val="24"/>
          <w:lang w:val="en-US"/>
          <w:rPrChange w:id="4038" w:author="ΜΗΤΣΕΑΣ ΗΛΙΑΣ" w:date="2025-12-16T10:41:00Z" w16du:dateUtc="2025-12-16T08:41:00Z">
            <w:rPr>
              <w:lang w:val="en-US"/>
            </w:rPr>
          </w:rPrChange>
        </w:rPr>
      </w:pPr>
      <w:r w:rsidRPr="00105151">
        <w:rPr>
          <w:sz w:val="24"/>
          <w:szCs w:val="24"/>
          <w:lang w:val="en-US"/>
          <w:rPrChange w:id="4039" w:author="ΜΗΤΣΕΑΣ ΗΛΙΑΣ" w:date="2025-12-15T10:10:00Z" w16du:dateUtc="2025-12-15T08:10:00Z">
            <w:rPr>
              <w:lang w:val="en-US"/>
            </w:rPr>
          </w:rPrChange>
        </w:rPr>
        <w:t xml:space="preserve">Zhang, M., &amp; Zhou, Z. (2014). </w:t>
      </w:r>
      <w:r w:rsidRPr="00105151">
        <w:rPr>
          <w:i/>
          <w:iCs/>
          <w:sz w:val="24"/>
          <w:szCs w:val="24"/>
          <w:lang w:val="en-US"/>
          <w:rPrChange w:id="4040" w:author="ΜΗΤΣΕΑΣ ΗΛΙΑΣ" w:date="2025-12-15T10:10:00Z" w16du:dateUtc="2025-12-15T08:10:00Z">
            <w:rPr>
              <w:i/>
              <w:iCs/>
              <w:lang w:val="en-US"/>
            </w:rPr>
          </w:rPrChange>
        </w:rPr>
        <w:t>A review on multi-label learning algorithms</w:t>
      </w:r>
      <w:r w:rsidRPr="00105151">
        <w:rPr>
          <w:sz w:val="24"/>
          <w:szCs w:val="24"/>
          <w:lang w:val="en-US"/>
          <w:rPrChange w:id="4041" w:author="ΜΗΤΣΕΑΣ ΗΛΙΑΣ" w:date="2025-12-15T10:10:00Z" w16du:dateUtc="2025-12-15T08:10:00Z">
            <w:rPr>
              <w:lang w:val="en-US"/>
            </w:rPr>
          </w:rPrChange>
        </w:rPr>
        <w:t xml:space="preserve">. IEEE Transactions on Knowledge and Data Engineering, 26(8), 1819–1837. </w:t>
      </w:r>
      <w:r w:rsidRPr="00105151">
        <w:rPr>
          <w:sz w:val="24"/>
          <w:szCs w:val="24"/>
          <w:rPrChange w:id="4042" w:author="ΜΗΤΣΕΑΣ ΗΛΙΑΣ" w:date="2025-12-15T10:10:00Z" w16du:dateUtc="2025-12-15T08:10:00Z">
            <w:rPr/>
          </w:rPrChange>
        </w:rPr>
        <w:fldChar w:fldCharType="begin"/>
      </w:r>
      <w:r w:rsidRPr="00105151">
        <w:rPr>
          <w:sz w:val="24"/>
          <w:szCs w:val="24"/>
          <w:lang w:val="en-US"/>
          <w:rPrChange w:id="4043" w:author="ΜΗΤΣΕΑΣ ΗΛΙΑΣ" w:date="2025-12-15T10:10:00Z" w16du:dateUtc="2025-12-15T08:10:00Z">
            <w:rPr/>
          </w:rPrChange>
        </w:rPr>
        <w:instrText>HYPERLINK "https://www.researchgate.net/publication/263813673_A_Review_On_Multi-Label_Learning_Algorithms"</w:instrText>
      </w:r>
      <w:r w:rsidRPr="00105151">
        <w:rPr>
          <w:sz w:val="24"/>
          <w:szCs w:val="24"/>
          <w:rPrChange w:id="4044" w:author="ΜΗΤΣΕΑΣ ΗΛΙΑΣ" w:date="2025-12-15T10:10:00Z" w16du:dateUtc="2025-12-15T08:10:00Z">
            <w:rPr>
              <w:sz w:val="24"/>
              <w:szCs w:val="24"/>
            </w:rPr>
          </w:rPrChange>
        </w:rPr>
      </w:r>
      <w:r w:rsidRPr="00105151">
        <w:rPr>
          <w:sz w:val="24"/>
          <w:szCs w:val="24"/>
          <w:rPrChange w:id="4045" w:author="ΜΗΤΣΕΑΣ ΗΛΙΑΣ" w:date="2025-12-15T10:10:00Z" w16du:dateUtc="2025-12-15T08:10:00Z">
            <w:rPr/>
          </w:rPrChange>
        </w:rPr>
        <w:fldChar w:fldCharType="separate"/>
      </w:r>
      <w:r w:rsidRPr="00105151">
        <w:rPr>
          <w:rStyle w:val="-"/>
          <w:sz w:val="24"/>
          <w:szCs w:val="24"/>
          <w:lang w:val="en-US"/>
          <w:rPrChange w:id="4046" w:author="ΜΗΤΣΕΑΣ ΗΛΙΑΣ" w:date="2025-12-15T10:10:00Z" w16du:dateUtc="2025-12-15T08:10:00Z">
            <w:rPr>
              <w:rStyle w:val="-"/>
              <w:lang w:val="en-US"/>
            </w:rPr>
          </w:rPrChange>
        </w:rPr>
        <w:t>https</w:t>
      </w:r>
      <w:r w:rsidRPr="001C41D3">
        <w:rPr>
          <w:rStyle w:val="-"/>
          <w:sz w:val="24"/>
          <w:szCs w:val="24"/>
          <w:lang w:val="en-US"/>
          <w:rPrChange w:id="4047" w:author="ΜΗΤΣΕΑΣ ΗΛΙΑΣ" w:date="2025-12-16T10:41:00Z" w16du:dateUtc="2025-12-16T08:41:00Z">
            <w:rPr>
              <w:rStyle w:val="-"/>
              <w:lang w:val="en-US"/>
            </w:rPr>
          </w:rPrChange>
        </w:rPr>
        <w:t>://</w:t>
      </w:r>
      <w:r w:rsidRPr="00105151">
        <w:rPr>
          <w:rStyle w:val="-"/>
          <w:sz w:val="24"/>
          <w:szCs w:val="24"/>
          <w:lang w:val="en-US"/>
          <w:rPrChange w:id="4048" w:author="ΜΗΤΣΕΑΣ ΗΛΙΑΣ" w:date="2025-12-15T10:10:00Z" w16du:dateUtc="2025-12-15T08:10:00Z">
            <w:rPr>
              <w:rStyle w:val="-"/>
              <w:lang w:val="en-US"/>
            </w:rPr>
          </w:rPrChange>
        </w:rPr>
        <w:t>www</w:t>
      </w:r>
      <w:r w:rsidRPr="001C41D3">
        <w:rPr>
          <w:rStyle w:val="-"/>
          <w:sz w:val="24"/>
          <w:szCs w:val="24"/>
          <w:lang w:val="en-US"/>
          <w:rPrChange w:id="4049" w:author="ΜΗΤΣΕΑΣ ΗΛΙΑΣ" w:date="2025-12-16T10:41:00Z" w16du:dateUtc="2025-12-16T08:41:00Z">
            <w:rPr>
              <w:rStyle w:val="-"/>
              <w:lang w:val="en-US"/>
            </w:rPr>
          </w:rPrChange>
        </w:rPr>
        <w:t>.</w:t>
      </w:r>
      <w:r w:rsidRPr="00105151">
        <w:rPr>
          <w:rStyle w:val="-"/>
          <w:sz w:val="24"/>
          <w:szCs w:val="24"/>
          <w:lang w:val="en-US"/>
          <w:rPrChange w:id="4050" w:author="ΜΗΤΣΕΑΣ ΗΛΙΑΣ" w:date="2025-12-15T10:10:00Z" w16du:dateUtc="2025-12-15T08:10:00Z">
            <w:rPr>
              <w:rStyle w:val="-"/>
              <w:lang w:val="en-US"/>
            </w:rPr>
          </w:rPrChange>
        </w:rPr>
        <w:t>researchgate</w:t>
      </w:r>
      <w:r w:rsidRPr="001C41D3">
        <w:rPr>
          <w:rStyle w:val="-"/>
          <w:sz w:val="24"/>
          <w:szCs w:val="24"/>
          <w:lang w:val="en-US"/>
          <w:rPrChange w:id="4051" w:author="ΜΗΤΣΕΑΣ ΗΛΙΑΣ" w:date="2025-12-16T10:41:00Z" w16du:dateUtc="2025-12-16T08:41:00Z">
            <w:rPr>
              <w:rStyle w:val="-"/>
              <w:lang w:val="en-US"/>
            </w:rPr>
          </w:rPrChange>
        </w:rPr>
        <w:t>.</w:t>
      </w:r>
      <w:r w:rsidRPr="00105151">
        <w:rPr>
          <w:rStyle w:val="-"/>
          <w:sz w:val="24"/>
          <w:szCs w:val="24"/>
          <w:lang w:val="en-US"/>
          <w:rPrChange w:id="4052" w:author="ΜΗΤΣΕΑΣ ΗΛΙΑΣ" w:date="2025-12-15T10:10:00Z" w16du:dateUtc="2025-12-15T08:10:00Z">
            <w:rPr>
              <w:rStyle w:val="-"/>
              <w:lang w:val="en-US"/>
            </w:rPr>
          </w:rPrChange>
        </w:rPr>
        <w:t>net</w:t>
      </w:r>
      <w:r w:rsidRPr="001C41D3">
        <w:rPr>
          <w:rStyle w:val="-"/>
          <w:sz w:val="24"/>
          <w:szCs w:val="24"/>
          <w:lang w:val="en-US"/>
          <w:rPrChange w:id="4053" w:author="ΜΗΤΣΕΑΣ ΗΛΙΑΣ" w:date="2025-12-16T10:41:00Z" w16du:dateUtc="2025-12-16T08:41:00Z">
            <w:rPr>
              <w:rStyle w:val="-"/>
              <w:lang w:val="en-US"/>
            </w:rPr>
          </w:rPrChange>
        </w:rPr>
        <w:t>/</w:t>
      </w:r>
      <w:r w:rsidRPr="00105151">
        <w:rPr>
          <w:rStyle w:val="-"/>
          <w:sz w:val="24"/>
          <w:szCs w:val="24"/>
          <w:lang w:val="en-US"/>
          <w:rPrChange w:id="4054" w:author="ΜΗΤΣΕΑΣ ΗΛΙΑΣ" w:date="2025-12-15T10:10:00Z" w16du:dateUtc="2025-12-15T08:10:00Z">
            <w:rPr>
              <w:rStyle w:val="-"/>
              <w:lang w:val="en-US"/>
            </w:rPr>
          </w:rPrChange>
        </w:rPr>
        <w:t>publication</w:t>
      </w:r>
      <w:r w:rsidRPr="001C41D3">
        <w:rPr>
          <w:rStyle w:val="-"/>
          <w:sz w:val="24"/>
          <w:szCs w:val="24"/>
          <w:lang w:val="en-US"/>
          <w:rPrChange w:id="4055" w:author="ΜΗΤΣΕΑΣ ΗΛΙΑΣ" w:date="2025-12-16T10:41:00Z" w16du:dateUtc="2025-12-16T08:41:00Z">
            <w:rPr>
              <w:rStyle w:val="-"/>
              <w:lang w:val="en-US"/>
            </w:rPr>
          </w:rPrChange>
        </w:rPr>
        <w:t>/263813673_</w:t>
      </w:r>
      <w:r w:rsidRPr="00105151">
        <w:rPr>
          <w:rStyle w:val="-"/>
          <w:sz w:val="24"/>
          <w:szCs w:val="24"/>
          <w:lang w:val="en-US"/>
          <w:rPrChange w:id="4056" w:author="ΜΗΤΣΕΑΣ ΗΛΙΑΣ" w:date="2025-12-15T10:10:00Z" w16du:dateUtc="2025-12-15T08:10:00Z">
            <w:rPr>
              <w:rStyle w:val="-"/>
              <w:lang w:val="en-US"/>
            </w:rPr>
          </w:rPrChange>
        </w:rPr>
        <w:t>A</w:t>
      </w:r>
      <w:r w:rsidRPr="001C41D3">
        <w:rPr>
          <w:rStyle w:val="-"/>
          <w:sz w:val="24"/>
          <w:szCs w:val="24"/>
          <w:lang w:val="en-US"/>
          <w:rPrChange w:id="4057" w:author="ΜΗΤΣΕΑΣ ΗΛΙΑΣ" w:date="2025-12-16T10:41:00Z" w16du:dateUtc="2025-12-16T08:41:00Z">
            <w:rPr>
              <w:rStyle w:val="-"/>
              <w:lang w:val="en-US"/>
            </w:rPr>
          </w:rPrChange>
        </w:rPr>
        <w:t>_</w:t>
      </w:r>
      <w:r w:rsidRPr="00105151">
        <w:rPr>
          <w:rStyle w:val="-"/>
          <w:sz w:val="24"/>
          <w:szCs w:val="24"/>
          <w:lang w:val="en-US"/>
          <w:rPrChange w:id="4058" w:author="ΜΗΤΣΕΑΣ ΗΛΙΑΣ" w:date="2025-12-15T10:10:00Z" w16du:dateUtc="2025-12-15T08:10:00Z">
            <w:rPr>
              <w:rStyle w:val="-"/>
              <w:lang w:val="en-US"/>
            </w:rPr>
          </w:rPrChange>
        </w:rPr>
        <w:t>Review</w:t>
      </w:r>
      <w:r w:rsidRPr="001C41D3">
        <w:rPr>
          <w:rStyle w:val="-"/>
          <w:sz w:val="24"/>
          <w:szCs w:val="24"/>
          <w:lang w:val="en-US"/>
          <w:rPrChange w:id="4059" w:author="ΜΗΤΣΕΑΣ ΗΛΙΑΣ" w:date="2025-12-16T10:41:00Z" w16du:dateUtc="2025-12-16T08:41:00Z">
            <w:rPr>
              <w:rStyle w:val="-"/>
              <w:lang w:val="en-US"/>
            </w:rPr>
          </w:rPrChange>
        </w:rPr>
        <w:t>_</w:t>
      </w:r>
      <w:r w:rsidRPr="00105151">
        <w:rPr>
          <w:rStyle w:val="-"/>
          <w:sz w:val="24"/>
          <w:szCs w:val="24"/>
          <w:lang w:val="en-US"/>
          <w:rPrChange w:id="4060" w:author="ΜΗΤΣΕΑΣ ΗΛΙΑΣ" w:date="2025-12-15T10:10:00Z" w16du:dateUtc="2025-12-15T08:10:00Z">
            <w:rPr>
              <w:rStyle w:val="-"/>
              <w:lang w:val="en-US"/>
            </w:rPr>
          </w:rPrChange>
        </w:rPr>
        <w:t>On</w:t>
      </w:r>
      <w:r w:rsidRPr="001C41D3">
        <w:rPr>
          <w:rStyle w:val="-"/>
          <w:sz w:val="24"/>
          <w:szCs w:val="24"/>
          <w:lang w:val="en-US"/>
          <w:rPrChange w:id="4061" w:author="ΜΗΤΣΕΑΣ ΗΛΙΑΣ" w:date="2025-12-16T10:41:00Z" w16du:dateUtc="2025-12-16T08:41:00Z">
            <w:rPr>
              <w:rStyle w:val="-"/>
              <w:lang w:val="en-US"/>
            </w:rPr>
          </w:rPrChange>
        </w:rPr>
        <w:t>_</w:t>
      </w:r>
      <w:r w:rsidRPr="00105151">
        <w:rPr>
          <w:rStyle w:val="-"/>
          <w:sz w:val="24"/>
          <w:szCs w:val="24"/>
          <w:lang w:val="en-US"/>
          <w:rPrChange w:id="4062" w:author="ΜΗΤΣΕΑΣ ΗΛΙΑΣ" w:date="2025-12-15T10:10:00Z" w16du:dateUtc="2025-12-15T08:10:00Z">
            <w:rPr>
              <w:rStyle w:val="-"/>
              <w:lang w:val="en-US"/>
            </w:rPr>
          </w:rPrChange>
        </w:rPr>
        <w:t>Multi</w:t>
      </w:r>
      <w:r w:rsidRPr="001C41D3">
        <w:rPr>
          <w:rStyle w:val="-"/>
          <w:sz w:val="24"/>
          <w:szCs w:val="24"/>
          <w:lang w:val="en-US"/>
          <w:rPrChange w:id="4063" w:author="ΜΗΤΣΕΑΣ ΗΛΙΑΣ" w:date="2025-12-16T10:41:00Z" w16du:dateUtc="2025-12-16T08:41:00Z">
            <w:rPr>
              <w:rStyle w:val="-"/>
              <w:lang w:val="en-US"/>
            </w:rPr>
          </w:rPrChange>
        </w:rPr>
        <w:t>-</w:t>
      </w:r>
      <w:r w:rsidRPr="00105151">
        <w:rPr>
          <w:rStyle w:val="-"/>
          <w:sz w:val="24"/>
          <w:szCs w:val="24"/>
          <w:lang w:val="en-US"/>
          <w:rPrChange w:id="4064" w:author="ΜΗΤΣΕΑΣ ΗΛΙΑΣ" w:date="2025-12-15T10:10:00Z" w16du:dateUtc="2025-12-15T08:10:00Z">
            <w:rPr>
              <w:rStyle w:val="-"/>
              <w:lang w:val="en-US"/>
            </w:rPr>
          </w:rPrChange>
        </w:rPr>
        <w:t>Label</w:t>
      </w:r>
      <w:r w:rsidRPr="001C41D3">
        <w:rPr>
          <w:rStyle w:val="-"/>
          <w:sz w:val="24"/>
          <w:szCs w:val="24"/>
          <w:lang w:val="en-US"/>
          <w:rPrChange w:id="4065" w:author="ΜΗΤΣΕΑΣ ΗΛΙΑΣ" w:date="2025-12-16T10:41:00Z" w16du:dateUtc="2025-12-16T08:41:00Z">
            <w:rPr>
              <w:rStyle w:val="-"/>
              <w:lang w:val="en-US"/>
            </w:rPr>
          </w:rPrChange>
        </w:rPr>
        <w:t>_</w:t>
      </w:r>
      <w:r w:rsidRPr="00105151">
        <w:rPr>
          <w:rStyle w:val="-"/>
          <w:sz w:val="24"/>
          <w:szCs w:val="24"/>
          <w:lang w:val="en-US"/>
          <w:rPrChange w:id="4066" w:author="ΜΗΤΣΕΑΣ ΗΛΙΑΣ" w:date="2025-12-15T10:10:00Z" w16du:dateUtc="2025-12-15T08:10:00Z">
            <w:rPr>
              <w:rStyle w:val="-"/>
              <w:lang w:val="en-US"/>
            </w:rPr>
          </w:rPrChange>
        </w:rPr>
        <w:t>Learning</w:t>
      </w:r>
      <w:r w:rsidRPr="001C41D3">
        <w:rPr>
          <w:rStyle w:val="-"/>
          <w:sz w:val="24"/>
          <w:szCs w:val="24"/>
          <w:lang w:val="en-US"/>
          <w:rPrChange w:id="4067" w:author="ΜΗΤΣΕΑΣ ΗΛΙΑΣ" w:date="2025-12-16T10:41:00Z" w16du:dateUtc="2025-12-16T08:41:00Z">
            <w:rPr>
              <w:rStyle w:val="-"/>
              <w:lang w:val="en-US"/>
            </w:rPr>
          </w:rPrChange>
        </w:rPr>
        <w:t>_</w:t>
      </w:r>
      <w:r w:rsidRPr="00105151">
        <w:rPr>
          <w:rStyle w:val="-"/>
          <w:sz w:val="24"/>
          <w:szCs w:val="24"/>
          <w:lang w:val="en-US"/>
          <w:rPrChange w:id="4068" w:author="ΜΗΤΣΕΑΣ ΗΛΙΑΣ" w:date="2025-12-15T10:10:00Z" w16du:dateUtc="2025-12-15T08:10:00Z">
            <w:rPr>
              <w:rStyle w:val="-"/>
              <w:lang w:val="en-US"/>
            </w:rPr>
          </w:rPrChange>
        </w:rPr>
        <w:t>Algorithms</w:t>
      </w:r>
      <w:r w:rsidRPr="00105151">
        <w:rPr>
          <w:sz w:val="24"/>
          <w:szCs w:val="24"/>
          <w:rPrChange w:id="4069" w:author="ΜΗΤΣΕΑΣ ΗΛΙΑΣ" w:date="2025-12-15T10:10:00Z" w16du:dateUtc="2025-12-15T08:10:00Z">
            <w:rPr/>
          </w:rPrChange>
        </w:rPr>
        <w:fldChar w:fldCharType="end"/>
      </w:r>
    </w:p>
    <w:p w14:paraId="6EFB5CC2" w14:textId="77777777" w:rsidR="005E3987" w:rsidRPr="00105151" w:rsidRDefault="00AF2B3C" w:rsidP="00D9344A">
      <w:pPr>
        <w:pStyle w:val="ae"/>
        <w:numPr>
          <w:ilvl w:val="0"/>
          <w:numId w:val="17"/>
        </w:numPr>
        <w:tabs>
          <w:tab w:val="clear" w:pos="720"/>
          <w:tab w:val="num" w:pos="360"/>
        </w:tabs>
        <w:spacing w:before="120" w:beforeAutospacing="1" w:after="120" w:afterAutospacing="1" w:line="360" w:lineRule="auto"/>
        <w:ind w:left="360"/>
        <w:jc w:val="both"/>
        <w:rPr>
          <w:sz w:val="24"/>
          <w:szCs w:val="24"/>
          <w:lang w:val="en-US"/>
          <w:rPrChange w:id="4070" w:author="ΜΗΤΣΕΑΣ ΗΛΙΑΣ" w:date="2025-12-15T10:10:00Z" w16du:dateUtc="2025-12-15T08:10:00Z">
            <w:rPr>
              <w:lang w:val="en-US"/>
            </w:rPr>
          </w:rPrChange>
        </w:rPr>
      </w:pPr>
      <w:r w:rsidRPr="00105151">
        <w:rPr>
          <w:sz w:val="24"/>
          <w:szCs w:val="24"/>
          <w:lang w:val="en-US"/>
          <w:rPrChange w:id="4071" w:author="ΜΗΤΣΕΑΣ ΗΛΙΑΣ" w:date="2025-12-15T10:10:00Z" w16du:dateUtc="2025-12-15T08:10:00Z">
            <w:rPr>
              <w:lang w:val="en-US"/>
            </w:rPr>
          </w:rPrChange>
        </w:rPr>
        <w:lastRenderedPageBreak/>
        <w:t xml:space="preserve">Young, T., Hazarika, D., Poria, S., &amp; Cambria, E. (2018). </w:t>
      </w:r>
      <w:r w:rsidRPr="00105151">
        <w:rPr>
          <w:i/>
          <w:iCs/>
          <w:sz w:val="24"/>
          <w:szCs w:val="24"/>
          <w:lang w:val="en-US"/>
          <w:rPrChange w:id="4072" w:author="ΜΗΤΣΕΑΣ ΗΛΙΑΣ" w:date="2025-12-15T10:10:00Z" w16du:dateUtc="2025-12-15T08:10:00Z">
            <w:rPr>
              <w:i/>
              <w:iCs/>
              <w:lang w:val="en-US"/>
            </w:rPr>
          </w:rPrChange>
        </w:rPr>
        <w:t>Recent trends in deep learning based natural language processing</w:t>
      </w:r>
      <w:r w:rsidRPr="00105151">
        <w:rPr>
          <w:sz w:val="24"/>
          <w:szCs w:val="24"/>
          <w:lang w:val="en-US"/>
          <w:rPrChange w:id="4073" w:author="ΜΗΤΣΕΑΣ ΗΛΙΑΣ" w:date="2025-12-15T10:10:00Z" w16du:dateUtc="2025-12-15T08:10:00Z">
            <w:rPr>
              <w:lang w:val="en-US"/>
            </w:rPr>
          </w:rPrChange>
        </w:rPr>
        <w:t xml:space="preserve">. IEEE Computational Intelligence Magazine, 13(3), 55–75. </w:t>
      </w:r>
      <w:r w:rsidRPr="00105151">
        <w:rPr>
          <w:sz w:val="24"/>
          <w:szCs w:val="24"/>
          <w:rPrChange w:id="4074" w:author="ΜΗΤΣΕΑΣ ΗΛΙΑΣ" w:date="2025-12-15T10:10:00Z" w16du:dateUtc="2025-12-15T08:10:00Z">
            <w:rPr/>
          </w:rPrChange>
        </w:rPr>
        <w:fldChar w:fldCharType="begin"/>
      </w:r>
      <w:r w:rsidRPr="00105151">
        <w:rPr>
          <w:sz w:val="24"/>
          <w:szCs w:val="24"/>
          <w:rPrChange w:id="4075" w:author="ΜΗΤΣΕΑΣ ΗΛΙΑΣ" w:date="2025-12-15T10:10:00Z" w16du:dateUtc="2025-12-15T08:10:00Z">
            <w:rPr/>
          </w:rPrChange>
        </w:rPr>
        <w:instrText>HYPERLINK "https://arxiv.org/pdf/1708.02709?utm_source=chatgpt.com"</w:instrText>
      </w:r>
      <w:r w:rsidRPr="00105151">
        <w:rPr>
          <w:sz w:val="24"/>
          <w:szCs w:val="24"/>
          <w:rPrChange w:id="4076" w:author="ΜΗΤΣΕΑΣ ΗΛΙΑΣ" w:date="2025-12-15T10:10:00Z" w16du:dateUtc="2025-12-15T08:10:00Z">
            <w:rPr>
              <w:sz w:val="24"/>
              <w:szCs w:val="24"/>
            </w:rPr>
          </w:rPrChange>
        </w:rPr>
      </w:r>
      <w:r w:rsidRPr="00105151">
        <w:rPr>
          <w:sz w:val="24"/>
          <w:szCs w:val="24"/>
          <w:rPrChange w:id="4077" w:author="ΜΗΤΣΕΑΣ ΗΛΙΑΣ" w:date="2025-12-15T10:10:00Z" w16du:dateUtc="2025-12-15T08:10:00Z">
            <w:rPr/>
          </w:rPrChange>
        </w:rPr>
        <w:fldChar w:fldCharType="separate"/>
      </w:r>
      <w:r w:rsidRPr="00105151">
        <w:rPr>
          <w:rStyle w:val="-"/>
          <w:sz w:val="24"/>
          <w:szCs w:val="24"/>
          <w:lang w:val="en-US"/>
          <w:rPrChange w:id="4078" w:author="ΜΗΤΣΕΑΣ ΗΛΙΑΣ" w:date="2025-12-15T10:10:00Z" w16du:dateUtc="2025-12-15T08:10:00Z">
            <w:rPr>
              <w:rStyle w:val="-"/>
              <w:lang w:val="en-US"/>
            </w:rPr>
          </w:rPrChange>
        </w:rPr>
        <w:t>https://arxiv.org/pdf/1708.02709</w:t>
      </w:r>
      <w:r w:rsidRPr="00105151">
        <w:rPr>
          <w:sz w:val="24"/>
          <w:szCs w:val="24"/>
          <w:rPrChange w:id="4079" w:author="ΜΗΤΣΕΑΣ ΗΛΙΑΣ" w:date="2025-12-15T10:10:00Z" w16du:dateUtc="2025-12-15T08:10:00Z">
            <w:rPr/>
          </w:rPrChange>
        </w:rPr>
        <w:fldChar w:fldCharType="end"/>
      </w:r>
    </w:p>
    <w:p w14:paraId="3C226235" w14:textId="77777777" w:rsidR="005E3987" w:rsidRPr="00105151" w:rsidRDefault="005E3987" w:rsidP="005E3987">
      <w:pPr>
        <w:pStyle w:val="ae"/>
        <w:numPr>
          <w:ilvl w:val="0"/>
          <w:numId w:val="36"/>
        </w:numPr>
        <w:spacing w:before="120" w:beforeAutospacing="1" w:after="120" w:afterAutospacing="1" w:line="360" w:lineRule="auto"/>
        <w:ind w:left="360"/>
        <w:jc w:val="both"/>
        <w:rPr>
          <w:sz w:val="24"/>
          <w:szCs w:val="24"/>
          <w:lang w:val="en-US"/>
        </w:rPr>
      </w:pPr>
      <w:r w:rsidRPr="00105151">
        <w:rPr>
          <w:sz w:val="24"/>
          <w:szCs w:val="24"/>
          <w:lang w:val="en-US"/>
        </w:rPr>
        <w:t>Manning, C. D., Raghavan, P., &amp; Schütze, H. (20</w:t>
      </w:r>
      <w:r w:rsidR="00D81CB5" w:rsidRPr="00105151">
        <w:rPr>
          <w:sz w:val="24"/>
          <w:szCs w:val="24"/>
          <w:lang w:val="en-US"/>
        </w:rPr>
        <w:t>20</w:t>
      </w:r>
      <w:r w:rsidRPr="00105151">
        <w:rPr>
          <w:sz w:val="24"/>
          <w:szCs w:val="24"/>
          <w:lang w:val="en-US"/>
        </w:rPr>
        <w:t xml:space="preserve">). </w:t>
      </w:r>
      <w:r w:rsidRPr="00105151">
        <w:rPr>
          <w:i/>
          <w:iCs/>
          <w:sz w:val="24"/>
          <w:szCs w:val="24"/>
          <w:lang w:val="en-US"/>
        </w:rPr>
        <w:t>Introduction to Information Retrieval</w:t>
      </w:r>
      <w:r w:rsidRPr="00105151">
        <w:rPr>
          <w:sz w:val="24"/>
          <w:szCs w:val="24"/>
          <w:lang w:val="en-US"/>
        </w:rPr>
        <w:t xml:space="preserve"> (Cambridge University Press) </w:t>
      </w:r>
      <w:r w:rsidRPr="00105151">
        <w:rPr>
          <w:sz w:val="24"/>
          <w:szCs w:val="24"/>
          <w:rPrChange w:id="4080" w:author="ΜΗΤΣΕΑΣ ΗΛΙΑΣ" w:date="2025-12-15T10:10:00Z" w16du:dateUtc="2025-12-15T08:10:00Z">
            <w:rPr/>
          </w:rPrChange>
        </w:rPr>
        <w:fldChar w:fldCharType="begin"/>
      </w:r>
      <w:r w:rsidRPr="00105151">
        <w:rPr>
          <w:sz w:val="24"/>
          <w:szCs w:val="24"/>
          <w:lang w:val="en-US"/>
          <w:rPrChange w:id="4081" w:author="ΜΗΤΣΕΑΣ ΗΛΙΑΣ" w:date="2025-12-15T10:10:00Z" w16du:dateUtc="2025-12-15T08:10:00Z">
            <w:rPr/>
          </w:rPrChange>
        </w:rPr>
        <w:instrText>HYPERLINK "https://nlp.stanford.edu/IR-book/information-retrieval-book.html"</w:instrText>
      </w:r>
      <w:r w:rsidRPr="00105151">
        <w:rPr>
          <w:sz w:val="24"/>
          <w:szCs w:val="24"/>
          <w:rPrChange w:id="4082" w:author="ΜΗΤΣΕΑΣ ΗΛΙΑΣ" w:date="2025-12-15T10:10:00Z" w16du:dateUtc="2025-12-15T08:10:00Z">
            <w:rPr>
              <w:sz w:val="24"/>
              <w:szCs w:val="24"/>
            </w:rPr>
          </w:rPrChange>
        </w:rPr>
      </w:r>
      <w:r w:rsidRPr="00105151">
        <w:rPr>
          <w:sz w:val="24"/>
          <w:szCs w:val="24"/>
          <w:rPrChange w:id="4083" w:author="ΜΗΤΣΕΑΣ ΗΛΙΑΣ" w:date="2025-12-15T10:10:00Z" w16du:dateUtc="2025-12-15T08:10:00Z">
            <w:rPr/>
          </w:rPrChange>
        </w:rPr>
        <w:fldChar w:fldCharType="separate"/>
      </w:r>
      <w:r w:rsidRPr="00105151">
        <w:rPr>
          <w:rStyle w:val="-"/>
          <w:sz w:val="24"/>
          <w:szCs w:val="24"/>
          <w:lang w:val="en-US"/>
        </w:rPr>
        <w:t>https://nlp.stanford.edu/IR-book/information-retrieval-</w:t>
      </w:r>
      <w:proofErr w:type="spellStart"/>
      <w:r w:rsidRPr="00105151">
        <w:rPr>
          <w:rStyle w:val="-"/>
          <w:sz w:val="24"/>
          <w:szCs w:val="24"/>
          <w:lang w:val="en-US"/>
        </w:rPr>
        <w:t>book.html</w:t>
      </w:r>
      <w:proofErr w:type="spellEnd"/>
      <w:r w:rsidRPr="00105151">
        <w:rPr>
          <w:sz w:val="24"/>
          <w:szCs w:val="24"/>
          <w:rPrChange w:id="4084" w:author="ΜΗΤΣΕΑΣ ΗΛΙΑΣ" w:date="2025-12-15T10:10:00Z" w16du:dateUtc="2025-12-15T08:10:00Z">
            <w:rPr/>
          </w:rPrChange>
        </w:rPr>
        <w:fldChar w:fldCharType="end"/>
      </w:r>
    </w:p>
    <w:p w14:paraId="0E1E5C1B" w14:textId="77777777" w:rsidR="005E3987" w:rsidRPr="00105151" w:rsidRDefault="005E3987" w:rsidP="005E3987">
      <w:pPr>
        <w:pStyle w:val="ae"/>
        <w:numPr>
          <w:ilvl w:val="0"/>
          <w:numId w:val="36"/>
        </w:numPr>
        <w:spacing w:before="120" w:beforeAutospacing="1" w:after="120" w:afterAutospacing="1" w:line="360" w:lineRule="auto"/>
        <w:ind w:left="360"/>
        <w:jc w:val="both"/>
        <w:rPr>
          <w:sz w:val="24"/>
          <w:szCs w:val="24"/>
          <w:lang w:val="en-US"/>
        </w:rPr>
      </w:pPr>
      <w:r w:rsidRPr="00105151">
        <w:rPr>
          <w:sz w:val="24"/>
          <w:szCs w:val="24"/>
          <w:lang w:val="en-US"/>
        </w:rPr>
        <w:t xml:space="preserve">Jurafsky, D., &amp; Martin, J. H. (2023). </w:t>
      </w:r>
      <w:r w:rsidRPr="00105151">
        <w:rPr>
          <w:i/>
          <w:iCs/>
          <w:sz w:val="24"/>
          <w:szCs w:val="24"/>
          <w:lang w:val="en-US"/>
        </w:rPr>
        <w:t>Speech and Language Processing</w:t>
      </w:r>
      <w:r w:rsidRPr="00105151">
        <w:rPr>
          <w:sz w:val="24"/>
          <w:szCs w:val="24"/>
          <w:lang w:val="en-US"/>
        </w:rPr>
        <w:t xml:space="preserve"> (4th Edition draft). </w:t>
      </w:r>
      <w:r w:rsidRPr="00105151">
        <w:rPr>
          <w:sz w:val="24"/>
          <w:szCs w:val="24"/>
          <w:rPrChange w:id="4085" w:author="ΜΗΤΣΕΑΣ ΗΛΙΑΣ" w:date="2025-12-15T10:10:00Z" w16du:dateUtc="2025-12-15T08:10:00Z">
            <w:rPr/>
          </w:rPrChange>
        </w:rPr>
        <w:fldChar w:fldCharType="begin"/>
      </w:r>
      <w:r w:rsidRPr="00105151">
        <w:rPr>
          <w:sz w:val="24"/>
          <w:szCs w:val="24"/>
          <w:lang w:val="en-US"/>
          <w:rPrChange w:id="4086" w:author="ΜΗΤΣΕΑΣ ΗΛΙΑΣ" w:date="2025-12-15T10:10:00Z" w16du:dateUtc="2025-12-15T08:10:00Z">
            <w:rPr/>
          </w:rPrChange>
        </w:rPr>
        <w:instrText>HYPERLINK "https://web.stanford.edu/~jurafsky/slp3/"</w:instrText>
      </w:r>
      <w:r w:rsidRPr="00105151">
        <w:rPr>
          <w:sz w:val="24"/>
          <w:szCs w:val="24"/>
          <w:rPrChange w:id="4087" w:author="ΜΗΤΣΕΑΣ ΗΛΙΑΣ" w:date="2025-12-15T10:10:00Z" w16du:dateUtc="2025-12-15T08:10:00Z">
            <w:rPr>
              <w:sz w:val="24"/>
              <w:szCs w:val="24"/>
            </w:rPr>
          </w:rPrChange>
        </w:rPr>
      </w:r>
      <w:r w:rsidRPr="00105151">
        <w:rPr>
          <w:sz w:val="24"/>
          <w:szCs w:val="24"/>
          <w:rPrChange w:id="4088" w:author="ΜΗΤΣΕΑΣ ΗΛΙΑΣ" w:date="2025-12-15T10:10:00Z" w16du:dateUtc="2025-12-15T08:10:00Z">
            <w:rPr/>
          </w:rPrChange>
        </w:rPr>
        <w:fldChar w:fldCharType="separate"/>
      </w:r>
      <w:r w:rsidRPr="00105151">
        <w:rPr>
          <w:rStyle w:val="-"/>
          <w:sz w:val="24"/>
          <w:szCs w:val="24"/>
          <w:lang w:val="en-US"/>
        </w:rPr>
        <w:t>https://web.stanford.edu/~jurafsky/slp3/</w:t>
      </w:r>
      <w:r w:rsidRPr="00105151">
        <w:rPr>
          <w:sz w:val="24"/>
          <w:szCs w:val="24"/>
          <w:rPrChange w:id="4089" w:author="ΜΗΤΣΕΑΣ ΗΛΙΑΣ" w:date="2025-12-15T10:10:00Z" w16du:dateUtc="2025-12-15T08:10:00Z">
            <w:rPr/>
          </w:rPrChange>
        </w:rPr>
        <w:fldChar w:fldCharType="end"/>
      </w:r>
    </w:p>
    <w:p w14:paraId="3DC02AE9" w14:textId="77777777" w:rsidR="005E3987" w:rsidRPr="00105151" w:rsidRDefault="000213A7" w:rsidP="005E3987">
      <w:pPr>
        <w:pStyle w:val="ae"/>
        <w:numPr>
          <w:ilvl w:val="0"/>
          <w:numId w:val="36"/>
        </w:numPr>
        <w:spacing w:before="120" w:beforeAutospacing="1" w:after="120" w:afterAutospacing="1" w:line="360" w:lineRule="auto"/>
        <w:ind w:left="360"/>
        <w:jc w:val="both"/>
        <w:rPr>
          <w:sz w:val="24"/>
          <w:szCs w:val="24"/>
          <w:lang w:val="en-US"/>
        </w:rPr>
      </w:pPr>
      <w:r w:rsidRPr="00105151">
        <w:rPr>
          <w:sz w:val="24"/>
          <w:szCs w:val="24"/>
          <w:lang w:val="en-US"/>
        </w:rPr>
        <w:t xml:space="preserve">Minaee, S., Kalchbrenner, N., Cambria, E., Nikzad, N., Chenaghlu, M., &amp; Gao, J. (2021). </w:t>
      </w:r>
      <w:r w:rsidRPr="00105151">
        <w:rPr>
          <w:i/>
          <w:iCs/>
          <w:sz w:val="24"/>
          <w:szCs w:val="24"/>
          <w:lang w:val="en-US"/>
        </w:rPr>
        <w:t>Deep Learning–based Text Classification: A Comprehensive Review.</w:t>
      </w:r>
      <w:r w:rsidRPr="00105151">
        <w:rPr>
          <w:sz w:val="24"/>
          <w:szCs w:val="24"/>
          <w:lang w:val="en-US"/>
        </w:rPr>
        <w:t xml:space="preserve"> ACM Computing Surveys, 54(3), Article 62. </w:t>
      </w:r>
      <w:r w:rsidR="00287D57" w:rsidRPr="00105151">
        <w:rPr>
          <w:sz w:val="24"/>
          <w:szCs w:val="24"/>
          <w:rPrChange w:id="4090" w:author="ΜΗΤΣΕΑΣ ΗΛΙΑΣ" w:date="2025-12-15T10:10:00Z" w16du:dateUtc="2025-12-15T08:10:00Z">
            <w:rPr/>
          </w:rPrChange>
        </w:rPr>
        <w:fldChar w:fldCharType="begin"/>
      </w:r>
      <w:r w:rsidR="00287D57" w:rsidRPr="00105151">
        <w:rPr>
          <w:sz w:val="24"/>
          <w:szCs w:val="24"/>
          <w:lang w:val="en-US"/>
          <w:rPrChange w:id="4091" w:author="ΜΗΤΣΕΑΣ ΗΛΙΑΣ" w:date="2025-12-15T10:10:00Z" w16du:dateUtc="2025-12-15T08:10:00Z">
            <w:rPr/>
          </w:rPrChange>
        </w:rPr>
        <w:instrText>HYPERLINK "https://sentic.net/deep-learning-based-text-classification.pdf"</w:instrText>
      </w:r>
      <w:r w:rsidR="00287D57" w:rsidRPr="00105151">
        <w:rPr>
          <w:sz w:val="24"/>
          <w:szCs w:val="24"/>
          <w:rPrChange w:id="4092" w:author="ΜΗΤΣΕΑΣ ΗΛΙΑΣ" w:date="2025-12-15T10:10:00Z" w16du:dateUtc="2025-12-15T08:10:00Z">
            <w:rPr>
              <w:sz w:val="24"/>
              <w:szCs w:val="24"/>
            </w:rPr>
          </w:rPrChange>
        </w:rPr>
      </w:r>
      <w:r w:rsidR="00287D57" w:rsidRPr="00105151">
        <w:rPr>
          <w:sz w:val="24"/>
          <w:szCs w:val="24"/>
          <w:rPrChange w:id="4093" w:author="ΜΗΤΣΕΑΣ ΗΛΙΑΣ" w:date="2025-12-15T10:10:00Z" w16du:dateUtc="2025-12-15T08:10:00Z">
            <w:rPr/>
          </w:rPrChange>
        </w:rPr>
        <w:fldChar w:fldCharType="separate"/>
      </w:r>
      <w:r w:rsidR="00287D57" w:rsidRPr="00105151">
        <w:rPr>
          <w:rStyle w:val="-"/>
          <w:sz w:val="24"/>
          <w:szCs w:val="24"/>
          <w:lang w:val="en-US"/>
        </w:rPr>
        <w:t>https://sentic.net/deep-learning-based-text-classification.pdf</w:t>
      </w:r>
      <w:r w:rsidR="00287D57" w:rsidRPr="00105151">
        <w:rPr>
          <w:sz w:val="24"/>
          <w:szCs w:val="24"/>
          <w:rPrChange w:id="4094" w:author="ΜΗΤΣΕΑΣ ΗΛΙΑΣ" w:date="2025-12-15T10:10:00Z" w16du:dateUtc="2025-12-15T08:10:00Z">
            <w:rPr/>
          </w:rPrChange>
        </w:rPr>
        <w:fldChar w:fldCharType="end"/>
      </w:r>
    </w:p>
    <w:p w14:paraId="103B01D7" w14:textId="77777777" w:rsidR="00D81CB5" w:rsidRPr="00105151" w:rsidRDefault="00D81CB5" w:rsidP="00320881">
      <w:pPr>
        <w:pStyle w:val="ae"/>
        <w:numPr>
          <w:ilvl w:val="0"/>
          <w:numId w:val="36"/>
        </w:numPr>
        <w:spacing w:before="120" w:beforeAutospacing="1" w:after="120" w:afterAutospacing="1" w:line="360" w:lineRule="auto"/>
        <w:ind w:left="360"/>
        <w:jc w:val="both"/>
        <w:rPr>
          <w:sz w:val="24"/>
          <w:szCs w:val="24"/>
          <w:lang w:val="en-US"/>
        </w:rPr>
      </w:pPr>
      <w:r w:rsidRPr="00105151">
        <w:rPr>
          <w:sz w:val="24"/>
          <w:szCs w:val="24"/>
          <w:lang w:val="en-US"/>
        </w:rPr>
        <w:t xml:space="preserve">Devlin, J., Chang, M.-W., Lee, K., &amp; Toutanova, K. (2019). </w:t>
      </w:r>
      <w:r w:rsidRPr="00105151">
        <w:rPr>
          <w:i/>
          <w:iCs/>
          <w:sz w:val="24"/>
          <w:szCs w:val="24"/>
          <w:lang w:val="en-US"/>
        </w:rPr>
        <w:t xml:space="preserve">BERT: Pre-training of Deep Bidirectional Transformers for Language Understanding. </w:t>
      </w:r>
      <w:r w:rsidRPr="00105151">
        <w:rPr>
          <w:sz w:val="24"/>
          <w:szCs w:val="24"/>
          <w:rPrChange w:id="4095" w:author="ΜΗΤΣΕΑΣ ΗΛΙΑΣ" w:date="2025-12-15T10:10:00Z" w16du:dateUtc="2025-12-15T08:10:00Z">
            <w:rPr/>
          </w:rPrChange>
        </w:rPr>
        <w:fldChar w:fldCharType="begin"/>
      </w:r>
      <w:r w:rsidRPr="00105151">
        <w:rPr>
          <w:sz w:val="24"/>
          <w:szCs w:val="24"/>
          <w:lang w:val="en-US"/>
          <w:rPrChange w:id="4096" w:author="ΜΗΤΣΕΑΣ ΗΛΙΑΣ" w:date="2025-12-15T10:10:00Z" w16du:dateUtc="2025-12-15T08:10:00Z">
            <w:rPr/>
          </w:rPrChange>
        </w:rPr>
        <w:instrText>HYPERLINK "https://arxiv.org/abs/1810.04805"</w:instrText>
      </w:r>
      <w:r w:rsidRPr="00105151">
        <w:rPr>
          <w:sz w:val="24"/>
          <w:szCs w:val="24"/>
          <w:rPrChange w:id="4097" w:author="ΜΗΤΣΕΑΣ ΗΛΙΑΣ" w:date="2025-12-15T10:10:00Z" w16du:dateUtc="2025-12-15T08:10:00Z">
            <w:rPr>
              <w:sz w:val="24"/>
              <w:szCs w:val="24"/>
            </w:rPr>
          </w:rPrChange>
        </w:rPr>
      </w:r>
      <w:r w:rsidRPr="00105151">
        <w:rPr>
          <w:sz w:val="24"/>
          <w:szCs w:val="24"/>
          <w:rPrChange w:id="4098" w:author="ΜΗΤΣΕΑΣ ΗΛΙΑΣ" w:date="2025-12-15T10:10:00Z" w16du:dateUtc="2025-12-15T08:10:00Z">
            <w:rPr/>
          </w:rPrChange>
        </w:rPr>
        <w:fldChar w:fldCharType="separate"/>
      </w:r>
      <w:r w:rsidRPr="00105151">
        <w:rPr>
          <w:rStyle w:val="-"/>
          <w:i/>
          <w:iCs/>
          <w:sz w:val="24"/>
          <w:szCs w:val="24"/>
          <w:lang w:val="en-US"/>
        </w:rPr>
        <w:t>https://arxiv.org/abs/1810.04805</w:t>
      </w:r>
      <w:r w:rsidRPr="00105151">
        <w:rPr>
          <w:sz w:val="24"/>
          <w:szCs w:val="24"/>
          <w:rPrChange w:id="4099" w:author="ΜΗΤΣΕΑΣ ΗΛΙΑΣ" w:date="2025-12-15T10:10:00Z" w16du:dateUtc="2025-12-15T08:10:00Z">
            <w:rPr/>
          </w:rPrChange>
        </w:rPr>
        <w:fldChar w:fldCharType="end"/>
      </w:r>
    </w:p>
    <w:p w14:paraId="42C25CBD" w14:textId="0FF2EBD2" w:rsidR="00202701" w:rsidRPr="00105151" w:rsidDel="003D15C6" w:rsidRDefault="00202701" w:rsidP="00320881">
      <w:pPr>
        <w:pStyle w:val="ae"/>
        <w:numPr>
          <w:ilvl w:val="0"/>
          <w:numId w:val="36"/>
        </w:numPr>
        <w:spacing w:before="120" w:beforeAutospacing="1" w:after="120" w:afterAutospacing="1" w:line="360" w:lineRule="auto"/>
        <w:ind w:left="360"/>
        <w:jc w:val="both"/>
        <w:rPr>
          <w:del w:id="4100" w:author="ΜΗΤΣΕΑΣ ΗΛΙΑΣ" w:date="2025-12-15T12:03:00Z" w16du:dateUtc="2025-12-15T10:03:00Z"/>
          <w:sz w:val="24"/>
          <w:szCs w:val="24"/>
          <w:lang w:val="en-US"/>
        </w:rPr>
      </w:pPr>
      <w:del w:id="4101" w:author="ΜΗΤΣΕΑΣ ΗΛΙΑΣ" w:date="2025-12-15T12:03:00Z" w16du:dateUtc="2025-12-15T10:03:00Z">
        <w:r w:rsidRPr="00105151" w:rsidDel="003D15C6">
          <w:rPr>
            <w:sz w:val="24"/>
            <w:szCs w:val="24"/>
            <w:lang w:val="en-US"/>
          </w:rPr>
          <w:delText xml:space="preserve">Casaló, L. V., Flavián, C., &amp; Ibáñez-Sánchez, S. (2020). </w:delText>
        </w:r>
        <w:r w:rsidR="00DF3150" w:rsidRPr="00105151" w:rsidDel="003D15C6">
          <w:rPr>
            <w:i/>
            <w:iCs/>
            <w:sz w:val="24"/>
            <w:szCs w:val="24"/>
            <w:lang w:val="en-US"/>
          </w:rPr>
          <w:delText>influencers</w:delText>
        </w:r>
        <w:r w:rsidR="00145559" w:rsidRPr="00105151" w:rsidDel="003D15C6">
          <w:rPr>
            <w:i/>
            <w:iCs/>
            <w:sz w:val="24"/>
            <w:szCs w:val="24"/>
            <w:lang w:val="en-US"/>
          </w:rPr>
          <w:delText xml:space="preserve"> </w:delText>
        </w:r>
        <w:r w:rsidRPr="00105151" w:rsidDel="003D15C6">
          <w:rPr>
            <w:i/>
            <w:iCs/>
            <w:sz w:val="24"/>
            <w:szCs w:val="24"/>
            <w:lang w:val="en-US"/>
          </w:rPr>
          <w:delText>on Instagram: Antecedents and consequences of opinion leadership</w:delText>
        </w:r>
        <w:r w:rsidRPr="00105151" w:rsidDel="003D15C6">
          <w:rPr>
            <w:sz w:val="24"/>
            <w:szCs w:val="24"/>
            <w:lang w:val="en-US"/>
          </w:rPr>
          <w:delText xml:space="preserve">. </w:delText>
        </w:r>
        <w:r w:rsidRPr="00105151" w:rsidDel="003D15C6">
          <w:rPr>
            <w:i/>
            <w:iCs/>
            <w:sz w:val="24"/>
            <w:szCs w:val="24"/>
            <w:lang w:val="en-GB"/>
          </w:rPr>
          <w:delText>Journal of Business Research.</w:delText>
        </w:r>
      </w:del>
    </w:p>
    <w:p w14:paraId="356C8B03" w14:textId="5CE5E13F" w:rsidR="00202701" w:rsidRPr="00105151" w:rsidRDefault="00202701" w:rsidP="00320881">
      <w:pPr>
        <w:pStyle w:val="ae"/>
        <w:numPr>
          <w:ilvl w:val="0"/>
          <w:numId w:val="36"/>
        </w:numPr>
        <w:spacing w:before="120" w:beforeAutospacing="1" w:after="120" w:afterAutospacing="1" w:line="360" w:lineRule="auto"/>
        <w:ind w:left="360"/>
        <w:jc w:val="both"/>
        <w:rPr>
          <w:sz w:val="24"/>
          <w:szCs w:val="24"/>
          <w:lang w:val="en-US"/>
        </w:rPr>
      </w:pPr>
      <w:r w:rsidRPr="00105151">
        <w:rPr>
          <w:sz w:val="24"/>
          <w:szCs w:val="24"/>
          <w:lang w:val="en-US"/>
        </w:rPr>
        <w:t xml:space="preserve">Ki, C. W., Cuevas, L. M., Chong, S. M., &amp; Lim, H. (2020). </w:t>
      </w:r>
      <w:r w:rsidR="003B5AD5" w:rsidRPr="00105151">
        <w:rPr>
          <w:i/>
          <w:iCs/>
          <w:sz w:val="24"/>
          <w:szCs w:val="24"/>
          <w:lang w:val="en-US"/>
        </w:rPr>
        <w:t>influencer</w:t>
      </w:r>
      <w:r w:rsidRPr="00105151">
        <w:rPr>
          <w:i/>
          <w:iCs/>
          <w:sz w:val="24"/>
          <w:szCs w:val="24"/>
          <w:lang w:val="en-US"/>
        </w:rPr>
        <w:t xml:space="preserve"> marketing: Social media </w:t>
      </w:r>
      <w:r w:rsidR="00DF3150" w:rsidRPr="00105151">
        <w:rPr>
          <w:i/>
          <w:iCs/>
          <w:sz w:val="24"/>
          <w:szCs w:val="24"/>
          <w:lang w:val="en-US"/>
        </w:rPr>
        <w:t>influencer</w:t>
      </w:r>
      <w:ins w:id="4102" w:author="ΜΗΤΣΕΑΣ ΗΛΙΑΣ" w:date="2025-12-04T12:14:00Z" w16du:dateUtc="2025-12-04T10:14:00Z">
        <w:r w:rsidR="00DF3150" w:rsidRPr="00105151">
          <w:rPr>
            <w:i/>
            <w:iCs/>
            <w:sz w:val="24"/>
            <w:szCs w:val="24"/>
            <w:lang w:val="en-US"/>
          </w:rPr>
          <w:t>s</w:t>
        </w:r>
      </w:ins>
      <w:r w:rsidRPr="00105151">
        <w:rPr>
          <w:i/>
          <w:iCs/>
          <w:sz w:val="24"/>
          <w:szCs w:val="24"/>
          <w:lang w:val="en-US"/>
        </w:rPr>
        <w:t xml:space="preserve"> as human brands</w:t>
      </w:r>
      <w:r w:rsidRPr="00105151">
        <w:rPr>
          <w:sz w:val="24"/>
          <w:szCs w:val="24"/>
          <w:lang w:val="en-US"/>
        </w:rPr>
        <w:t xml:space="preserve">. </w:t>
      </w:r>
      <w:r w:rsidRPr="00105151">
        <w:rPr>
          <w:i/>
          <w:iCs/>
          <w:sz w:val="24"/>
          <w:szCs w:val="24"/>
          <w:lang w:val="en-GB"/>
        </w:rPr>
        <w:t>Journal of Retailing and Consumer Services.</w:t>
      </w:r>
      <w:ins w:id="4103" w:author="ΜΗΤΣΕΑΣ ΗΛΙΑΣ" w:date="2025-12-15T11:52:00Z" w16du:dateUtc="2025-12-15T09:52:00Z">
        <w:r w:rsidR="00EF490C">
          <w:rPr>
            <w:i/>
            <w:iCs/>
            <w:sz w:val="24"/>
            <w:szCs w:val="24"/>
            <w:lang w:val="en-GB"/>
          </w:rPr>
          <w:t xml:space="preserve"> </w:t>
        </w:r>
        <w:r w:rsidR="00EF490C">
          <w:rPr>
            <w:i/>
            <w:iCs/>
            <w:sz w:val="24"/>
            <w:szCs w:val="24"/>
            <w:lang w:val="en-GB"/>
          </w:rPr>
          <w:fldChar w:fldCharType="begin"/>
        </w:r>
        <w:r w:rsidR="00EF490C">
          <w:rPr>
            <w:i/>
            <w:iCs/>
            <w:sz w:val="24"/>
            <w:szCs w:val="24"/>
            <w:lang w:val="en-GB"/>
          </w:rPr>
          <w:instrText>HYPERLINK "</w:instrText>
        </w:r>
        <w:r w:rsidR="00EF490C" w:rsidRPr="00EF490C">
          <w:rPr>
            <w:i/>
            <w:iCs/>
            <w:sz w:val="24"/>
            <w:szCs w:val="24"/>
            <w:lang w:val="en-GB"/>
          </w:rPr>
          <w:instrText>https://doi.org/10.1016/j.jretconser.2020.102133</w:instrText>
        </w:r>
        <w:r w:rsidR="00EF490C">
          <w:rPr>
            <w:i/>
            <w:iCs/>
            <w:sz w:val="24"/>
            <w:szCs w:val="24"/>
            <w:lang w:val="en-GB"/>
          </w:rPr>
          <w:instrText>"</w:instrText>
        </w:r>
        <w:r w:rsidR="00EF490C">
          <w:rPr>
            <w:i/>
            <w:iCs/>
            <w:sz w:val="24"/>
            <w:szCs w:val="24"/>
            <w:lang w:val="en-GB"/>
          </w:rPr>
        </w:r>
        <w:r w:rsidR="00EF490C">
          <w:rPr>
            <w:i/>
            <w:iCs/>
            <w:sz w:val="24"/>
            <w:szCs w:val="24"/>
            <w:lang w:val="en-GB"/>
          </w:rPr>
          <w:fldChar w:fldCharType="separate"/>
        </w:r>
        <w:r w:rsidR="00EF490C" w:rsidRPr="00B03733">
          <w:rPr>
            <w:rStyle w:val="-"/>
            <w:i/>
            <w:iCs/>
            <w:sz w:val="24"/>
            <w:szCs w:val="24"/>
            <w:lang w:val="en-GB"/>
          </w:rPr>
          <w:t>https://doi.org/10.1016/j.jretconser.2020.102133</w:t>
        </w:r>
        <w:r w:rsidR="00EF490C">
          <w:rPr>
            <w:i/>
            <w:iCs/>
            <w:sz w:val="24"/>
            <w:szCs w:val="24"/>
            <w:lang w:val="en-GB"/>
          </w:rPr>
          <w:fldChar w:fldCharType="end"/>
        </w:r>
        <w:r w:rsidR="00EF490C">
          <w:rPr>
            <w:i/>
            <w:iCs/>
            <w:sz w:val="24"/>
            <w:szCs w:val="24"/>
            <w:lang w:val="en-GB"/>
          </w:rPr>
          <w:t xml:space="preserve"> </w:t>
        </w:r>
      </w:ins>
    </w:p>
    <w:p w14:paraId="201DCF74" w14:textId="2E124C6D" w:rsidR="00202701" w:rsidRPr="00105151" w:rsidRDefault="00202701" w:rsidP="00320881">
      <w:pPr>
        <w:pStyle w:val="ae"/>
        <w:numPr>
          <w:ilvl w:val="0"/>
          <w:numId w:val="36"/>
        </w:numPr>
        <w:spacing w:before="120" w:beforeAutospacing="1" w:after="120" w:afterAutospacing="1" w:line="360" w:lineRule="auto"/>
        <w:ind w:left="360"/>
        <w:jc w:val="both"/>
        <w:rPr>
          <w:sz w:val="24"/>
          <w:szCs w:val="24"/>
          <w:lang w:val="en-US"/>
        </w:rPr>
      </w:pPr>
      <w:r w:rsidRPr="00105151">
        <w:rPr>
          <w:sz w:val="24"/>
          <w:szCs w:val="24"/>
          <w:lang w:val="en-US"/>
        </w:rPr>
        <w:t xml:space="preserve">Freberg, K. (2021). </w:t>
      </w:r>
      <w:r w:rsidRPr="00105151">
        <w:rPr>
          <w:i/>
          <w:iCs/>
          <w:sz w:val="24"/>
          <w:szCs w:val="24"/>
          <w:lang w:val="en-US"/>
        </w:rPr>
        <w:t xml:space="preserve">Discovering the true impact of </w:t>
      </w:r>
      <w:r w:rsidR="00DF3150" w:rsidRPr="00105151">
        <w:rPr>
          <w:i/>
          <w:iCs/>
          <w:sz w:val="24"/>
          <w:szCs w:val="24"/>
          <w:lang w:val="en-US"/>
        </w:rPr>
        <w:t>influencers</w:t>
      </w:r>
      <w:r w:rsidRPr="00105151">
        <w:rPr>
          <w:i/>
          <w:iCs/>
          <w:sz w:val="24"/>
          <w:szCs w:val="24"/>
          <w:lang w:val="en-US"/>
        </w:rPr>
        <w:t xml:space="preserve"> in the digital economy</w:t>
      </w:r>
      <w:r w:rsidRPr="00105151">
        <w:rPr>
          <w:sz w:val="24"/>
          <w:szCs w:val="24"/>
          <w:lang w:val="en-US"/>
        </w:rPr>
        <w:t xml:space="preserve">. </w:t>
      </w:r>
      <w:r w:rsidRPr="00105151">
        <w:rPr>
          <w:i/>
          <w:iCs/>
          <w:sz w:val="24"/>
          <w:szCs w:val="24"/>
          <w:lang w:val="en-US"/>
        </w:rPr>
        <w:t>Public Relations Review.</w:t>
      </w:r>
      <w:ins w:id="4104" w:author="ΜΗΤΣΕΑΣ ΗΛΙΑΣ" w:date="2025-12-15T11:52:00Z" w16du:dateUtc="2025-12-15T09:52:00Z">
        <w:r w:rsidR="00EF490C">
          <w:rPr>
            <w:i/>
            <w:iCs/>
            <w:sz w:val="24"/>
            <w:szCs w:val="24"/>
            <w:lang w:val="en-US"/>
          </w:rPr>
          <w:t xml:space="preserve"> </w:t>
        </w:r>
        <w:r w:rsidR="00EF490C">
          <w:rPr>
            <w:i/>
            <w:iCs/>
            <w:sz w:val="24"/>
            <w:szCs w:val="24"/>
            <w:lang w:val="en-US"/>
          </w:rPr>
          <w:fldChar w:fldCharType="begin"/>
        </w:r>
        <w:r w:rsidR="00EF490C">
          <w:rPr>
            <w:i/>
            <w:iCs/>
            <w:sz w:val="24"/>
            <w:szCs w:val="24"/>
            <w:lang w:val="en-US"/>
          </w:rPr>
          <w:instrText>HYPERLINK "</w:instrText>
        </w:r>
        <w:r w:rsidR="00EF490C" w:rsidRPr="00EF490C">
          <w:rPr>
            <w:i/>
            <w:iCs/>
            <w:sz w:val="24"/>
            <w:szCs w:val="24"/>
            <w:lang w:val="en-US"/>
          </w:rPr>
          <w:instrText>https://doi.org/10.1016/j.pubrev.2021.102017</w:instrText>
        </w:r>
        <w:r w:rsidR="00EF490C">
          <w:rPr>
            <w:i/>
            <w:iCs/>
            <w:sz w:val="24"/>
            <w:szCs w:val="24"/>
            <w:lang w:val="en-US"/>
          </w:rPr>
          <w:instrText>"</w:instrText>
        </w:r>
        <w:r w:rsidR="00EF490C">
          <w:rPr>
            <w:i/>
            <w:iCs/>
            <w:sz w:val="24"/>
            <w:szCs w:val="24"/>
            <w:lang w:val="en-US"/>
          </w:rPr>
        </w:r>
        <w:r w:rsidR="00EF490C">
          <w:rPr>
            <w:i/>
            <w:iCs/>
            <w:sz w:val="24"/>
            <w:szCs w:val="24"/>
            <w:lang w:val="en-US"/>
          </w:rPr>
          <w:fldChar w:fldCharType="separate"/>
        </w:r>
        <w:r w:rsidR="00EF490C" w:rsidRPr="00B03733">
          <w:rPr>
            <w:rStyle w:val="-"/>
            <w:i/>
            <w:iCs/>
            <w:sz w:val="24"/>
            <w:szCs w:val="24"/>
            <w:lang w:val="en-US"/>
          </w:rPr>
          <w:t>https://doi.org/10.1016/j.pubrev.2021.102017</w:t>
        </w:r>
        <w:r w:rsidR="00EF490C">
          <w:rPr>
            <w:i/>
            <w:iCs/>
            <w:sz w:val="24"/>
            <w:szCs w:val="24"/>
            <w:lang w:val="en-US"/>
          </w:rPr>
          <w:fldChar w:fldCharType="end"/>
        </w:r>
        <w:r w:rsidR="00EF490C">
          <w:rPr>
            <w:i/>
            <w:iCs/>
            <w:sz w:val="24"/>
            <w:szCs w:val="24"/>
            <w:lang w:val="en-US"/>
          </w:rPr>
          <w:t xml:space="preserve"> </w:t>
        </w:r>
      </w:ins>
    </w:p>
    <w:p w14:paraId="32AC550E" w14:textId="6BC9A95A" w:rsidR="002F237F" w:rsidRPr="00105151" w:rsidRDefault="002F237F" w:rsidP="00320881">
      <w:pPr>
        <w:pStyle w:val="ae"/>
        <w:numPr>
          <w:ilvl w:val="0"/>
          <w:numId w:val="36"/>
        </w:numPr>
        <w:spacing w:before="120" w:beforeAutospacing="1" w:after="120" w:afterAutospacing="1" w:line="360" w:lineRule="auto"/>
        <w:ind w:left="360"/>
        <w:jc w:val="both"/>
        <w:rPr>
          <w:sz w:val="24"/>
          <w:szCs w:val="24"/>
          <w:lang w:val="en-US"/>
        </w:rPr>
      </w:pPr>
      <w:r w:rsidRPr="00105151">
        <w:rPr>
          <w:sz w:val="24"/>
          <w:szCs w:val="24"/>
          <w:lang w:val="en-US"/>
        </w:rPr>
        <w:t xml:space="preserve">Håkansson, P., &amp; Witmer, H. (2015). Social media and trust: A systematic literature review. </w:t>
      </w:r>
      <w:r w:rsidRPr="00105151">
        <w:rPr>
          <w:sz w:val="24"/>
          <w:szCs w:val="24"/>
          <w:lang w:val="en-GB"/>
        </w:rPr>
        <w:t>Journal of Business and Economics, 6(3), 517–524.</w:t>
      </w:r>
      <w:ins w:id="4105" w:author="ΜΗΤΣΕΑΣ ΗΛΙΑΣ" w:date="2025-12-15T11:58:00Z" w16du:dateUtc="2025-12-15T09:58:00Z">
        <w:r w:rsidR="00B62B1A">
          <w:rPr>
            <w:sz w:val="24"/>
            <w:szCs w:val="24"/>
            <w:lang w:val="en-GB"/>
          </w:rPr>
          <w:t xml:space="preserve"> </w:t>
        </w:r>
        <w:r w:rsidR="00B62B1A">
          <w:rPr>
            <w:sz w:val="24"/>
            <w:szCs w:val="24"/>
            <w:lang w:val="en-GB"/>
          </w:rPr>
          <w:fldChar w:fldCharType="begin"/>
        </w:r>
        <w:r w:rsidR="00B62B1A">
          <w:rPr>
            <w:sz w:val="24"/>
            <w:szCs w:val="24"/>
            <w:lang w:val="en-GB"/>
          </w:rPr>
          <w:instrText>HYPERLINK "</w:instrText>
        </w:r>
        <w:r w:rsidR="00B62B1A" w:rsidRPr="00B62B1A">
          <w:rPr>
            <w:sz w:val="24"/>
            <w:szCs w:val="24"/>
            <w:lang w:val="en-GB"/>
          </w:rPr>
          <w:instrText>https://www.academicstar.us/UploadFile/Picture/2015-8/2015817161823271.pdf</w:instrText>
        </w:r>
        <w:r w:rsidR="00B62B1A">
          <w:rPr>
            <w:sz w:val="24"/>
            <w:szCs w:val="24"/>
            <w:lang w:val="en-GB"/>
          </w:rPr>
          <w:instrText>"</w:instrText>
        </w:r>
        <w:r w:rsidR="00B62B1A">
          <w:rPr>
            <w:sz w:val="24"/>
            <w:szCs w:val="24"/>
            <w:lang w:val="en-GB"/>
          </w:rPr>
        </w:r>
        <w:r w:rsidR="00B62B1A">
          <w:rPr>
            <w:sz w:val="24"/>
            <w:szCs w:val="24"/>
            <w:lang w:val="en-GB"/>
          </w:rPr>
          <w:fldChar w:fldCharType="separate"/>
        </w:r>
        <w:r w:rsidR="00B62B1A" w:rsidRPr="00B03733">
          <w:rPr>
            <w:rStyle w:val="-"/>
            <w:sz w:val="24"/>
            <w:szCs w:val="24"/>
            <w:lang w:val="en-GB"/>
          </w:rPr>
          <w:t>https://www.academicstar.us/UploadFile/Picture/2015-8/2015817161823271.pdf</w:t>
        </w:r>
        <w:r w:rsidR="00B62B1A">
          <w:rPr>
            <w:sz w:val="24"/>
            <w:szCs w:val="24"/>
            <w:lang w:val="en-GB"/>
          </w:rPr>
          <w:fldChar w:fldCharType="end"/>
        </w:r>
        <w:r w:rsidR="00B62B1A">
          <w:rPr>
            <w:sz w:val="24"/>
            <w:szCs w:val="24"/>
            <w:lang w:val="en-GB"/>
          </w:rPr>
          <w:t xml:space="preserve"> </w:t>
        </w:r>
      </w:ins>
    </w:p>
    <w:p w14:paraId="1847D19B" w14:textId="35F180C1" w:rsidR="002F237F" w:rsidRPr="00105151" w:rsidRDefault="002F237F" w:rsidP="00320881">
      <w:pPr>
        <w:pStyle w:val="ae"/>
        <w:numPr>
          <w:ilvl w:val="0"/>
          <w:numId w:val="36"/>
        </w:numPr>
        <w:spacing w:before="120" w:beforeAutospacing="1" w:after="120" w:afterAutospacing="1" w:line="360" w:lineRule="auto"/>
        <w:ind w:left="360"/>
        <w:jc w:val="both"/>
        <w:rPr>
          <w:sz w:val="24"/>
          <w:szCs w:val="24"/>
          <w:lang w:val="en-US"/>
        </w:rPr>
      </w:pPr>
      <w:r w:rsidRPr="00105151">
        <w:rPr>
          <w:sz w:val="24"/>
          <w:szCs w:val="24"/>
          <w:lang w:val="en-US"/>
        </w:rPr>
        <w:t xml:space="preserve">Lou, C., &amp; Yuan, S. (2019). Influencer marketing: How message value and credibility affect consumer trust. </w:t>
      </w:r>
      <w:r w:rsidRPr="00105151">
        <w:rPr>
          <w:sz w:val="24"/>
          <w:szCs w:val="24"/>
          <w:lang w:val="en-GB"/>
        </w:rPr>
        <w:t>Journal of Interactive Advertising.</w:t>
      </w:r>
      <w:ins w:id="4106" w:author="ΜΗΤΣΕΑΣ ΗΛΙΑΣ" w:date="2025-12-15T11:54:00Z" w16du:dateUtc="2025-12-15T09:54:00Z">
        <w:r w:rsidR="00EF490C">
          <w:rPr>
            <w:sz w:val="24"/>
            <w:szCs w:val="24"/>
            <w:lang w:val="en-GB"/>
          </w:rPr>
          <w:t xml:space="preserve"> </w:t>
        </w:r>
        <w:r w:rsidR="00EF490C">
          <w:rPr>
            <w:sz w:val="24"/>
            <w:szCs w:val="24"/>
            <w:lang w:val="en-GB"/>
          </w:rPr>
          <w:fldChar w:fldCharType="begin"/>
        </w:r>
        <w:r w:rsidR="00EF490C">
          <w:rPr>
            <w:sz w:val="24"/>
            <w:szCs w:val="24"/>
            <w:lang w:val="en-GB"/>
          </w:rPr>
          <w:instrText>HYPERLINK "</w:instrText>
        </w:r>
        <w:r w:rsidR="00EF490C" w:rsidRPr="00EF490C">
          <w:rPr>
            <w:sz w:val="24"/>
            <w:szCs w:val="24"/>
            <w:lang w:val="en-GB"/>
          </w:rPr>
          <w:instrText>https://doi.org/10.1080/15252019.2018.1533501</w:instrText>
        </w:r>
        <w:r w:rsidR="00EF490C">
          <w:rPr>
            <w:sz w:val="24"/>
            <w:szCs w:val="24"/>
            <w:lang w:val="en-GB"/>
          </w:rPr>
          <w:instrText>"</w:instrText>
        </w:r>
        <w:r w:rsidR="00EF490C">
          <w:rPr>
            <w:sz w:val="24"/>
            <w:szCs w:val="24"/>
            <w:lang w:val="en-GB"/>
          </w:rPr>
        </w:r>
        <w:r w:rsidR="00EF490C">
          <w:rPr>
            <w:sz w:val="24"/>
            <w:szCs w:val="24"/>
            <w:lang w:val="en-GB"/>
          </w:rPr>
          <w:fldChar w:fldCharType="separate"/>
        </w:r>
        <w:r w:rsidR="00EF490C" w:rsidRPr="00B03733">
          <w:rPr>
            <w:rStyle w:val="-"/>
            <w:sz w:val="24"/>
            <w:szCs w:val="24"/>
            <w:lang w:val="en-GB"/>
          </w:rPr>
          <w:t>https://doi.org/10.1080/15252019.2018.1533501</w:t>
        </w:r>
        <w:r w:rsidR="00EF490C">
          <w:rPr>
            <w:sz w:val="24"/>
            <w:szCs w:val="24"/>
            <w:lang w:val="en-GB"/>
          </w:rPr>
          <w:fldChar w:fldCharType="end"/>
        </w:r>
        <w:r w:rsidR="00EF490C">
          <w:rPr>
            <w:sz w:val="24"/>
            <w:szCs w:val="24"/>
            <w:lang w:val="en-GB"/>
          </w:rPr>
          <w:t xml:space="preserve"> </w:t>
        </w:r>
      </w:ins>
    </w:p>
    <w:p w14:paraId="1640E0C8" w14:textId="3D8AD0C5" w:rsidR="002F237F" w:rsidRPr="00105151" w:rsidRDefault="002F237F" w:rsidP="00320881">
      <w:pPr>
        <w:pStyle w:val="ae"/>
        <w:numPr>
          <w:ilvl w:val="0"/>
          <w:numId w:val="36"/>
        </w:numPr>
        <w:spacing w:before="120" w:beforeAutospacing="1" w:after="120" w:afterAutospacing="1" w:line="360" w:lineRule="auto"/>
        <w:ind w:left="360"/>
        <w:jc w:val="both"/>
        <w:rPr>
          <w:sz w:val="24"/>
          <w:szCs w:val="24"/>
          <w:lang w:val="en-US"/>
        </w:rPr>
      </w:pPr>
      <w:r w:rsidRPr="00105151">
        <w:rPr>
          <w:sz w:val="24"/>
          <w:szCs w:val="24"/>
          <w:lang w:val="en-US"/>
        </w:rPr>
        <w:t xml:space="preserve">Audrezet, A., de Kerviler, G., &amp; Moulard, J. (2020). Authenticity under threat: When social media </w:t>
      </w:r>
      <w:r w:rsidR="00DF3150" w:rsidRPr="00105151">
        <w:rPr>
          <w:sz w:val="24"/>
          <w:szCs w:val="24"/>
          <w:lang w:val="en-US"/>
        </w:rPr>
        <w:t>influencer</w:t>
      </w:r>
      <w:ins w:id="4107" w:author="ΜΗΤΣΕΑΣ ΗΛΙΑΣ" w:date="2025-12-04T12:14:00Z" w16du:dateUtc="2025-12-04T10:14:00Z">
        <w:r w:rsidR="00DF3150" w:rsidRPr="00105151">
          <w:rPr>
            <w:sz w:val="24"/>
            <w:szCs w:val="24"/>
            <w:lang w:val="en-US"/>
          </w:rPr>
          <w:t>s</w:t>
        </w:r>
      </w:ins>
      <w:r w:rsidRPr="00105151">
        <w:rPr>
          <w:sz w:val="24"/>
          <w:szCs w:val="24"/>
          <w:lang w:val="en-US"/>
        </w:rPr>
        <w:t xml:space="preserve"> need to go beyond self-presentation. </w:t>
      </w:r>
      <w:r w:rsidRPr="00105151">
        <w:rPr>
          <w:sz w:val="24"/>
          <w:szCs w:val="24"/>
          <w:lang w:val="en-GB"/>
        </w:rPr>
        <w:t>Journal of Business Research.</w:t>
      </w:r>
      <w:ins w:id="4108" w:author="ΜΗΤΣΕΑΣ ΗΛΙΑΣ" w:date="2025-12-15T11:53:00Z" w16du:dateUtc="2025-12-15T09:53:00Z">
        <w:r w:rsidR="00EF490C">
          <w:rPr>
            <w:sz w:val="24"/>
            <w:szCs w:val="24"/>
            <w:lang w:val="en-GB"/>
          </w:rPr>
          <w:t xml:space="preserve"> </w:t>
        </w:r>
        <w:r w:rsidR="00EF490C">
          <w:rPr>
            <w:sz w:val="24"/>
            <w:szCs w:val="24"/>
            <w:lang w:val="en-GB"/>
          </w:rPr>
          <w:fldChar w:fldCharType="begin"/>
        </w:r>
        <w:r w:rsidR="00EF490C">
          <w:rPr>
            <w:sz w:val="24"/>
            <w:szCs w:val="24"/>
            <w:lang w:val="en-GB"/>
          </w:rPr>
          <w:instrText>HYPERLINK "</w:instrText>
        </w:r>
        <w:r w:rsidR="00EF490C" w:rsidRPr="00EF490C">
          <w:rPr>
            <w:sz w:val="24"/>
            <w:szCs w:val="24"/>
            <w:lang w:val="en-GB"/>
          </w:rPr>
          <w:instrText>https://doi.org/10.1016/j.jbusres.2018.07.008</w:instrText>
        </w:r>
        <w:r w:rsidR="00EF490C">
          <w:rPr>
            <w:sz w:val="24"/>
            <w:szCs w:val="24"/>
            <w:lang w:val="en-GB"/>
          </w:rPr>
          <w:instrText>"</w:instrText>
        </w:r>
        <w:r w:rsidR="00EF490C">
          <w:rPr>
            <w:sz w:val="24"/>
            <w:szCs w:val="24"/>
            <w:lang w:val="en-GB"/>
          </w:rPr>
        </w:r>
        <w:r w:rsidR="00EF490C">
          <w:rPr>
            <w:sz w:val="24"/>
            <w:szCs w:val="24"/>
            <w:lang w:val="en-GB"/>
          </w:rPr>
          <w:fldChar w:fldCharType="separate"/>
        </w:r>
        <w:r w:rsidR="00EF490C" w:rsidRPr="00B03733">
          <w:rPr>
            <w:rStyle w:val="-"/>
            <w:sz w:val="24"/>
            <w:szCs w:val="24"/>
            <w:lang w:val="en-GB"/>
          </w:rPr>
          <w:t>https://doi.org/10.1016/j.jbusres.2018.07.008</w:t>
        </w:r>
        <w:r w:rsidR="00EF490C">
          <w:rPr>
            <w:sz w:val="24"/>
            <w:szCs w:val="24"/>
            <w:lang w:val="en-GB"/>
          </w:rPr>
          <w:fldChar w:fldCharType="end"/>
        </w:r>
        <w:r w:rsidR="00EF490C">
          <w:rPr>
            <w:sz w:val="24"/>
            <w:szCs w:val="24"/>
            <w:lang w:val="en-GB"/>
          </w:rPr>
          <w:t xml:space="preserve"> </w:t>
        </w:r>
      </w:ins>
    </w:p>
    <w:p w14:paraId="51FC1858" w14:textId="33F08B57" w:rsidR="002F237F" w:rsidRPr="002F237F" w:rsidRDefault="002F237F" w:rsidP="00320881">
      <w:pPr>
        <w:pStyle w:val="ae"/>
        <w:numPr>
          <w:ilvl w:val="0"/>
          <w:numId w:val="36"/>
        </w:numPr>
        <w:spacing w:before="120" w:beforeAutospacing="1" w:after="120" w:afterAutospacing="1" w:line="360" w:lineRule="auto"/>
        <w:ind w:left="360"/>
        <w:jc w:val="both"/>
        <w:rPr>
          <w:sz w:val="24"/>
          <w:szCs w:val="24"/>
          <w:lang w:val="en-US"/>
        </w:rPr>
      </w:pPr>
      <w:r w:rsidRPr="002F237F">
        <w:rPr>
          <w:sz w:val="24"/>
          <w:szCs w:val="24"/>
          <w:lang w:val="en-US"/>
        </w:rPr>
        <w:t xml:space="preserve">Freberg, K., Graham, K., McGaughey, K., &amp; Freberg, L. (2011). Who are the social media </w:t>
      </w:r>
      <w:r w:rsidR="00DF3150">
        <w:rPr>
          <w:sz w:val="24"/>
          <w:szCs w:val="24"/>
          <w:lang w:val="en-US"/>
        </w:rPr>
        <w:t>influencers</w:t>
      </w:r>
      <w:r w:rsidRPr="002F237F">
        <w:rPr>
          <w:sz w:val="24"/>
          <w:szCs w:val="24"/>
          <w:lang w:val="en-US"/>
        </w:rPr>
        <w:t xml:space="preserve">? </w:t>
      </w:r>
      <w:r w:rsidRPr="00CD7023">
        <w:rPr>
          <w:sz w:val="24"/>
          <w:szCs w:val="24"/>
          <w:lang w:val="en-US"/>
        </w:rPr>
        <w:t>A study of public perceptions. Public Relations Review.</w:t>
      </w:r>
      <w:ins w:id="4109" w:author="ΜΗΤΣΕΑΣ ΗΛΙΑΣ" w:date="2025-12-15T11:59:00Z" w16du:dateUtc="2025-12-15T09:59:00Z">
        <w:r w:rsidR="00B62B1A">
          <w:rPr>
            <w:sz w:val="24"/>
            <w:szCs w:val="24"/>
            <w:lang w:val="en-US"/>
          </w:rPr>
          <w:t xml:space="preserve"> </w:t>
        </w:r>
        <w:r w:rsidR="00B62B1A">
          <w:rPr>
            <w:sz w:val="24"/>
            <w:szCs w:val="24"/>
            <w:lang w:val="en-US"/>
          </w:rPr>
          <w:fldChar w:fldCharType="begin"/>
        </w:r>
        <w:r w:rsidR="00B62B1A">
          <w:rPr>
            <w:sz w:val="24"/>
            <w:szCs w:val="24"/>
            <w:lang w:val="en-US"/>
          </w:rPr>
          <w:instrText>HYPERLINK "</w:instrText>
        </w:r>
        <w:r w:rsidR="00B62B1A" w:rsidRPr="00B62B1A">
          <w:rPr>
            <w:sz w:val="24"/>
            <w:szCs w:val="24"/>
            <w:lang w:val="en-US"/>
          </w:rPr>
          <w:instrText>https://doi.org/10.1016/j.pubrev.2010.11.001</w:instrText>
        </w:r>
        <w:r w:rsidR="00B62B1A">
          <w:rPr>
            <w:sz w:val="24"/>
            <w:szCs w:val="24"/>
            <w:lang w:val="en-US"/>
          </w:rPr>
          <w:instrText>"</w:instrText>
        </w:r>
        <w:r w:rsidR="00B62B1A">
          <w:rPr>
            <w:sz w:val="24"/>
            <w:szCs w:val="24"/>
            <w:lang w:val="en-US"/>
          </w:rPr>
        </w:r>
        <w:r w:rsidR="00B62B1A">
          <w:rPr>
            <w:sz w:val="24"/>
            <w:szCs w:val="24"/>
            <w:lang w:val="en-US"/>
          </w:rPr>
          <w:fldChar w:fldCharType="separate"/>
        </w:r>
        <w:r w:rsidR="00B62B1A" w:rsidRPr="00B03733">
          <w:rPr>
            <w:rStyle w:val="-"/>
            <w:sz w:val="24"/>
            <w:szCs w:val="24"/>
            <w:lang w:val="en-US"/>
          </w:rPr>
          <w:t>https://doi.org/10.1016/j.pubrev.2010.11.001</w:t>
        </w:r>
        <w:r w:rsidR="00B62B1A">
          <w:rPr>
            <w:sz w:val="24"/>
            <w:szCs w:val="24"/>
            <w:lang w:val="en-US"/>
          </w:rPr>
          <w:fldChar w:fldCharType="end"/>
        </w:r>
        <w:r w:rsidR="00B62B1A">
          <w:rPr>
            <w:sz w:val="24"/>
            <w:szCs w:val="24"/>
            <w:lang w:val="en-US"/>
          </w:rPr>
          <w:t xml:space="preserve"> </w:t>
        </w:r>
      </w:ins>
    </w:p>
    <w:p w14:paraId="4F3ED0F1" w14:textId="638D9FF0" w:rsidR="002F237F" w:rsidRPr="00CD7023" w:rsidRDefault="002F237F" w:rsidP="00320881">
      <w:pPr>
        <w:pStyle w:val="ae"/>
        <w:numPr>
          <w:ilvl w:val="0"/>
          <w:numId w:val="36"/>
        </w:numPr>
        <w:spacing w:before="120" w:beforeAutospacing="1" w:after="120" w:afterAutospacing="1" w:line="360" w:lineRule="auto"/>
        <w:ind w:left="360"/>
        <w:jc w:val="both"/>
        <w:rPr>
          <w:ins w:id="4110" w:author="ΜΗΤΣΕΑΣ ΗΛΙΑΣ" w:date="2025-12-04T10:28:00Z" w16du:dateUtc="2025-12-04T08:28:00Z"/>
          <w:sz w:val="24"/>
          <w:szCs w:val="24"/>
          <w:lang w:val="en-US"/>
        </w:rPr>
      </w:pPr>
      <w:r w:rsidRPr="002F237F">
        <w:rPr>
          <w:sz w:val="24"/>
          <w:szCs w:val="24"/>
          <w:lang w:val="en-US"/>
        </w:rPr>
        <w:lastRenderedPageBreak/>
        <w:t xml:space="preserve">Abidin, C. (2021). The Ethics of </w:t>
      </w:r>
      <w:r w:rsidR="003B5AD5">
        <w:rPr>
          <w:sz w:val="24"/>
          <w:szCs w:val="24"/>
          <w:lang w:val="en-US"/>
        </w:rPr>
        <w:t>influencer</w:t>
      </w:r>
      <w:r w:rsidRPr="002F237F">
        <w:rPr>
          <w:sz w:val="24"/>
          <w:szCs w:val="24"/>
          <w:lang w:val="en-US"/>
        </w:rPr>
        <w:t xml:space="preserve"> Marketing: Transparency and Disclosure. </w:t>
      </w:r>
      <w:r w:rsidRPr="00CD7023">
        <w:rPr>
          <w:sz w:val="24"/>
          <w:szCs w:val="24"/>
          <w:lang w:val="en-GB"/>
        </w:rPr>
        <w:t>JETIR Journal.</w:t>
      </w:r>
      <w:ins w:id="4111" w:author="ΜΗΤΣΕΑΣ ΗΛΙΑΣ" w:date="2025-12-15T11:53:00Z" w16du:dateUtc="2025-12-15T09:53:00Z">
        <w:r w:rsidR="00EF490C">
          <w:rPr>
            <w:sz w:val="24"/>
            <w:szCs w:val="24"/>
            <w:lang w:val="en-GB"/>
          </w:rPr>
          <w:t xml:space="preserve"> </w:t>
        </w:r>
        <w:r w:rsidR="00EF490C">
          <w:rPr>
            <w:sz w:val="24"/>
            <w:szCs w:val="24"/>
            <w:lang w:val="en-GB"/>
          </w:rPr>
          <w:fldChar w:fldCharType="begin"/>
        </w:r>
        <w:r w:rsidR="00EF490C">
          <w:rPr>
            <w:sz w:val="24"/>
            <w:szCs w:val="24"/>
            <w:lang w:val="en-GB"/>
          </w:rPr>
          <w:instrText>HYPERLINK "</w:instrText>
        </w:r>
        <w:r w:rsidR="00EF490C" w:rsidRPr="00EF490C">
          <w:rPr>
            <w:sz w:val="24"/>
            <w:szCs w:val="24"/>
            <w:lang w:val="en-GB"/>
          </w:rPr>
          <w:instrText>https://www.jetir.org/view?paper=JETIR2105208</w:instrText>
        </w:r>
        <w:r w:rsidR="00EF490C">
          <w:rPr>
            <w:sz w:val="24"/>
            <w:szCs w:val="24"/>
            <w:lang w:val="en-GB"/>
          </w:rPr>
          <w:instrText>"</w:instrText>
        </w:r>
        <w:r w:rsidR="00EF490C">
          <w:rPr>
            <w:sz w:val="24"/>
            <w:szCs w:val="24"/>
            <w:lang w:val="en-GB"/>
          </w:rPr>
        </w:r>
        <w:r w:rsidR="00EF490C">
          <w:rPr>
            <w:sz w:val="24"/>
            <w:szCs w:val="24"/>
            <w:lang w:val="en-GB"/>
          </w:rPr>
          <w:fldChar w:fldCharType="separate"/>
        </w:r>
        <w:r w:rsidR="00EF490C" w:rsidRPr="00B03733">
          <w:rPr>
            <w:rStyle w:val="-"/>
            <w:sz w:val="24"/>
            <w:szCs w:val="24"/>
            <w:lang w:val="en-GB"/>
          </w:rPr>
          <w:t>https://www.jetir.org/view?paper=JETIR2105208</w:t>
        </w:r>
        <w:r w:rsidR="00EF490C">
          <w:rPr>
            <w:sz w:val="24"/>
            <w:szCs w:val="24"/>
            <w:lang w:val="en-GB"/>
          </w:rPr>
          <w:fldChar w:fldCharType="end"/>
        </w:r>
        <w:r w:rsidR="00EF490C">
          <w:rPr>
            <w:sz w:val="24"/>
            <w:szCs w:val="24"/>
            <w:lang w:val="en-GB"/>
          </w:rPr>
          <w:t xml:space="preserve"> </w:t>
        </w:r>
      </w:ins>
    </w:p>
    <w:p w14:paraId="2B6BC17B" w14:textId="0B155193" w:rsidR="00E2159F" w:rsidRPr="0042799D" w:rsidDel="00CD7023" w:rsidRDefault="002E75CD">
      <w:pPr>
        <w:spacing w:before="120" w:beforeAutospacing="1" w:after="120" w:afterAutospacing="1" w:line="360" w:lineRule="auto"/>
        <w:ind w:left="360"/>
        <w:jc w:val="both"/>
        <w:rPr>
          <w:del w:id="4112" w:author="ΜΗΤΣΕΑΣ ΗΛΙΑΣ" w:date="2025-12-04T16:32:00Z" w16du:dateUtc="2025-12-04T14:32:00Z"/>
          <w:rPrChange w:id="4113" w:author="ΜΗΤΣΕΑΣ ΗΛΙΑΣ" w:date="2025-12-05T14:29:00Z" w16du:dateUtc="2025-12-05T12:29:00Z">
            <w:rPr>
              <w:del w:id="4114" w:author="ΜΗΤΣΕΑΣ ΗΛΙΑΣ" w:date="2025-12-04T16:32:00Z" w16du:dateUtc="2025-12-04T14:32:00Z"/>
              <w:lang w:val="en-US"/>
            </w:rPr>
          </w:rPrChange>
        </w:rPr>
        <w:pPrChange w:id="4115" w:author="ΜΗΤΣΕΑΣ ΗΛΙΑΣ" w:date="2025-12-05T14:29:00Z" w16du:dateUtc="2025-12-05T12:29:00Z">
          <w:pPr>
            <w:pStyle w:val="ae"/>
            <w:numPr>
              <w:numId w:val="36"/>
            </w:numPr>
            <w:spacing w:before="120" w:beforeAutospacing="1" w:after="120" w:afterAutospacing="1" w:line="360" w:lineRule="auto"/>
            <w:ind w:left="360" w:hanging="360"/>
            <w:jc w:val="both"/>
          </w:pPr>
        </w:pPrChange>
      </w:pPr>
      <w:ins w:id="4116" w:author="ΜΗΤΣΕΑΣ ΗΛΙΑΣ" w:date="2025-12-05T14:34:00Z" w16du:dateUtc="2025-12-05T12:34:00Z">
        <w:r>
          <w:t xml:space="preserve"> </w:t>
        </w:r>
      </w:ins>
    </w:p>
    <w:p w14:paraId="37E299C0" w14:textId="77777777" w:rsidR="00AF2B3C" w:rsidRPr="00D37738" w:rsidRDefault="00AF2B3C">
      <w:pPr>
        <w:rPr>
          <w:rFonts w:eastAsia="Calibri"/>
          <w:sz w:val="22"/>
          <w:szCs w:val="22"/>
          <w:lang w:val="en-US" w:eastAsia="en-US"/>
        </w:rPr>
        <w:pPrChange w:id="4117" w:author="ΜΗΤΣΕΑΣ ΗΛΙΑΣ" w:date="2025-12-05T14:29:00Z" w16du:dateUtc="2025-12-05T12:29:00Z">
          <w:pPr>
            <w:spacing w:before="120" w:beforeAutospacing="1" w:after="120" w:afterAutospacing="1" w:line="360" w:lineRule="auto"/>
            <w:jc w:val="both"/>
          </w:pPr>
        </w:pPrChange>
      </w:pPr>
    </w:p>
    <w:p w14:paraId="0B311952" w14:textId="77777777" w:rsidR="00832BDD" w:rsidRPr="006501DB" w:rsidRDefault="00832BDD" w:rsidP="00832BDD">
      <w:pPr>
        <w:spacing w:before="120" w:after="120" w:line="360" w:lineRule="auto"/>
        <w:ind w:left="360"/>
        <w:jc w:val="both"/>
        <w:rPr>
          <w:lang w:val="en-US"/>
        </w:rPr>
      </w:pPr>
    </w:p>
    <w:p w14:paraId="75A50599" w14:textId="77777777" w:rsidR="00656A4E" w:rsidRPr="006501DB" w:rsidRDefault="00656A4E" w:rsidP="00AB1708">
      <w:pPr>
        <w:tabs>
          <w:tab w:val="left" w:pos="360"/>
        </w:tabs>
        <w:spacing w:before="120" w:after="120" w:line="360" w:lineRule="auto"/>
        <w:jc w:val="both"/>
        <w:rPr>
          <w:lang w:val="en-US"/>
        </w:rPr>
      </w:pPr>
    </w:p>
    <w:p w14:paraId="56D4C23B" w14:textId="77777777" w:rsidR="001D5903" w:rsidRPr="006501DB" w:rsidRDefault="001D5903" w:rsidP="001D5903">
      <w:pPr>
        <w:spacing w:before="120" w:after="120" w:line="360" w:lineRule="auto"/>
        <w:jc w:val="both"/>
        <w:rPr>
          <w:lang w:val="en-US"/>
        </w:rPr>
      </w:pPr>
    </w:p>
    <w:p w14:paraId="3B2C30D1" w14:textId="77777777" w:rsidR="001D5903" w:rsidRPr="006501DB" w:rsidRDefault="001D5903" w:rsidP="001D5903">
      <w:pPr>
        <w:spacing w:before="120" w:after="120" w:line="360" w:lineRule="auto"/>
        <w:jc w:val="both"/>
        <w:rPr>
          <w:lang w:val="en-US"/>
        </w:rPr>
      </w:pPr>
    </w:p>
    <w:p w14:paraId="2959A488" w14:textId="77777777" w:rsidR="006329AA" w:rsidRPr="006501DB" w:rsidRDefault="006329AA" w:rsidP="001D5903">
      <w:pPr>
        <w:spacing w:before="120" w:after="120" w:line="360" w:lineRule="auto"/>
        <w:jc w:val="both"/>
        <w:rPr>
          <w:lang w:val="en-US"/>
        </w:rPr>
      </w:pPr>
    </w:p>
    <w:p w14:paraId="6F09D0BE" w14:textId="77777777" w:rsidR="00314E48" w:rsidRPr="006501DB" w:rsidRDefault="006329AA" w:rsidP="001D5903">
      <w:pPr>
        <w:spacing w:before="120" w:after="120" w:line="360" w:lineRule="auto"/>
        <w:jc w:val="both"/>
        <w:rPr>
          <w:lang w:val="en-US"/>
        </w:rPr>
      </w:pPr>
      <w:r w:rsidRPr="006501DB">
        <w:rPr>
          <w:lang w:val="en-US"/>
        </w:rPr>
        <w:br w:type="page"/>
      </w:r>
    </w:p>
    <w:p w14:paraId="6699F2F8" w14:textId="77777777" w:rsidR="000A56D8" w:rsidRPr="00DF7AF0" w:rsidRDefault="000A56D8" w:rsidP="00695DDF">
      <w:pPr>
        <w:pStyle w:val="10"/>
        <w:spacing w:before="120" w:after="120" w:line="360" w:lineRule="auto"/>
        <w:jc w:val="both"/>
        <w:rPr>
          <w:rFonts w:ascii="Times New Roman" w:hAnsi="Times New Roman"/>
          <w:lang w:eastAsia="en-US"/>
        </w:rPr>
      </w:pPr>
      <w:bookmarkStart w:id="4118" w:name="_Toc455680252"/>
      <w:bookmarkStart w:id="4119" w:name="_Toc218850237"/>
      <w:r w:rsidRPr="006501DB">
        <w:rPr>
          <w:rFonts w:ascii="Times New Roman" w:hAnsi="Times New Roman"/>
          <w:lang w:eastAsia="en-US"/>
        </w:rPr>
        <w:lastRenderedPageBreak/>
        <w:t>Παράρτημα</w:t>
      </w:r>
      <w:r w:rsidRPr="00DF7AF0">
        <w:rPr>
          <w:rFonts w:ascii="Times New Roman" w:hAnsi="Times New Roman"/>
          <w:lang w:eastAsia="en-US"/>
        </w:rPr>
        <w:t xml:space="preserve"> </w:t>
      </w:r>
      <w:r w:rsidRPr="006501DB">
        <w:rPr>
          <w:rFonts w:ascii="Times New Roman" w:hAnsi="Times New Roman"/>
          <w:lang w:eastAsia="en-US"/>
        </w:rPr>
        <w:t>Α</w:t>
      </w:r>
      <w:r w:rsidRPr="00DF7AF0">
        <w:rPr>
          <w:rFonts w:ascii="Times New Roman" w:hAnsi="Times New Roman"/>
          <w:lang w:eastAsia="en-US"/>
        </w:rPr>
        <w:t>: «</w:t>
      </w:r>
      <w:r w:rsidR="00DF7AF0">
        <w:rPr>
          <w:rFonts w:ascii="Times New Roman" w:hAnsi="Times New Roman"/>
          <w:lang w:eastAsia="en-US"/>
        </w:rPr>
        <w:t>Χρονοδιάγραμμα Υλοποίησης Πτυχιακής Εργασίας</w:t>
      </w:r>
      <w:r w:rsidRPr="00DF7AF0">
        <w:rPr>
          <w:rFonts w:ascii="Times New Roman" w:hAnsi="Times New Roman"/>
          <w:lang w:eastAsia="en-US"/>
        </w:rPr>
        <w:t>»</w:t>
      </w:r>
      <w:bookmarkEnd w:id="4118"/>
      <w:bookmarkEnd w:id="4119"/>
    </w:p>
    <w:tbl>
      <w:tblPr>
        <w:tblStyle w:val="a9"/>
        <w:tblW w:w="5000" w:type="pct"/>
        <w:jc w:val="center"/>
        <w:tblLayout w:type="fixed"/>
        <w:tblLook w:val="04A0" w:firstRow="1" w:lastRow="0" w:firstColumn="1" w:lastColumn="0" w:noHBand="0" w:noVBand="1"/>
      </w:tblPr>
      <w:tblGrid>
        <w:gridCol w:w="1256"/>
        <w:gridCol w:w="1945"/>
        <w:gridCol w:w="3624"/>
        <w:gridCol w:w="1907"/>
      </w:tblGrid>
      <w:tr w:rsidR="00DF7AF0" w:rsidRPr="00227AD7" w14:paraId="323083A1" w14:textId="77777777" w:rsidTr="003B691B">
        <w:trPr>
          <w:jc w:val="center"/>
        </w:trPr>
        <w:tc>
          <w:tcPr>
            <w:tcW w:w="5000" w:type="pct"/>
            <w:gridSpan w:val="4"/>
            <w:vAlign w:val="center"/>
          </w:tcPr>
          <w:p w14:paraId="3B0B0E4D" w14:textId="77777777" w:rsidR="00DF7AF0" w:rsidRPr="00227AD7" w:rsidRDefault="00DF7AF0" w:rsidP="006329AA">
            <w:pPr>
              <w:spacing w:after="120" w:line="360" w:lineRule="auto"/>
              <w:jc w:val="both"/>
            </w:pPr>
            <w:r w:rsidRPr="00227AD7">
              <w:t>Μητσέας Ηλίας</w:t>
            </w:r>
          </w:p>
        </w:tc>
      </w:tr>
      <w:tr w:rsidR="00DF7AF0" w:rsidRPr="00227AD7" w14:paraId="680AF0DC" w14:textId="77777777" w:rsidTr="003B691B">
        <w:trPr>
          <w:jc w:val="center"/>
        </w:trPr>
        <w:tc>
          <w:tcPr>
            <w:tcW w:w="5000" w:type="pct"/>
            <w:gridSpan w:val="4"/>
            <w:vAlign w:val="center"/>
          </w:tcPr>
          <w:p w14:paraId="0A36814C" w14:textId="77777777" w:rsidR="00DF7AF0" w:rsidRPr="00227AD7" w:rsidRDefault="00DF7AF0" w:rsidP="006329AA">
            <w:pPr>
              <w:spacing w:after="120" w:line="360" w:lineRule="auto"/>
              <w:jc w:val="both"/>
            </w:pPr>
            <w:r w:rsidRPr="00227AD7">
              <w:t>Νοέμβριος 2025-Ιούνιος 2026</w:t>
            </w:r>
          </w:p>
        </w:tc>
      </w:tr>
      <w:tr w:rsidR="00DF7AF0" w:rsidRPr="00227AD7" w14:paraId="0E86D866" w14:textId="77777777" w:rsidTr="003B691B">
        <w:trPr>
          <w:jc w:val="center"/>
        </w:trPr>
        <w:tc>
          <w:tcPr>
            <w:tcW w:w="719" w:type="pct"/>
            <w:vAlign w:val="center"/>
          </w:tcPr>
          <w:p w14:paraId="06C7273B" w14:textId="77777777" w:rsidR="00DF7AF0" w:rsidRPr="00227AD7" w:rsidRDefault="00DF7AF0" w:rsidP="00DF7AF0">
            <w:pPr>
              <w:spacing w:after="120" w:line="360" w:lineRule="auto"/>
              <w:jc w:val="center"/>
            </w:pPr>
            <w:r w:rsidRPr="00227AD7">
              <w:t>Μήνας</w:t>
            </w:r>
          </w:p>
        </w:tc>
        <w:tc>
          <w:tcPr>
            <w:tcW w:w="1114" w:type="pct"/>
            <w:vAlign w:val="center"/>
          </w:tcPr>
          <w:p w14:paraId="2138A6DA" w14:textId="77777777" w:rsidR="00DF7AF0" w:rsidRPr="00227AD7" w:rsidRDefault="00DF7AF0" w:rsidP="00DF7AF0">
            <w:pPr>
              <w:spacing w:after="120" w:line="360" w:lineRule="auto"/>
              <w:jc w:val="center"/>
            </w:pPr>
            <w:r w:rsidRPr="00227AD7">
              <w:t>Δραστηριότητα</w:t>
            </w:r>
          </w:p>
        </w:tc>
        <w:tc>
          <w:tcPr>
            <w:tcW w:w="2075" w:type="pct"/>
            <w:vAlign w:val="center"/>
          </w:tcPr>
          <w:p w14:paraId="1565B750" w14:textId="77777777" w:rsidR="00DF7AF0" w:rsidRPr="00227AD7" w:rsidRDefault="00DF7AF0" w:rsidP="00DF7AF0">
            <w:pPr>
              <w:spacing w:after="120" w:line="360" w:lineRule="auto"/>
              <w:jc w:val="center"/>
            </w:pPr>
            <w:r w:rsidRPr="00227AD7">
              <w:t>Περιγραφή</w:t>
            </w:r>
          </w:p>
        </w:tc>
        <w:tc>
          <w:tcPr>
            <w:tcW w:w="1092" w:type="pct"/>
            <w:vAlign w:val="center"/>
          </w:tcPr>
          <w:p w14:paraId="7A3641CA" w14:textId="3F3B1912" w:rsidR="00DF7AF0" w:rsidRPr="00227AD7" w:rsidRDefault="00DF7AF0" w:rsidP="00DF7AF0">
            <w:pPr>
              <w:spacing w:after="120" w:line="360" w:lineRule="auto"/>
              <w:jc w:val="center"/>
            </w:pPr>
            <w:del w:id="4120" w:author="ΜΗΤΣΕΑΣ ΗΛΙΑΣ" w:date="2025-12-16T10:28:00Z" w16du:dateUtc="2025-12-16T08:28:00Z">
              <w:r w:rsidRPr="00227AD7" w:rsidDel="00A51A91">
                <w:delText>Πραδοτέα</w:delText>
              </w:r>
            </w:del>
            <w:ins w:id="4121" w:author="ΜΗΤΣΕΑΣ ΗΛΙΑΣ" w:date="2025-12-16T10:28:00Z" w16du:dateUtc="2025-12-16T08:28:00Z">
              <w:r w:rsidR="00A51A91" w:rsidRPr="00227AD7">
                <w:t>Παραδοτέα</w:t>
              </w:r>
            </w:ins>
          </w:p>
        </w:tc>
      </w:tr>
      <w:tr w:rsidR="00DF7AF0" w:rsidRPr="00227AD7" w14:paraId="06E32DF8" w14:textId="77777777" w:rsidTr="003B691B">
        <w:trPr>
          <w:jc w:val="center"/>
        </w:trPr>
        <w:tc>
          <w:tcPr>
            <w:tcW w:w="719" w:type="pct"/>
            <w:vAlign w:val="center"/>
          </w:tcPr>
          <w:p w14:paraId="662877D3" w14:textId="77777777" w:rsidR="00DF7AF0" w:rsidRPr="00227AD7" w:rsidRDefault="00DF7AF0" w:rsidP="00DF7AF0">
            <w:pPr>
              <w:spacing w:after="120" w:line="360" w:lineRule="auto"/>
              <w:jc w:val="center"/>
              <w:rPr>
                <w:sz w:val="22"/>
                <w:szCs w:val="22"/>
              </w:rPr>
            </w:pPr>
            <w:r w:rsidRPr="00227AD7">
              <w:rPr>
                <w:sz w:val="22"/>
                <w:szCs w:val="22"/>
              </w:rPr>
              <w:t>Νοέμβριος</w:t>
            </w:r>
          </w:p>
        </w:tc>
        <w:tc>
          <w:tcPr>
            <w:tcW w:w="1114" w:type="pct"/>
            <w:vAlign w:val="center"/>
          </w:tcPr>
          <w:p w14:paraId="3989D163" w14:textId="77777777" w:rsidR="00DF7AF0" w:rsidRPr="00227AD7" w:rsidRDefault="00DF7AF0" w:rsidP="00DF7AF0">
            <w:pPr>
              <w:spacing w:after="120" w:line="360" w:lineRule="auto"/>
              <w:jc w:val="center"/>
              <w:rPr>
                <w:sz w:val="22"/>
                <w:szCs w:val="22"/>
              </w:rPr>
            </w:pPr>
            <w:r w:rsidRPr="00227AD7">
              <w:rPr>
                <w:sz w:val="22"/>
                <w:szCs w:val="22"/>
              </w:rPr>
              <w:t>Ανάλυση θέματος &amp; Βιβλιογραφική έρευνα</w:t>
            </w:r>
          </w:p>
        </w:tc>
        <w:tc>
          <w:tcPr>
            <w:tcW w:w="2075" w:type="pct"/>
            <w:vAlign w:val="center"/>
          </w:tcPr>
          <w:p w14:paraId="7732A6D7" w14:textId="77777777" w:rsidR="00DF7AF0" w:rsidRPr="00227AD7" w:rsidRDefault="00DF7AF0" w:rsidP="00DF7AF0">
            <w:pPr>
              <w:spacing w:after="120" w:line="360" w:lineRule="auto"/>
              <w:jc w:val="center"/>
              <w:rPr>
                <w:sz w:val="22"/>
                <w:szCs w:val="22"/>
              </w:rPr>
            </w:pPr>
            <w:r w:rsidRPr="00227AD7">
              <w:rPr>
                <w:sz w:val="22"/>
                <w:szCs w:val="22"/>
              </w:rPr>
              <w:t>Ολοκλήρωση της πρώτης εργασίας. Συγκέντρωση πηγών για το θεωρητικό υπόβαθρο</w:t>
            </w:r>
          </w:p>
        </w:tc>
        <w:tc>
          <w:tcPr>
            <w:tcW w:w="1092" w:type="pct"/>
            <w:vAlign w:val="center"/>
          </w:tcPr>
          <w:p w14:paraId="6D378B2D" w14:textId="77777777" w:rsidR="00DF7AF0" w:rsidRPr="00227AD7" w:rsidRDefault="00DF7AF0" w:rsidP="00DF7AF0">
            <w:pPr>
              <w:spacing w:after="120" w:line="360" w:lineRule="auto"/>
              <w:jc w:val="center"/>
              <w:rPr>
                <w:sz w:val="22"/>
                <w:szCs w:val="22"/>
              </w:rPr>
            </w:pPr>
            <w:r w:rsidRPr="00227AD7">
              <w:rPr>
                <w:sz w:val="22"/>
                <w:szCs w:val="22"/>
              </w:rPr>
              <w:t>Παράδοση 1ης εργασίας</w:t>
            </w:r>
          </w:p>
        </w:tc>
      </w:tr>
      <w:tr w:rsidR="00DF7AF0" w:rsidRPr="00227AD7" w14:paraId="754FF75E" w14:textId="77777777" w:rsidTr="003B691B">
        <w:trPr>
          <w:jc w:val="center"/>
        </w:trPr>
        <w:tc>
          <w:tcPr>
            <w:tcW w:w="719" w:type="pct"/>
            <w:vAlign w:val="center"/>
          </w:tcPr>
          <w:p w14:paraId="546736DE" w14:textId="77777777" w:rsidR="00DF7AF0" w:rsidRPr="00227AD7" w:rsidRDefault="00DF7AF0" w:rsidP="00DF7AF0">
            <w:pPr>
              <w:spacing w:after="120" w:line="360" w:lineRule="auto"/>
              <w:jc w:val="center"/>
              <w:rPr>
                <w:sz w:val="22"/>
                <w:szCs w:val="22"/>
              </w:rPr>
            </w:pPr>
            <w:r w:rsidRPr="00227AD7">
              <w:rPr>
                <w:sz w:val="22"/>
                <w:szCs w:val="22"/>
              </w:rPr>
              <w:t>Δεκέμβριος</w:t>
            </w:r>
          </w:p>
        </w:tc>
        <w:tc>
          <w:tcPr>
            <w:tcW w:w="1114" w:type="pct"/>
            <w:vAlign w:val="center"/>
          </w:tcPr>
          <w:p w14:paraId="16B0D032" w14:textId="77777777" w:rsidR="00DF7AF0" w:rsidRPr="00227AD7" w:rsidRDefault="00DF7AF0" w:rsidP="00DF7AF0">
            <w:pPr>
              <w:spacing w:after="120" w:line="360" w:lineRule="auto"/>
              <w:jc w:val="center"/>
              <w:rPr>
                <w:sz w:val="22"/>
                <w:szCs w:val="22"/>
              </w:rPr>
            </w:pPr>
            <w:r w:rsidRPr="00227AD7">
              <w:rPr>
                <w:sz w:val="22"/>
                <w:szCs w:val="22"/>
              </w:rPr>
              <w:t>Βιβλιογραφία Άξονα 2 – NLP και Κατηγοριοποίηση Κειμένου</w:t>
            </w:r>
          </w:p>
        </w:tc>
        <w:tc>
          <w:tcPr>
            <w:tcW w:w="2075" w:type="pct"/>
            <w:vAlign w:val="center"/>
          </w:tcPr>
          <w:p w14:paraId="182FD712" w14:textId="77777777" w:rsidR="00DF7AF0" w:rsidRPr="00227AD7" w:rsidRDefault="00DF7AF0" w:rsidP="00DF7AF0">
            <w:pPr>
              <w:spacing w:after="120" w:line="360" w:lineRule="auto"/>
              <w:jc w:val="center"/>
              <w:rPr>
                <w:sz w:val="22"/>
                <w:szCs w:val="22"/>
              </w:rPr>
            </w:pPr>
            <w:r w:rsidRPr="00227AD7">
              <w:rPr>
                <w:sz w:val="22"/>
                <w:szCs w:val="22"/>
              </w:rPr>
              <w:t>Μελέτη βιβλιογραφίας NLP, συλλογή datasets από social media, επιλογή εργαλείων</w:t>
            </w:r>
          </w:p>
        </w:tc>
        <w:tc>
          <w:tcPr>
            <w:tcW w:w="1092" w:type="pct"/>
            <w:vAlign w:val="center"/>
          </w:tcPr>
          <w:p w14:paraId="7E5A9D42" w14:textId="77777777" w:rsidR="00DF7AF0" w:rsidRPr="00227AD7" w:rsidRDefault="00DF7AF0" w:rsidP="00DF7AF0">
            <w:pPr>
              <w:spacing w:after="120" w:line="360" w:lineRule="auto"/>
              <w:jc w:val="center"/>
              <w:rPr>
                <w:sz w:val="22"/>
                <w:szCs w:val="22"/>
              </w:rPr>
            </w:pPr>
            <w:r w:rsidRPr="00227AD7">
              <w:rPr>
                <w:sz w:val="22"/>
                <w:szCs w:val="22"/>
              </w:rPr>
              <w:t>Προσχέδιο κεφαλαίου “Κατηγοριοποίηση Κειμένου”.</w:t>
            </w:r>
          </w:p>
        </w:tc>
      </w:tr>
      <w:tr w:rsidR="00DF7AF0" w:rsidRPr="00227AD7" w14:paraId="0E0D0371" w14:textId="77777777" w:rsidTr="003B691B">
        <w:trPr>
          <w:trHeight w:val="1763"/>
          <w:jc w:val="center"/>
        </w:trPr>
        <w:tc>
          <w:tcPr>
            <w:tcW w:w="719" w:type="pct"/>
            <w:vAlign w:val="center"/>
          </w:tcPr>
          <w:p w14:paraId="17D1BDDF" w14:textId="77777777" w:rsidR="00DF7AF0" w:rsidRPr="00227AD7" w:rsidRDefault="00DF7AF0" w:rsidP="00DF7AF0">
            <w:pPr>
              <w:spacing w:after="120" w:line="360" w:lineRule="auto"/>
              <w:jc w:val="center"/>
              <w:rPr>
                <w:sz w:val="22"/>
                <w:szCs w:val="22"/>
              </w:rPr>
            </w:pPr>
            <w:r w:rsidRPr="00227AD7">
              <w:rPr>
                <w:sz w:val="22"/>
                <w:szCs w:val="22"/>
              </w:rPr>
              <w:t>Ιανουάριος</w:t>
            </w:r>
          </w:p>
        </w:tc>
        <w:tc>
          <w:tcPr>
            <w:tcW w:w="1114" w:type="pct"/>
            <w:vAlign w:val="center"/>
          </w:tcPr>
          <w:p w14:paraId="646DDD11" w14:textId="77777777" w:rsidR="00DF7AF0" w:rsidRPr="00227AD7" w:rsidRDefault="00DF7AF0" w:rsidP="00DF7AF0">
            <w:pPr>
              <w:spacing w:after="120" w:line="360" w:lineRule="auto"/>
              <w:jc w:val="center"/>
              <w:rPr>
                <w:sz w:val="22"/>
                <w:szCs w:val="22"/>
              </w:rPr>
            </w:pPr>
            <w:r w:rsidRPr="00227AD7">
              <w:rPr>
                <w:sz w:val="22"/>
                <w:szCs w:val="22"/>
              </w:rPr>
              <w:t>Σχεδίαση Συστήματος και Αρχιτεκτονική Εφαρμογής</w:t>
            </w:r>
          </w:p>
        </w:tc>
        <w:tc>
          <w:tcPr>
            <w:tcW w:w="2075" w:type="pct"/>
            <w:vAlign w:val="center"/>
          </w:tcPr>
          <w:p w14:paraId="65C6B2D6" w14:textId="77777777" w:rsidR="00DF7AF0" w:rsidRPr="00227AD7" w:rsidRDefault="00DF7AF0" w:rsidP="00DF7AF0">
            <w:pPr>
              <w:spacing w:after="120" w:line="360" w:lineRule="auto"/>
              <w:jc w:val="center"/>
              <w:rPr>
                <w:sz w:val="22"/>
                <w:szCs w:val="22"/>
              </w:rPr>
            </w:pPr>
            <w:r w:rsidRPr="00227AD7">
              <w:rPr>
                <w:sz w:val="22"/>
                <w:szCs w:val="22"/>
              </w:rPr>
              <w:t>Καθορισμός</w:t>
            </w:r>
            <w:r w:rsidRPr="001C41D3">
              <w:rPr>
                <w:sz w:val="22"/>
                <w:szCs w:val="22"/>
                <w:rPrChange w:id="4122" w:author="ΜΗΤΣΕΑΣ ΗΛΙΑΣ" w:date="2025-12-16T10:41:00Z" w16du:dateUtc="2025-12-16T08:41:00Z">
                  <w:rPr>
                    <w:sz w:val="22"/>
                    <w:szCs w:val="22"/>
                    <w:lang w:val="en-US"/>
                  </w:rPr>
                </w:rPrChange>
              </w:rPr>
              <w:t xml:space="preserve"> </w:t>
            </w:r>
            <w:r w:rsidRPr="00227AD7">
              <w:rPr>
                <w:sz w:val="22"/>
                <w:szCs w:val="22"/>
              </w:rPr>
              <w:t>τεχνολογιών</w:t>
            </w:r>
            <w:r w:rsidRPr="001C41D3">
              <w:rPr>
                <w:sz w:val="22"/>
                <w:szCs w:val="22"/>
                <w:rPrChange w:id="4123" w:author="ΜΗΤΣΕΑΣ ΗΛΙΑΣ" w:date="2025-12-16T10:41:00Z" w16du:dateUtc="2025-12-16T08:41:00Z">
                  <w:rPr>
                    <w:sz w:val="22"/>
                    <w:szCs w:val="22"/>
                    <w:lang w:val="en-US"/>
                  </w:rPr>
                </w:rPrChange>
              </w:rPr>
              <w:t xml:space="preserve"> (</w:t>
            </w:r>
            <w:r w:rsidRPr="00227AD7">
              <w:rPr>
                <w:sz w:val="22"/>
                <w:szCs w:val="22"/>
                <w:lang w:val="en-US"/>
              </w:rPr>
              <w:t>Spring</w:t>
            </w:r>
            <w:r w:rsidRPr="001C41D3">
              <w:rPr>
                <w:sz w:val="22"/>
                <w:szCs w:val="22"/>
                <w:rPrChange w:id="4124" w:author="ΜΗΤΣΕΑΣ ΗΛΙΑΣ" w:date="2025-12-16T10:41:00Z" w16du:dateUtc="2025-12-16T08:41:00Z">
                  <w:rPr>
                    <w:sz w:val="22"/>
                    <w:szCs w:val="22"/>
                    <w:lang w:val="en-US"/>
                  </w:rPr>
                </w:rPrChange>
              </w:rPr>
              <w:t xml:space="preserve"> </w:t>
            </w:r>
            <w:r w:rsidRPr="00227AD7">
              <w:rPr>
                <w:sz w:val="22"/>
                <w:szCs w:val="22"/>
                <w:lang w:val="en-US"/>
              </w:rPr>
              <w:t>Boot</w:t>
            </w:r>
            <w:r w:rsidRPr="001C41D3">
              <w:rPr>
                <w:sz w:val="22"/>
                <w:szCs w:val="22"/>
                <w:rPrChange w:id="4125" w:author="ΜΗΤΣΕΑΣ ΗΛΙΑΣ" w:date="2025-12-16T10:41:00Z" w16du:dateUtc="2025-12-16T08:41:00Z">
                  <w:rPr>
                    <w:sz w:val="22"/>
                    <w:szCs w:val="22"/>
                    <w:lang w:val="en-US"/>
                  </w:rPr>
                </w:rPrChange>
              </w:rPr>
              <w:t xml:space="preserve">, </w:t>
            </w:r>
            <w:r w:rsidRPr="00227AD7">
              <w:rPr>
                <w:sz w:val="22"/>
                <w:szCs w:val="22"/>
                <w:lang w:val="en-US"/>
              </w:rPr>
              <w:t>PostgreSQL</w:t>
            </w:r>
            <w:r w:rsidRPr="001C41D3">
              <w:rPr>
                <w:sz w:val="22"/>
                <w:szCs w:val="22"/>
                <w:rPrChange w:id="4126" w:author="ΜΗΤΣΕΑΣ ΗΛΙΑΣ" w:date="2025-12-16T10:41:00Z" w16du:dateUtc="2025-12-16T08:41:00Z">
                  <w:rPr>
                    <w:sz w:val="22"/>
                    <w:szCs w:val="22"/>
                    <w:lang w:val="en-US"/>
                  </w:rPr>
                </w:rPrChange>
              </w:rPr>
              <w:t xml:space="preserve">, </w:t>
            </w:r>
            <w:r w:rsidRPr="00227AD7">
              <w:rPr>
                <w:sz w:val="22"/>
                <w:szCs w:val="22"/>
                <w:lang w:val="en-US"/>
              </w:rPr>
              <w:t>Docker</w:t>
            </w:r>
            <w:r w:rsidRPr="001C41D3">
              <w:rPr>
                <w:sz w:val="22"/>
                <w:szCs w:val="22"/>
                <w:rPrChange w:id="4127" w:author="ΜΗΤΣΕΑΣ ΗΛΙΑΣ" w:date="2025-12-16T10:41:00Z" w16du:dateUtc="2025-12-16T08:41:00Z">
                  <w:rPr>
                    <w:sz w:val="22"/>
                    <w:szCs w:val="22"/>
                    <w:lang w:val="en-US"/>
                  </w:rPr>
                </w:rPrChange>
              </w:rPr>
              <w:t xml:space="preserve">, </w:t>
            </w:r>
            <w:r w:rsidRPr="00227AD7">
              <w:rPr>
                <w:sz w:val="22"/>
                <w:szCs w:val="22"/>
                <w:lang w:val="en-US"/>
              </w:rPr>
              <w:t>Thymeleaf</w:t>
            </w:r>
            <w:r w:rsidRPr="001C41D3">
              <w:rPr>
                <w:sz w:val="22"/>
                <w:szCs w:val="22"/>
                <w:rPrChange w:id="4128" w:author="ΜΗΤΣΕΑΣ ΗΛΙΑΣ" w:date="2025-12-16T10:41:00Z" w16du:dateUtc="2025-12-16T08:41:00Z">
                  <w:rPr>
                    <w:sz w:val="22"/>
                    <w:szCs w:val="22"/>
                    <w:lang w:val="en-US"/>
                  </w:rPr>
                </w:rPrChange>
              </w:rPr>
              <w:t xml:space="preserve">). </w:t>
            </w:r>
            <w:r w:rsidRPr="00227AD7">
              <w:rPr>
                <w:sz w:val="22"/>
                <w:szCs w:val="22"/>
              </w:rPr>
              <w:t>Σχεδίαση ERD και UML.</w:t>
            </w:r>
          </w:p>
        </w:tc>
        <w:tc>
          <w:tcPr>
            <w:tcW w:w="1092" w:type="pct"/>
            <w:vAlign w:val="center"/>
          </w:tcPr>
          <w:p w14:paraId="12C79788" w14:textId="77777777" w:rsidR="00DF7AF0" w:rsidRPr="00227AD7" w:rsidRDefault="00DF7AF0" w:rsidP="00227AD7">
            <w:pPr>
              <w:spacing w:after="120" w:line="360" w:lineRule="auto"/>
              <w:jc w:val="center"/>
              <w:rPr>
                <w:sz w:val="22"/>
                <w:szCs w:val="22"/>
                <w:lang w:val="en-US"/>
              </w:rPr>
            </w:pPr>
            <w:r w:rsidRPr="00227AD7">
              <w:rPr>
                <w:sz w:val="22"/>
                <w:szCs w:val="22"/>
              </w:rPr>
              <w:t>Διαγράμματα συστήματος, περιγραφή μεθοδολογίας.</w:t>
            </w:r>
          </w:p>
        </w:tc>
      </w:tr>
      <w:tr w:rsidR="00DF7AF0" w:rsidRPr="00227AD7" w14:paraId="1D5E37D1" w14:textId="77777777" w:rsidTr="003B691B">
        <w:trPr>
          <w:jc w:val="center"/>
        </w:trPr>
        <w:tc>
          <w:tcPr>
            <w:tcW w:w="719" w:type="pct"/>
            <w:vAlign w:val="center"/>
          </w:tcPr>
          <w:p w14:paraId="2449C105" w14:textId="77777777" w:rsidR="00DF7AF0" w:rsidRPr="00227AD7" w:rsidRDefault="00DF7AF0" w:rsidP="00DF7AF0">
            <w:pPr>
              <w:spacing w:after="120" w:line="360" w:lineRule="auto"/>
              <w:jc w:val="center"/>
              <w:rPr>
                <w:sz w:val="22"/>
                <w:szCs w:val="22"/>
              </w:rPr>
            </w:pPr>
            <w:r w:rsidRPr="00227AD7">
              <w:rPr>
                <w:sz w:val="22"/>
                <w:szCs w:val="22"/>
              </w:rPr>
              <w:t>Φεβρουάριος</w:t>
            </w:r>
          </w:p>
        </w:tc>
        <w:tc>
          <w:tcPr>
            <w:tcW w:w="1114" w:type="pct"/>
            <w:vAlign w:val="center"/>
          </w:tcPr>
          <w:p w14:paraId="3C7EB4C8" w14:textId="77777777" w:rsidR="00DF7AF0" w:rsidRPr="00227AD7" w:rsidRDefault="00DF7AF0" w:rsidP="00DF7AF0">
            <w:pPr>
              <w:tabs>
                <w:tab w:val="left" w:pos="2166"/>
              </w:tabs>
              <w:spacing w:after="120" w:line="360" w:lineRule="auto"/>
              <w:jc w:val="center"/>
              <w:rPr>
                <w:sz w:val="22"/>
                <w:szCs w:val="22"/>
              </w:rPr>
            </w:pPr>
            <w:r w:rsidRPr="00227AD7">
              <w:rPr>
                <w:sz w:val="22"/>
                <w:szCs w:val="22"/>
              </w:rPr>
              <w:t>Υλοποίηση Backend</w:t>
            </w:r>
          </w:p>
        </w:tc>
        <w:tc>
          <w:tcPr>
            <w:tcW w:w="2075" w:type="pct"/>
            <w:vAlign w:val="center"/>
          </w:tcPr>
          <w:p w14:paraId="63EA3FEF" w14:textId="77777777" w:rsidR="00DF7AF0" w:rsidRPr="00227AD7" w:rsidRDefault="00DF7AF0" w:rsidP="00DF7AF0">
            <w:pPr>
              <w:spacing w:after="120" w:line="360" w:lineRule="auto"/>
              <w:jc w:val="center"/>
              <w:rPr>
                <w:sz w:val="22"/>
                <w:szCs w:val="22"/>
              </w:rPr>
            </w:pPr>
            <w:r w:rsidRPr="00227AD7">
              <w:rPr>
                <w:sz w:val="22"/>
                <w:szCs w:val="22"/>
              </w:rPr>
              <w:t>Δημιουργία δομής έργου, οντοτήτων και repositories. Υλοποίηση βασικών REST endpoints</w:t>
            </w:r>
          </w:p>
        </w:tc>
        <w:tc>
          <w:tcPr>
            <w:tcW w:w="1092" w:type="pct"/>
            <w:vAlign w:val="center"/>
          </w:tcPr>
          <w:p w14:paraId="2CA3A784" w14:textId="77777777" w:rsidR="00DF7AF0" w:rsidRPr="00227AD7" w:rsidRDefault="00DF7AF0" w:rsidP="00DF7AF0">
            <w:pPr>
              <w:spacing w:after="120" w:line="360" w:lineRule="auto"/>
              <w:jc w:val="center"/>
              <w:rPr>
                <w:sz w:val="22"/>
                <w:szCs w:val="22"/>
              </w:rPr>
            </w:pPr>
            <w:r w:rsidRPr="00227AD7">
              <w:rPr>
                <w:sz w:val="22"/>
                <w:szCs w:val="22"/>
              </w:rPr>
              <w:t>Λειτουργικό backend API – έκδοση v1.</w:t>
            </w:r>
          </w:p>
        </w:tc>
      </w:tr>
      <w:tr w:rsidR="00DF7AF0" w:rsidRPr="00227AD7" w14:paraId="5B2EF322" w14:textId="77777777" w:rsidTr="003B691B">
        <w:trPr>
          <w:jc w:val="center"/>
        </w:trPr>
        <w:tc>
          <w:tcPr>
            <w:tcW w:w="719" w:type="pct"/>
            <w:vAlign w:val="center"/>
          </w:tcPr>
          <w:p w14:paraId="428FFDA1" w14:textId="77777777" w:rsidR="00DF7AF0" w:rsidRPr="00227AD7" w:rsidRDefault="00DF7AF0" w:rsidP="00DF7AF0">
            <w:pPr>
              <w:spacing w:after="120" w:line="360" w:lineRule="auto"/>
              <w:jc w:val="center"/>
              <w:rPr>
                <w:sz w:val="22"/>
                <w:szCs w:val="22"/>
              </w:rPr>
            </w:pPr>
            <w:r w:rsidRPr="00227AD7">
              <w:rPr>
                <w:sz w:val="22"/>
                <w:szCs w:val="22"/>
              </w:rPr>
              <w:t>Μάρτιος</w:t>
            </w:r>
          </w:p>
        </w:tc>
        <w:tc>
          <w:tcPr>
            <w:tcW w:w="1114" w:type="pct"/>
            <w:vAlign w:val="center"/>
          </w:tcPr>
          <w:p w14:paraId="2901E5E0" w14:textId="77777777" w:rsidR="00DF7AF0" w:rsidRPr="00227AD7" w:rsidRDefault="00DF7AF0" w:rsidP="00DF7AF0">
            <w:pPr>
              <w:spacing w:after="120" w:line="360" w:lineRule="auto"/>
              <w:jc w:val="center"/>
              <w:rPr>
                <w:sz w:val="22"/>
                <w:szCs w:val="22"/>
              </w:rPr>
            </w:pPr>
            <w:r w:rsidRPr="00227AD7">
              <w:rPr>
                <w:sz w:val="22"/>
                <w:szCs w:val="22"/>
              </w:rPr>
              <w:t>Υλοποίηση Backend</w:t>
            </w:r>
          </w:p>
        </w:tc>
        <w:tc>
          <w:tcPr>
            <w:tcW w:w="2075" w:type="pct"/>
            <w:vAlign w:val="center"/>
          </w:tcPr>
          <w:p w14:paraId="48DC9ACA" w14:textId="77777777" w:rsidR="00DF7AF0" w:rsidRPr="00227AD7" w:rsidRDefault="00DF7AF0" w:rsidP="00DF7AF0">
            <w:pPr>
              <w:spacing w:after="120" w:line="360" w:lineRule="auto"/>
              <w:jc w:val="center"/>
              <w:rPr>
                <w:sz w:val="22"/>
                <w:szCs w:val="22"/>
                <w:lang w:val="en-US"/>
              </w:rPr>
            </w:pPr>
            <w:r w:rsidRPr="00227AD7">
              <w:rPr>
                <w:sz w:val="22"/>
                <w:szCs w:val="22"/>
              </w:rPr>
              <w:t>Ενσωμάτωση</w:t>
            </w:r>
            <w:r w:rsidRPr="00227AD7">
              <w:rPr>
                <w:sz w:val="22"/>
                <w:szCs w:val="22"/>
                <w:lang w:val="en-US"/>
              </w:rPr>
              <w:t xml:space="preserve"> text classification service, sentiment analysis, connectors </w:t>
            </w:r>
            <w:r w:rsidRPr="00227AD7">
              <w:rPr>
                <w:sz w:val="22"/>
                <w:szCs w:val="22"/>
              </w:rPr>
              <w:t>σε</w:t>
            </w:r>
            <w:r w:rsidRPr="00227AD7">
              <w:rPr>
                <w:sz w:val="22"/>
                <w:szCs w:val="22"/>
                <w:lang w:val="en-US"/>
              </w:rPr>
              <w:t xml:space="preserve"> social APIs</w:t>
            </w:r>
          </w:p>
        </w:tc>
        <w:tc>
          <w:tcPr>
            <w:tcW w:w="1092" w:type="pct"/>
            <w:vAlign w:val="center"/>
          </w:tcPr>
          <w:p w14:paraId="522B1E1C" w14:textId="77777777" w:rsidR="00DF7AF0" w:rsidRPr="00227AD7" w:rsidRDefault="00DF7AF0" w:rsidP="00DF7AF0">
            <w:pPr>
              <w:spacing w:after="120" w:line="360" w:lineRule="auto"/>
              <w:jc w:val="center"/>
              <w:rPr>
                <w:sz w:val="22"/>
                <w:szCs w:val="22"/>
                <w:lang w:val="en-US"/>
              </w:rPr>
            </w:pPr>
            <w:r w:rsidRPr="00227AD7">
              <w:rPr>
                <w:sz w:val="22"/>
                <w:szCs w:val="22"/>
              </w:rPr>
              <w:t>NLP service</w:t>
            </w:r>
          </w:p>
        </w:tc>
      </w:tr>
      <w:tr w:rsidR="00DF7AF0" w:rsidRPr="00227AD7" w14:paraId="40942161" w14:textId="77777777" w:rsidTr="003B691B">
        <w:trPr>
          <w:jc w:val="center"/>
        </w:trPr>
        <w:tc>
          <w:tcPr>
            <w:tcW w:w="719" w:type="pct"/>
            <w:vAlign w:val="center"/>
          </w:tcPr>
          <w:p w14:paraId="33324CD3" w14:textId="77777777" w:rsidR="00DF7AF0" w:rsidRPr="00227AD7" w:rsidRDefault="00DF7AF0" w:rsidP="00DF7AF0">
            <w:pPr>
              <w:spacing w:after="120" w:line="360" w:lineRule="auto"/>
              <w:jc w:val="center"/>
              <w:rPr>
                <w:sz w:val="22"/>
                <w:szCs w:val="22"/>
              </w:rPr>
            </w:pPr>
            <w:r w:rsidRPr="00227AD7">
              <w:rPr>
                <w:sz w:val="22"/>
                <w:szCs w:val="22"/>
              </w:rPr>
              <w:t>Απρίλιος</w:t>
            </w:r>
          </w:p>
        </w:tc>
        <w:tc>
          <w:tcPr>
            <w:tcW w:w="1114" w:type="pct"/>
            <w:vAlign w:val="center"/>
          </w:tcPr>
          <w:p w14:paraId="2BB9FC97" w14:textId="77777777" w:rsidR="00DF7AF0" w:rsidRPr="00227AD7" w:rsidRDefault="00DF7AF0" w:rsidP="00DF7AF0">
            <w:pPr>
              <w:spacing w:after="120" w:line="360" w:lineRule="auto"/>
              <w:jc w:val="center"/>
              <w:rPr>
                <w:sz w:val="22"/>
                <w:szCs w:val="22"/>
              </w:rPr>
            </w:pPr>
            <w:r w:rsidRPr="00227AD7">
              <w:rPr>
                <w:sz w:val="22"/>
                <w:szCs w:val="22"/>
              </w:rPr>
              <w:t>Frontend &amp; Διασύνδεση</w:t>
            </w:r>
          </w:p>
        </w:tc>
        <w:tc>
          <w:tcPr>
            <w:tcW w:w="2075" w:type="pct"/>
            <w:vAlign w:val="center"/>
          </w:tcPr>
          <w:p w14:paraId="191C00B4" w14:textId="64DE152C" w:rsidR="00DF7AF0" w:rsidRPr="00227AD7" w:rsidRDefault="00DF7AF0" w:rsidP="00DF7AF0">
            <w:pPr>
              <w:spacing w:after="120" w:line="360" w:lineRule="auto"/>
              <w:jc w:val="center"/>
              <w:rPr>
                <w:sz w:val="22"/>
                <w:szCs w:val="22"/>
              </w:rPr>
            </w:pPr>
            <w:r w:rsidRPr="00227AD7">
              <w:rPr>
                <w:sz w:val="22"/>
                <w:szCs w:val="22"/>
              </w:rPr>
              <w:t xml:space="preserve">Ανάπτυξη </w:t>
            </w:r>
            <w:del w:id="4129" w:author="ΜΗΤΣΕΑΣ ΗΛΙΑΣ" w:date="2025-12-16T10:32:00Z" w16du:dateUtc="2025-12-16T08:32:00Z">
              <w:r w:rsidRPr="00227AD7" w:rsidDel="00A51A91">
                <w:rPr>
                  <w:sz w:val="22"/>
                  <w:szCs w:val="22"/>
                </w:rPr>
                <w:delText xml:space="preserve">UI </w:delText>
              </w:r>
            </w:del>
            <w:ins w:id="4130" w:author="ΜΗΤΣΕΑΣ ΗΛΙΑΣ" w:date="2025-12-16T10:32:00Z" w16du:dateUtc="2025-12-16T08:32:00Z">
              <w:r w:rsidR="00A51A91">
                <w:rPr>
                  <w:sz w:val="22"/>
                  <w:szCs w:val="22"/>
                </w:rPr>
                <w:t>5</w:t>
              </w:r>
              <w:r w:rsidR="00A51A91" w:rsidRPr="00227AD7">
                <w:rPr>
                  <w:sz w:val="22"/>
                  <w:szCs w:val="22"/>
                </w:rPr>
                <w:t xml:space="preserve"> </w:t>
              </w:r>
            </w:ins>
            <w:r w:rsidRPr="00227AD7">
              <w:rPr>
                <w:sz w:val="22"/>
                <w:szCs w:val="22"/>
              </w:rPr>
              <w:t>με Thymeleaf, προβολή δεδομένων, login/register, dashboards.</w:t>
            </w:r>
          </w:p>
        </w:tc>
        <w:tc>
          <w:tcPr>
            <w:tcW w:w="1092" w:type="pct"/>
            <w:vAlign w:val="center"/>
          </w:tcPr>
          <w:p w14:paraId="6253B6AE" w14:textId="77777777" w:rsidR="00DF7AF0" w:rsidRPr="00227AD7" w:rsidRDefault="00DF7AF0" w:rsidP="00DF7AF0">
            <w:pPr>
              <w:spacing w:after="120" w:line="360" w:lineRule="auto"/>
              <w:jc w:val="center"/>
              <w:rPr>
                <w:sz w:val="22"/>
                <w:szCs w:val="22"/>
              </w:rPr>
            </w:pPr>
            <w:r w:rsidRPr="00227AD7">
              <w:rPr>
                <w:sz w:val="22"/>
                <w:szCs w:val="22"/>
              </w:rPr>
              <w:t>Demo έκδοση</w:t>
            </w:r>
          </w:p>
        </w:tc>
      </w:tr>
      <w:tr w:rsidR="00DF7AF0" w:rsidRPr="00227AD7" w14:paraId="75679E28" w14:textId="77777777" w:rsidTr="003B691B">
        <w:trPr>
          <w:jc w:val="center"/>
        </w:trPr>
        <w:tc>
          <w:tcPr>
            <w:tcW w:w="719" w:type="pct"/>
            <w:vAlign w:val="center"/>
          </w:tcPr>
          <w:p w14:paraId="0DD15CDC" w14:textId="77777777" w:rsidR="00DF7AF0" w:rsidRPr="00227AD7" w:rsidRDefault="00DF7AF0" w:rsidP="00DF7AF0">
            <w:pPr>
              <w:spacing w:after="120" w:line="360" w:lineRule="auto"/>
              <w:jc w:val="center"/>
              <w:rPr>
                <w:sz w:val="22"/>
                <w:szCs w:val="22"/>
              </w:rPr>
            </w:pPr>
            <w:r w:rsidRPr="00227AD7">
              <w:rPr>
                <w:sz w:val="22"/>
                <w:szCs w:val="22"/>
              </w:rPr>
              <w:t>Μάιος</w:t>
            </w:r>
          </w:p>
        </w:tc>
        <w:tc>
          <w:tcPr>
            <w:tcW w:w="1114" w:type="pct"/>
            <w:vAlign w:val="center"/>
          </w:tcPr>
          <w:p w14:paraId="33E41680" w14:textId="77777777" w:rsidR="00DF7AF0" w:rsidRPr="00227AD7" w:rsidRDefault="00DF7AF0" w:rsidP="00DF7AF0">
            <w:pPr>
              <w:spacing w:after="120" w:line="360" w:lineRule="auto"/>
              <w:jc w:val="center"/>
              <w:rPr>
                <w:sz w:val="22"/>
                <w:szCs w:val="22"/>
              </w:rPr>
            </w:pPr>
            <w:r w:rsidRPr="00227AD7">
              <w:rPr>
                <w:sz w:val="22"/>
                <w:szCs w:val="22"/>
              </w:rPr>
              <w:t>Έλεγχοι – Αξιολόγηση – Βελτιστοποίηση</w:t>
            </w:r>
          </w:p>
        </w:tc>
        <w:tc>
          <w:tcPr>
            <w:tcW w:w="2075" w:type="pct"/>
            <w:vAlign w:val="center"/>
          </w:tcPr>
          <w:p w14:paraId="503FF747" w14:textId="77777777" w:rsidR="00DF7AF0" w:rsidRPr="00227AD7" w:rsidRDefault="00DF7AF0" w:rsidP="00227AD7">
            <w:pPr>
              <w:spacing w:after="120" w:line="360" w:lineRule="auto"/>
              <w:jc w:val="center"/>
              <w:rPr>
                <w:sz w:val="22"/>
                <w:szCs w:val="22"/>
                <w:lang w:val="en-US"/>
              </w:rPr>
            </w:pPr>
            <w:r w:rsidRPr="00227AD7">
              <w:rPr>
                <w:sz w:val="22"/>
                <w:szCs w:val="22"/>
              </w:rPr>
              <w:t>Testing, αξιολόγηση μοντέλου</w:t>
            </w:r>
          </w:p>
        </w:tc>
        <w:tc>
          <w:tcPr>
            <w:tcW w:w="1092" w:type="pct"/>
            <w:vAlign w:val="center"/>
          </w:tcPr>
          <w:p w14:paraId="40FE4346" w14:textId="77777777" w:rsidR="00DF7AF0" w:rsidRPr="00227AD7" w:rsidRDefault="00DF7AF0" w:rsidP="00DF7AF0">
            <w:pPr>
              <w:spacing w:after="120" w:line="360" w:lineRule="auto"/>
              <w:jc w:val="center"/>
              <w:rPr>
                <w:sz w:val="22"/>
                <w:szCs w:val="22"/>
              </w:rPr>
            </w:pPr>
            <w:r w:rsidRPr="00227AD7">
              <w:rPr>
                <w:sz w:val="22"/>
                <w:szCs w:val="22"/>
              </w:rPr>
              <w:t>Τελική μορφή εφαρμογής.</w:t>
            </w:r>
          </w:p>
        </w:tc>
      </w:tr>
      <w:tr w:rsidR="00DF7AF0" w:rsidRPr="00227AD7" w14:paraId="5FA31633" w14:textId="77777777" w:rsidTr="003B691B">
        <w:trPr>
          <w:jc w:val="center"/>
        </w:trPr>
        <w:tc>
          <w:tcPr>
            <w:tcW w:w="719" w:type="pct"/>
            <w:vAlign w:val="center"/>
          </w:tcPr>
          <w:p w14:paraId="232B5A8C" w14:textId="77777777" w:rsidR="00DF7AF0" w:rsidRPr="00227AD7" w:rsidRDefault="00DF7AF0" w:rsidP="00DF7AF0">
            <w:pPr>
              <w:spacing w:after="120" w:line="360" w:lineRule="auto"/>
              <w:jc w:val="center"/>
              <w:rPr>
                <w:sz w:val="22"/>
                <w:szCs w:val="22"/>
              </w:rPr>
            </w:pPr>
            <w:r w:rsidRPr="00227AD7">
              <w:rPr>
                <w:sz w:val="22"/>
                <w:szCs w:val="22"/>
              </w:rPr>
              <w:t>Ιούνιος</w:t>
            </w:r>
          </w:p>
        </w:tc>
        <w:tc>
          <w:tcPr>
            <w:tcW w:w="1114" w:type="pct"/>
            <w:vAlign w:val="center"/>
          </w:tcPr>
          <w:p w14:paraId="513D63A2" w14:textId="77777777" w:rsidR="00DF7AF0" w:rsidRPr="00227AD7" w:rsidRDefault="00DF7AF0" w:rsidP="00DF7AF0">
            <w:pPr>
              <w:spacing w:after="120" w:line="360" w:lineRule="auto"/>
              <w:jc w:val="center"/>
              <w:rPr>
                <w:sz w:val="22"/>
                <w:szCs w:val="22"/>
              </w:rPr>
            </w:pPr>
            <w:r w:rsidRPr="00227AD7">
              <w:rPr>
                <w:sz w:val="22"/>
                <w:szCs w:val="22"/>
              </w:rPr>
              <w:t>Συγγραφή Τελικής Πτυχιακής &amp; Παράδοση</w:t>
            </w:r>
          </w:p>
        </w:tc>
        <w:tc>
          <w:tcPr>
            <w:tcW w:w="2075" w:type="pct"/>
            <w:vAlign w:val="center"/>
          </w:tcPr>
          <w:p w14:paraId="3B240F39" w14:textId="77777777" w:rsidR="00DF7AF0" w:rsidRPr="00227AD7" w:rsidRDefault="00DF7AF0" w:rsidP="00227AD7">
            <w:pPr>
              <w:spacing w:after="120" w:line="360" w:lineRule="auto"/>
              <w:rPr>
                <w:sz w:val="22"/>
                <w:szCs w:val="22"/>
                <w:lang w:val="en-US"/>
              </w:rPr>
            </w:pPr>
          </w:p>
        </w:tc>
        <w:tc>
          <w:tcPr>
            <w:tcW w:w="1092" w:type="pct"/>
            <w:vAlign w:val="center"/>
          </w:tcPr>
          <w:p w14:paraId="7168E195" w14:textId="77777777" w:rsidR="00DF7AF0" w:rsidRPr="00227AD7" w:rsidRDefault="00227AD7" w:rsidP="00DF7AF0">
            <w:pPr>
              <w:spacing w:after="120" w:line="360" w:lineRule="auto"/>
              <w:jc w:val="center"/>
              <w:rPr>
                <w:sz w:val="22"/>
                <w:szCs w:val="22"/>
              </w:rPr>
            </w:pPr>
            <w:r w:rsidRPr="00227AD7">
              <w:rPr>
                <w:sz w:val="22"/>
                <w:szCs w:val="22"/>
              </w:rPr>
              <w:t>Παράδοση τελικής πτυχιακής και παρουσίαση.</w:t>
            </w:r>
          </w:p>
        </w:tc>
      </w:tr>
    </w:tbl>
    <w:p w14:paraId="0E979326" w14:textId="529065AF" w:rsidR="006329AA" w:rsidRPr="006501DB" w:rsidRDefault="006329AA" w:rsidP="00695DDF">
      <w:pPr>
        <w:pStyle w:val="10"/>
        <w:spacing w:before="120" w:after="120" w:line="360" w:lineRule="auto"/>
        <w:jc w:val="both"/>
        <w:rPr>
          <w:rFonts w:ascii="Times New Roman" w:hAnsi="Times New Roman"/>
          <w:lang w:eastAsia="en-US"/>
        </w:rPr>
      </w:pPr>
      <w:bookmarkStart w:id="4131" w:name="_Toc455680253"/>
      <w:bookmarkStart w:id="4132" w:name="_Toc218850238"/>
      <w:r w:rsidRPr="006501DB">
        <w:rPr>
          <w:rFonts w:ascii="Times New Roman" w:hAnsi="Times New Roman"/>
          <w:lang w:eastAsia="en-US"/>
        </w:rPr>
        <w:lastRenderedPageBreak/>
        <w:t>Παράρτημα Β: «</w:t>
      </w:r>
      <w:r w:rsidR="000503DE">
        <w:rPr>
          <w:rFonts w:ascii="Times New Roman" w:hAnsi="Times New Roman"/>
          <w:lang w:eastAsia="en-US"/>
        </w:rPr>
        <w:t xml:space="preserve">Περιορισμοί </w:t>
      </w:r>
      <w:ins w:id="4133" w:author="ΜΗΤΣΕΑΣ ΗΛΙΑΣ" w:date="2025-12-05T14:35:00Z" w16du:dateUtc="2025-12-05T12:35:00Z">
        <w:r w:rsidR="002E75CD">
          <w:rPr>
            <w:rFonts w:ascii="Times New Roman" w:hAnsi="Times New Roman"/>
            <w:lang w:eastAsia="en-US"/>
          </w:rPr>
          <w:t>κ</w:t>
        </w:r>
      </w:ins>
      <w:del w:id="4134" w:author="ΜΗΤΣΕΑΣ ΗΛΙΑΣ" w:date="2025-12-05T14:35:00Z" w16du:dateUtc="2025-12-05T12:35:00Z">
        <w:r w:rsidR="000503DE" w:rsidDel="002E75CD">
          <w:rPr>
            <w:rFonts w:ascii="Times New Roman" w:hAnsi="Times New Roman"/>
            <w:lang w:eastAsia="en-US"/>
          </w:rPr>
          <w:delText>Κ</w:delText>
        </w:r>
      </w:del>
      <w:r w:rsidR="000503DE">
        <w:rPr>
          <w:rFonts w:ascii="Times New Roman" w:hAnsi="Times New Roman"/>
          <w:lang w:eastAsia="en-US"/>
        </w:rPr>
        <w:t>αι Μελλοντικές βελτιώσεις</w:t>
      </w:r>
      <w:r w:rsidRPr="006501DB">
        <w:rPr>
          <w:rFonts w:ascii="Times New Roman" w:hAnsi="Times New Roman"/>
          <w:lang w:eastAsia="en-US"/>
        </w:rPr>
        <w:t>»</w:t>
      </w:r>
      <w:bookmarkEnd w:id="4131"/>
      <w:bookmarkEnd w:id="4132"/>
    </w:p>
    <w:p w14:paraId="4C655714" w14:textId="79BB24BB" w:rsidR="006329AA" w:rsidRPr="006501DB" w:rsidRDefault="000503DE" w:rsidP="006329AA">
      <w:pPr>
        <w:spacing w:before="120" w:after="120" w:line="360" w:lineRule="auto"/>
        <w:jc w:val="both"/>
      </w:pPr>
      <w:r>
        <w:t>Παρότι η παρούσα πτυχιακή εργασία καλύπτει σε βάθος τη θεωρητική και τεχνική διάσταση του αντικειμένου, υπάρχουν ορισμένοι περιορισμοί που αναγνωρίζονται. Οι βασικοί περιορισμοί σχετίζονται με το περιορισμένο μέγεθος και την πολυπλοκότητα των διαθέσιμων δεδομένων, καθώς και με την ανάγκη περαιτέρω βελτιστοποίησης των αλγορίθμων κατηγοριοποίησης κειμένου σε ελληνικά συμφραζόμενα. Μελλοντικές βελτιώσεις περιλαμβάνουν την ενσωμάτωση πιο εκτεταμένων datasets, την αξιοποίηση μοντέλων μετασχηματιστών (Transformers) σε συνδυασμό με deep learning αρχιτεκτονικές, καθώς και την ανάπτυξη dashboard για την απεικόνιση μετρικών αποτελεσματικότητας των συνεργασιών.</w:t>
      </w:r>
    </w:p>
    <w:p w14:paraId="66CA699D" w14:textId="77777777" w:rsidR="006329AA" w:rsidRPr="006501DB" w:rsidRDefault="006329AA" w:rsidP="006329AA">
      <w:pPr>
        <w:spacing w:before="120" w:after="120" w:line="360" w:lineRule="auto"/>
        <w:jc w:val="both"/>
      </w:pPr>
    </w:p>
    <w:p w14:paraId="7E429395" w14:textId="77777777" w:rsidR="006329AA" w:rsidRPr="006501DB" w:rsidRDefault="006329AA" w:rsidP="006329AA">
      <w:pPr>
        <w:spacing w:before="120" w:after="120" w:line="360" w:lineRule="auto"/>
        <w:jc w:val="both"/>
      </w:pPr>
    </w:p>
    <w:p w14:paraId="5B24BC61" w14:textId="77777777" w:rsidR="006329AA" w:rsidRPr="006501DB" w:rsidRDefault="006329AA">
      <w:pPr>
        <w:spacing w:before="120" w:after="120" w:line="360" w:lineRule="auto"/>
        <w:jc w:val="both"/>
      </w:pPr>
      <w:r w:rsidRPr="006501DB">
        <w:br w:type="page"/>
      </w:r>
    </w:p>
    <w:p w14:paraId="2B5BBBD1" w14:textId="77777777" w:rsidR="006329AA" w:rsidRPr="006501DB" w:rsidRDefault="006329AA" w:rsidP="006329AA">
      <w:pPr>
        <w:spacing w:before="120" w:after="120" w:line="360" w:lineRule="auto"/>
        <w:jc w:val="both"/>
      </w:pPr>
    </w:p>
    <w:p w14:paraId="79410DF3" w14:textId="77777777" w:rsidR="006329AA" w:rsidRPr="006501DB" w:rsidRDefault="006329AA" w:rsidP="006329AA">
      <w:pPr>
        <w:spacing w:before="120" w:after="120" w:line="360" w:lineRule="auto"/>
        <w:jc w:val="both"/>
      </w:pPr>
    </w:p>
    <w:p w14:paraId="4FC118FD" w14:textId="77777777" w:rsidR="006329AA" w:rsidRPr="006501DB" w:rsidRDefault="006329AA" w:rsidP="006329AA">
      <w:pPr>
        <w:spacing w:before="120" w:after="120" w:line="360" w:lineRule="auto"/>
        <w:jc w:val="both"/>
      </w:pPr>
    </w:p>
    <w:p w14:paraId="3DE88989" w14:textId="77777777" w:rsidR="006329AA" w:rsidRPr="006501DB" w:rsidRDefault="006329AA" w:rsidP="006329AA">
      <w:pPr>
        <w:spacing w:before="120" w:after="120" w:line="360" w:lineRule="auto"/>
        <w:jc w:val="both"/>
      </w:pPr>
    </w:p>
    <w:p w14:paraId="1CF12EA1" w14:textId="77777777" w:rsidR="006329AA" w:rsidRPr="006501DB" w:rsidRDefault="006329AA" w:rsidP="006329AA">
      <w:pPr>
        <w:spacing w:before="120" w:after="120" w:line="360" w:lineRule="auto"/>
        <w:jc w:val="both"/>
      </w:pPr>
    </w:p>
    <w:p w14:paraId="6B969281" w14:textId="77777777" w:rsidR="006329AA" w:rsidRPr="006501DB" w:rsidRDefault="006329AA" w:rsidP="006329AA">
      <w:pPr>
        <w:spacing w:before="120" w:after="120" w:line="360" w:lineRule="auto"/>
        <w:jc w:val="both"/>
      </w:pPr>
    </w:p>
    <w:p w14:paraId="0A7F4BAA" w14:textId="77777777" w:rsidR="006329AA" w:rsidRPr="006501DB" w:rsidRDefault="006329AA" w:rsidP="006329AA">
      <w:pPr>
        <w:spacing w:before="120" w:after="120" w:line="360" w:lineRule="auto"/>
        <w:jc w:val="both"/>
      </w:pPr>
    </w:p>
    <w:p w14:paraId="50866258" w14:textId="77777777" w:rsidR="006329AA" w:rsidRPr="006501DB" w:rsidRDefault="006329AA" w:rsidP="006329AA">
      <w:pPr>
        <w:spacing w:before="120" w:after="120" w:line="360" w:lineRule="auto"/>
        <w:jc w:val="both"/>
      </w:pPr>
    </w:p>
    <w:p w14:paraId="4E779C8A" w14:textId="77777777" w:rsidR="006329AA" w:rsidRPr="006501DB" w:rsidRDefault="006329AA" w:rsidP="006329AA">
      <w:pPr>
        <w:spacing w:before="120" w:after="120" w:line="360" w:lineRule="auto"/>
        <w:jc w:val="both"/>
      </w:pPr>
    </w:p>
    <w:p w14:paraId="5DBD3A6A" w14:textId="77777777" w:rsidR="006329AA" w:rsidRPr="006501DB" w:rsidRDefault="006329AA" w:rsidP="006329AA">
      <w:pPr>
        <w:spacing w:before="120" w:after="120" w:line="360" w:lineRule="auto"/>
        <w:jc w:val="both"/>
      </w:pPr>
    </w:p>
    <w:p w14:paraId="3F76DE02" w14:textId="77777777" w:rsidR="006329AA" w:rsidRPr="006501DB" w:rsidRDefault="006329AA" w:rsidP="006329AA">
      <w:pPr>
        <w:spacing w:before="120" w:after="120" w:line="360" w:lineRule="auto"/>
        <w:jc w:val="both"/>
      </w:pPr>
    </w:p>
    <w:p w14:paraId="4E2FC2F9" w14:textId="77777777" w:rsidR="006329AA" w:rsidRPr="006501DB" w:rsidRDefault="006329AA" w:rsidP="006329AA">
      <w:pPr>
        <w:spacing w:before="120" w:after="120" w:line="360" w:lineRule="auto"/>
        <w:jc w:val="both"/>
      </w:pPr>
    </w:p>
    <w:p w14:paraId="1957B8E7" w14:textId="77777777" w:rsidR="006329AA" w:rsidRPr="006501DB" w:rsidRDefault="006329AA" w:rsidP="006329AA">
      <w:pPr>
        <w:spacing w:before="120" w:after="120" w:line="360" w:lineRule="auto"/>
        <w:jc w:val="both"/>
      </w:pPr>
    </w:p>
    <w:p w14:paraId="555D45B7" w14:textId="77777777" w:rsidR="006329AA" w:rsidRPr="006501DB" w:rsidRDefault="006329AA" w:rsidP="006329AA">
      <w:pPr>
        <w:spacing w:before="120" w:after="120" w:line="360" w:lineRule="auto"/>
        <w:jc w:val="both"/>
      </w:pPr>
    </w:p>
    <w:p w14:paraId="7648687A" w14:textId="77777777" w:rsidR="006329AA" w:rsidRPr="006501DB" w:rsidRDefault="006329AA" w:rsidP="006329AA">
      <w:pPr>
        <w:spacing w:before="120" w:after="120" w:line="360" w:lineRule="auto"/>
        <w:jc w:val="both"/>
      </w:pPr>
    </w:p>
    <w:p w14:paraId="52DCF8D8" w14:textId="77777777" w:rsidR="006329AA" w:rsidRPr="006501DB" w:rsidRDefault="006329AA" w:rsidP="006329AA">
      <w:pPr>
        <w:spacing w:before="120" w:after="120" w:line="360" w:lineRule="auto"/>
        <w:jc w:val="both"/>
      </w:pPr>
    </w:p>
    <w:p w14:paraId="02435F4C" w14:textId="77777777" w:rsidR="006329AA" w:rsidRPr="006501DB" w:rsidRDefault="006329AA" w:rsidP="006329AA">
      <w:pPr>
        <w:spacing w:before="120" w:after="120" w:line="360" w:lineRule="auto"/>
        <w:jc w:val="both"/>
      </w:pPr>
    </w:p>
    <w:p w14:paraId="6DAB9E81" w14:textId="77777777" w:rsidR="006329AA" w:rsidRPr="006501DB" w:rsidRDefault="006329AA" w:rsidP="006329AA">
      <w:pPr>
        <w:spacing w:before="120" w:after="120" w:line="360" w:lineRule="auto"/>
        <w:jc w:val="both"/>
      </w:pPr>
    </w:p>
    <w:p w14:paraId="6BECA809" w14:textId="77777777" w:rsidR="006329AA" w:rsidRPr="00E924AC" w:rsidRDefault="006329AA" w:rsidP="006329AA">
      <w:pPr>
        <w:spacing w:before="120" w:after="120" w:line="360" w:lineRule="auto"/>
        <w:jc w:val="both"/>
      </w:pPr>
    </w:p>
    <w:p w14:paraId="70F744B2" w14:textId="77777777" w:rsidR="004C1953" w:rsidRPr="00E924AC" w:rsidRDefault="004C1953" w:rsidP="006329AA">
      <w:pPr>
        <w:spacing w:before="120" w:after="120" w:line="360" w:lineRule="auto"/>
        <w:jc w:val="both"/>
      </w:pPr>
    </w:p>
    <w:p w14:paraId="5913625D" w14:textId="77777777" w:rsidR="006329AA" w:rsidRPr="006501DB" w:rsidRDefault="00621725" w:rsidP="006329AA">
      <w:pPr>
        <w:spacing w:before="120" w:after="120" w:line="360" w:lineRule="auto"/>
        <w:jc w:val="both"/>
        <w:rPr>
          <w:sz w:val="20"/>
          <w:szCs w:val="28"/>
        </w:rPr>
      </w:pPr>
      <w:r w:rsidRPr="006501DB">
        <w:rPr>
          <w:sz w:val="20"/>
          <w:szCs w:val="28"/>
        </w:rPr>
        <w:t>Υπεύ</w:t>
      </w:r>
      <w:r w:rsidR="006329AA" w:rsidRPr="006501DB">
        <w:rPr>
          <w:sz w:val="20"/>
          <w:szCs w:val="28"/>
        </w:rPr>
        <w:t xml:space="preserve">θυνη Δήλωση </w:t>
      </w:r>
      <w:r w:rsidR="00113ED2" w:rsidRPr="006501DB">
        <w:rPr>
          <w:sz w:val="20"/>
          <w:szCs w:val="28"/>
        </w:rPr>
        <w:t>Συγγραφέα</w:t>
      </w:r>
      <w:r w:rsidR="006329AA" w:rsidRPr="006501DB">
        <w:rPr>
          <w:sz w:val="20"/>
          <w:szCs w:val="28"/>
        </w:rPr>
        <w:t xml:space="preserve">: </w:t>
      </w:r>
    </w:p>
    <w:p w14:paraId="5F25704F" w14:textId="5EB9F16E" w:rsidR="00437C1F" w:rsidRPr="006D2B4D" w:rsidRDefault="00C61B1A">
      <w:pPr>
        <w:spacing w:before="120" w:after="120" w:line="360" w:lineRule="auto"/>
        <w:jc w:val="both"/>
        <w:rPr>
          <w:sz w:val="20"/>
          <w:szCs w:val="28"/>
        </w:rPr>
      </w:pPr>
      <w:r w:rsidRPr="006501DB">
        <w:rPr>
          <w:sz w:val="20"/>
          <w:szCs w:val="28"/>
        </w:rPr>
        <w:t>Δηλώνω ρητά ότι, σύμφωνα με το άρθρο 8 του Ν.1599/1986, η παρούσα εργασία αποτελεί αποκλειστικά προϊόν προσωπικής μου εργασίας, δεν προσβάλλει κάθε μορφής δικαιώματα διανοητικής ιδιοκτησίας, προσωπικότητας και προσωπικών δεδομένων τρίτων, δεν περιέχει έργα/εισφορές τρίτων για τα οποία απαιτείται άδεια των δημιουργών/δικαιούχων και δεν είναι προϊόν μερικής ή ολικής αντιγραφής, οι πηγές δε που χρησιμοποιήθηκαν περιορίζονται στις βιβλιογραφικές αναφορές και μόνον και πληρούν τους κανόνες της επιστημονικής παράθεσης.</w:t>
      </w:r>
    </w:p>
    <w:sectPr w:rsidR="00437C1F" w:rsidRPr="006D2B4D" w:rsidSect="00523198">
      <w:footerReference w:type="default" r:id="rId26"/>
      <w:pgSz w:w="11906" w:h="16838"/>
      <w:pgMar w:top="1440" w:right="1440" w:bottom="1440" w:left="1440" w:header="720" w:footer="720" w:gutter="284"/>
      <w:pgNumType w:start="1"/>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42" w:author="ΜΗΤΣΕΑΣ ΗΛΙΑΣ" w:date="2025-12-15T10:01:00Z" w:initials="ΗΜ">
    <w:p w14:paraId="437A00B3" w14:textId="3A79B6FB" w:rsidR="003D2A94" w:rsidRDefault="003D2A94">
      <w:pPr>
        <w:pStyle w:val="af1"/>
      </w:pPr>
      <w:r>
        <w:rPr>
          <w:rStyle w:val="af0"/>
        </w:rPr>
        <w:annotationRef/>
      </w:r>
    </w:p>
  </w:comment>
  <w:comment w:id="1106" w:author="FITSILIS PANAGIOTIS" w:date="2025-12-03T15:21:00Z" w:initials="FP">
    <w:p w14:paraId="0C1FD5D3" w14:textId="77777777" w:rsidR="00BC70A4" w:rsidRDefault="00BC70A4" w:rsidP="00BC70A4">
      <w:pPr>
        <w:pStyle w:val="af1"/>
      </w:pPr>
      <w:r>
        <w:rPr>
          <w:rStyle w:val="af0"/>
        </w:rPr>
        <w:annotationRef/>
      </w:r>
      <w:r>
        <w:t xml:space="preserve">Να μπει η πηγή της εικόνας και όπου αλλού υπάρχουν αντίστοιχες </w:t>
      </w:r>
    </w:p>
  </w:comment>
  <w:comment w:id="1116" w:author="FITSILIS PANAGIOTIS" w:date="2025-12-03T15:21:00Z" w:initials="FP">
    <w:p w14:paraId="3B6F8914" w14:textId="77777777" w:rsidR="00B63CF9" w:rsidRDefault="00B63CF9" w:rsidP="00B63CF9">
      <w:pPr>
        <w:pStyle w:val="af1"/>
      </w:pPr>
      <w:r>
        <w:rPr>
          <w:rStyle w:val="af0"/>
        </w:rPr>
        <w:annotationRef/>
      </w:r>
      <w:r>
        <w:t xml:space="preserve">Να μπει η πηγή της εικόνας και όπου αλλού υπάρχουν αντίστοιχες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37A00B3" w15:done="0"/>
  <w15:commentEx w15:paraId="0C1FD5D3" w15:done="0"/>
  <w15:commentEx w15:paraId="3B6F891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C6EF1A2" w16cex:dateUtc="2025-12-15T08:01:00Z"/>
  <w16cex:commentExtensible w16cex:durableId="497BE4FC" w16cex:dateUtc="2025-12-03T13:21:00Z"/>
  <w16cex:commentExtensible w16cex:durableId="23AA8A16" w16cex:dateUtc="2025-12-03T13:2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37A00B3" w16cid:durableId="6C6EF1A2"/>
  <w16cid:commentId w16cid:paraId="0C1FD5D3" w16cid:durableId="497BE4FC"/>
  <w16cid:commentId w16cid:paraId="3B6F8914" w16cid:durableId="23AA8A1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3049C0" w14:textId="77777777" w:rsidR="00932A40" w:rsidRDefault="00932A40">
      <w:r>
        <w:separator/>
      </w:r>
    </w:p>
  </w:endnote>
  <w:endnote w:type="continuationSeparator" w:id="0">
    <w:p w14:paraId="4EBC1CC5" w14:textId="77777777" w:rsidR="00932A40" w:rsidRDefault="00932A4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9947F0" w14:textId="77777777" w:rsidR="00F77CD7" w:rsidRPr="00CC4FFE" w:rsidRDefault="00621725">
    <w:pPr>
      <w:pStyle w:val="a5"/>
      <w:rPr>
        <w:sz w:val="20"/>
        <w:lang w:val="el-GR"/>
      </w:rPr>
    </w:pPr>
    <w:r w:rsidRPr="00142280">
      <w:rPr>
        <w:sz w:val="20"/>
        <w:lang w:val="el-GR"/>
      </w:rPr>
      <w:t xml:space="preserve">Πτυχιακή / </w:t>
    </w:r>
    <w:r w:rsidR="00F77CD7" w:rsidRPr="00142280">
      <w:rPr>
        <w:sz w:val="20"/>
        <w:lang w:val="el-GR"/>
      </w:rPr>
      <w:t>Διπλωματική Εργασία</w:t>
    </w:r>
    <w:r w:rsidR="00F77CD7" w:rsidRPr="00142280">
      <w:rPr>
        <w:sz w:val="20"/>
        <w:lang w:val="el-GR"/>
      </w:rPr>
      <w:tab/>
    </w:r>
    <w:r w:rsidR="00F77CD7" w:rsidRPr="00142280">
      <w:rPr>
        <w:sz w:val="20"/>
        <w:lang w:val="el-GR"/>
      </w:rPr>
      <w:tab/>
    </w:r>
    <w:r w:rsidR="00F77CD7" w:rsidRPr="00CC4FFE">
      <w:rPr>
        <w:sz w:val="20"/>
        <w:lang w:val="el-GR"/>
      </w:rPr>
      <w:fldChar w:fldCharType="begin"/>
    </w:r>
    <w:r w:rsidR="00F77CD7" w:rsidRPr="00CC4FFE">
      <w:rPr>
        <w:sz w:val="20"/>
        <w:lang w:val="el-GR"/>
      </w:rPr>
      <w:instrText>PAGE   \* MERGEFORMAT</w:instrText>
    </w:r>
    <w:r w:rsidR="00F77CD7" w:rsidRPr="00CC4FFE">
      <w:rPr>
        <w:sz w:val="20"/>
        <w:lang w:val="el-GR"/>
      </w:rPr>
      <w:fldChar w:fldCharType="separate"/>
    </w:r>
    <w:r w:rsidR="00FE7E44">
      <w:rPr>
        <w:noProof/>
        <w:sz w:val="20"/>
        <w:lang w:val="el-GR"/>
      </w:rPr>
      <w:t>x</w:t>
    </w:r>
    <w:r w:rsidR="00F77CD7" w:rsidRPr="00CC4FFE">
      <w:rPr>
        <w:sz w:val="20"/>
        <w:lang w:val="el-GR"/>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D93527" w14:textId="77777777" w:rsidR="00F77CD7" w:rsidRPr="0035452A" w:rsidRDefault="00142280" w:rsidP="009C37E5">
    <w:pPr>
      <w:pStyle w:val="a5"/>
      <w:rPr>
        <w:sz w:val="20"/>
        <w:szCs w:val="20"/>
      </w:rPr>
    </w:pPr>
    <w:r w:rsidRPr="0035452A">
      <w:rPr>
        <w:sz w:val="20"/>
        <w:szCs w:val="20"/>
        <w:lang w:val="el-GR"/>
      </w:rPr>
      <w:t xml:space="preserve">Πτυχιακή / </w:t>
    </w:r>
    <w:r w:rsidR="00F77CD7" w:rsidRPr="0035452A">
      <w:rPr>
        <w:sz w:val="20"/>
        <w:szCs w:val="20"/>
        <w:lang w:val="el-GR"/>
      </w:rPr>
      <w:t>Διπλωματική Εργασία</w:t>
    </w:r>
    <w:r w:rsidR="00F77CD7" w:rsidRPr="0035452A">
      <w:rPr>
        <w:sz w:val="20"/>
        <w:szCs w:val="20"/>
      </w:rPr>
      <w:tab/>
    </w:r>
    <w:r w:rsidR="00F77CD7" w:rsidRPr="0035452A">
      <w:rPr>
        <w:sz w:val="20"/>
        <w:szCs w:val="20"/>
      </w:rPr>
      <w:tab/>
    </w:r>
    <w:r w:rsidR="00F77CD7" w:rsidRPr="0035452A">
      <w:rPr>
        <w:sz w:val="20"/>
        <w:szCs w:val="20"/>
      </w:rPr>
      <w:fldChar w:fldCharType="begin"/>
    </w:r>
    <w:r w:rsidR="00F77CD7" w:rsidRPr="0035452A">
      <w:rPr>
        <w:sz w:val="20"/>
        <w:szCs w:val="20"/>
      </w:rPr>
      <w:instrText xml:space="preserve"> PAGE   \* MERGEFORMAT </w:instrText>
    </w:r>
    <w:r w:rsidR="00F77CD7" w:rsidRPr="0035452A">
      <w:rPr>
        <w:sz w:val="20"/>
        <w:szCs w:val="20"/>
      </w:rPr>
      <w:fldChar w:fldCharType="separate"/>
    </w:r>
    <w:r w:rsidR="00FE7E44">
      <w:rPr>
        <w:noProof/>
        <w:sz w:val="20"/>
        <w:szCs w:val="20"/>
      </w:rPr>
      <w:t>10</w:t>
    </w:r>
    <w:r w:rsidR="00F77CD7" w:rsidRPr="0035452A">
      <w:rPr>
        <w:noProof/>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B73E65" w14:textId="77777777" w:rsidR="00932A40" w:rsidRDefault="00932A40">
      <w:r>
        <w:separator/>
      </w:r>
    </w:p>
  </w:footnote>
  <w:footnote w:type="continuationSeparator" w:id="0">
    <w:p w14:paraId="663AD38F" w14:textId="77777777" w:rsidR="00932A40" w:rsidRDefault="00932A4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7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35"/>
      <w:gridCol w:w="6554"/>
    </w:tblGrid>
    <w:tr w:rsidR="00F77CD7" w14:paraId="67DB3984" w14:textId="77777777" w:rsidTr="00AC3BF9">
      <w:trPr>
        <w:trHeight w:val="851"/>
      </w:trPr>
      <w:tc>
        <w:tcPr>
          <w:tcW w:w="2235" w:type="dxa"/>
          <w:tcBorders>
            <w:top w:val="nil"/>
            <w:left w:val="nil"/>
            <w:bottom w:val="nil"/>
            <w:right w:val="nil"/>
          </w:tcBorders>
          <w:vAlign w:val="center"/>
        </w:tcPr>
        <w:p w14:paraId="574B760C" w14:textId="77777777" w:rsidR="00F77CD7" w:rsidRDefault="00F77CD7">
          <w:pPr>
            <w:pStyle w:val="a7"/>
          </w:pPr>
          <w:r>
            <w:rPr>
              <w:noProof/>
              <w:lang w:val="en-US" w:eastAsia="en-US"/>
            </w:rPr>
            <w:drawing>
              <wp:inline distT="0" distB="0" distL="0" distR="0" wp14:anchorId="4D1C32E8" wp14:editId="4DD9C68C">
                <wp:extent cx="1123950" cy="419100"/>
                <wp:effectExtent l="0" t="0" r="0" b="0"/>
                <wp:docPr id="1437014055" name="Picture 4" descr="logo_eap_new_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logo_eap_new_el"/>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23950" cy="419100"/>
                        </a:xfrm>
                        <a:prstGeom prst="rect">
                          <a:avLst/>
                        </a:prstGeom>
                        <a:noFill/>
                        <a:ln>
                          <a:noFill/>
                        </a:ln>
                      </pic:spPr>
                    </pic:pic>
                  </a:graphicData>
                </a:graphic>
              </wp:inline>
            </w:drawing>
          </w:r>
        </w:p>
      </w:tc>
      <w:tc>
        <w:tcPr>
          <w:tcW w:w="6554" w:type="dxa"/>
          <w:tcBorders>
            <w:top w:val="nil"/>
            <w:left w:val="nil"/>
            <w:bottom w:val="nil"/>
            <w:right w:val="nil"/>
          </w:tcBorders>
          <w:vAlign w:val="center"/>
        </w:tcPr>
        <w:p w14:paraId="04FC8DDE" w14:textId="1B52CA7D" w:rsidR="00F77CD7" w:rsidRPr="00CC4FFE" w:rsidRDefault="00F77CD7" w:rsidP="002A1F02">
          <w:pPr>
            <w:pStyle w:val="a7"/>
            <w:tabs>
              <w:tab w:val="clear" w:pos="4153"/>
            </w:tabs>
            <w:rPr>
              <w:i/>
            </w:rPr>
          </w:pPr>
          <w:r w:rsidRPr="00CC4FFE">
            <w:rPr>
              <w:i/>
            </w:rPr>
            <w:t>«</w:t>
          </w:r>
          <w:r w:rsidR="00F05328">
            <w:rPr>
              <w:i/>
            </w:rPr>
            <w:t>Ηλίας Μητσέας</w:t>
          </w:r>
          <w:r w:rsidRPr="00CC4FFE">
            <w:rPr>
              <w:i/>
            </w:rPr>
            <w:t>», «</w:t>
          </w:r>
          <w:r w:rsidR="00F05328" w:rsidRPr="00F05328">
            <w:rPr>
              <w:i/>
            </w:rPr>
            <w:t xml:space="preserve">H Eπίδραση των Influencers </w:t>
          </w:r>
          <w:r w:rsidR="006E0C5A">
            <w:rPr>
              <w:i/>
            </w:rPr>
            <w:t>Μ</w:t>
          </w:r>
          <w:r w:rsidR="006E0C5A" w:rsidRPr="00F05328">
            <w:rPr>
              <w:i/>
            </w:rPr>
            <w:t xml:space="preserve">έσω </w:t>
          </w:r>
          <w:r w:rsidR="00145559">
            <w:rPr>
              <w:i/>
            </w:rPr>
            <w:t>τ</w:t>
          </w:r>
          <w:r w:rsidR="00F05328" w:rsidRPr="00F05328">
            <w:rPr>
              <w:i/>
            </w:rPr>
            <w:t>ων Social Media στην Ψηφιακή Οικονομία &amp; Υλοποίηση Web Πλατφόρμας Διασύνδεσης με Επιχειρήσεις</w:t>
          </w:r>
          <w:r w:rsidRPr="00CC4FFE">
            <w:rPr>
              <w:i/>
            </w:rPr>
            <w:t>»</w:t>
          </w:r>
        </w:p>
      </w:tc>
    </w:tr>
  </w:tbl>
  <w:p w14:paraId="603A5BD0" w14:textId="77777777" w:rsidR="00F77CD7" w:rsidRDefault="00F77CD7">
    <w:pPr>
      <w:pStyle w:val="a7"/>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CF8A9106"/>
    <w:lvl w:ilvl="0">
      <w:start w:val="1"/>
      <w:numFmt w:val="bullet"/>
      <w:pStyle w:val="3"/>
      <w:lvlText w:val=""/>
      <w:lvlJc w:val="left"/>
      <w:pPr>
        <w:tabs>
          <w:tab w:val="num" w:pos="9202"/>
        </w:tabs>
        <w:ind w:left="9202" w:hanging="360"/>
      </w:pPr>
      <w:rPr>
        <w:rFonts w:ascii="Symbol" w:hAnsi="Symbol" w:hint="default"/>
      </w:rPr>
    </w:lvl>
  </w:abstractNum>
  <w:abstractNum w:abstractNumId="1" w15:restartNumberingAfterBreak="0">
    <w:nsid w:val="FFFFFF83"/>
    <w:multiLevelType w:val="singleLevel"/>
    <w:tmpl w:val="D4B4AAB2"/>
    <w:lvl w:ilvl="0">
      <w:start w:val="1"/>
      <w:numFmt w:val="bullet"/>
      <w:pStyle w:val="2"/>
      <w:lvlText w:val=""/>
      <w:lvlJc w:val="left"/>
      <w:pPr>
        <w:tabs>
          <w:tab w:val="num" w:pos="643"/>
        </w:tabs>
        <w:ind w:left="643" w:hanging="360"/>
      </w:pPr>
      <w:rPr>
        <w:rFonts w:ascii="Symbol" w:hAnsi="Symbol" w:hint="default"/>
      </w:rPr>
    </w:lvl>
  </w:abstractNum>
  <w:abstractNum w:abstractNumId="2" w15:restartNumberingAfterBreak="0">
    <w:nsid w:val="01E13D05"/>
    <w:multiLevelType w:val="multilevel"/>
    <w:tmpl w:val="3A9A8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AE543C"/>
    <w:multiLevelType w:val="multilevel"/>
    <w:tmpl w:val="77C64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E61C8D"/>
    <w:multiLevelType w:val="multilevel"/>
    <w:tmpl w:val="1422D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B40B19"/>
    <w:multiLevelType w:val="multilevel"/>
    <w:tmpl w:val="BF5A9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883EA6"/>
    <w:multiLevelType w:val="hybridMultilevel"/>
    <w:tmpl w:val="4816DA9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9506747"/>
    <w:multiLevelType w:val="multilevel"/>
    <w:tmpl w:val="C7D02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BD47813"/>
    <w:multiLevelType w:val="hybridMultilevel"/>
    <w:tmpl w:val="A07C5234"/>
    <w:lvl w:ilvl="0" w:tplc="0409000F">
      <w:start w:val="1"/>
      <w:numFmt w:val="decimal"/>
      <w:lvlText w:val="%1."/>
      <w:lvlJc w:val="left"/>
      <w:pPr>
        <w:ind w:left="780" w:hanging="360"/>
      </w:p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9" w15:restartNumberingAfterBreak="0">
    <w:nsid w:val="0C485997"/>
    <w:multiLevelType w:val="multilevel"/>
    <w:tmpl w:val="5AFC0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63A749D"/>
    <w:multiLevelType w:val="multilevel"/>
    <w:tmpl w:val="03F41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6DB7A71"/>
    <w:multiLevelType w:val="multilevel"/>
    <w:tmpl w:val="1EA047A8"/>
    <w:lvl w:ilvl="0">
      <w:start w:val="1"/>
      <w:numFmt w:val="decimal"/>
      <w:lvlText w:val="%1."/>
      <w:lvlJc w:val="left"/>
      <w:pPr>
        <w:ind w:left="720" w:hanging="360"/>
      </w:pPr>
    </w:lvl>
    <w:lvl w:ilvl="1">
      <w:start w:val="1"/>
      <w:numFmt w:val="decimal"/>
      <w:isLgl/>
      <w:lvlText w:val="%1.%2"/>
      <w:lvlJc w:val="left"/>
      <w:pPr>
        <w:ind w:left="1080" w:hanging="720"/>
      </w:pPr>
      <w:rPr>
        <w:rFonts w:hint="default"/>
      </w:rPr>
    </w:lvl>
    <w:lvl w:ilvl="2">
      <w:start w:val="3"/>
      <w:numFmt w:val="decimal"/>
      <w:isLgl/>
      <w:lvlText w:val="%1.%2.%3"/>
      <w:lvlJc w:val="left"/>
      <w:pPr>
        <w:ind w:left="1080" w:hanging="720"/>
      </w:pPr>
      <w:rPr>
        <w:rFonts w:hint="default"/>
      </w:rPr>
    </w:lvl>
    <w:lvl w:ilvl="3">
      <w:start w:val="1"/>
      <w:numFmt w:val="decimal"/>
      <w:isLgl/>
      <w:lvlText w:val="%1.%2.%3.%4"/>
      <w:lvlJc w:val="left"/>
      <w:pPr>
        <w:ind w:left="117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2" w15:restartNumberingAfterBreak="0">
    <w:nsid w:val="19BB572C"/>
    <w:multiLevelType w:val="multilevel"/>
    <w:tmpl w:val="1A30FD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FB10F0C"/>
    <w:multiLevelType w:val="multilevel"/>
    <w:tmpl w:val="FFB8F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2DE58FA"/>
    <w:multiLevelType w:val="multilevel"/>
    <w:tmpl w:val="58D43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6DE5ECF"/>
    <w:multiLevelType w:val="multilevel"/>
    <w:tmpl w:val="E97CE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7023C70"/>
    <w:multiLevelType w:val="multilevel"/>
    <w:tmpl w:val="88129A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9DF0511"/>
    <w:multiLevelType w:val="multilevel"/>
    <w:tmpl w:val="25B870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A7A5606"/>
    <w:multiLevelType w:val="hybridMultilevel"/>
    <w:tmpl w:val="BF4A2D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E413186"/>
    <w:multiLevelType w:val="multilevel"/>
    <w:tmpl w:val="34D07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FFB7CA4"/>
    <w:multiLevelType w:val="hybridMultilevel"/>
    <w:tmpl w:val="318E8C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1B5260B"/>
    <w:multiLevelType w:val="multilevel"/>
    <w:tmpl w:val="6D70C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4D51678"/>
    <w:multiLevelType w:val="multilevel"/>
    <w:tmpl w:val="6F1CF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89734E0"/>
    <w:multiLevelType w:val="multilevel"/>
    <w:tmpl w:val="87A07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AF5161E"/>
    <w:multiLevelType w:val="multilevel"/>
    <w:tmpl w:val="0CF0962C"/>
    <w:lvl w:ilvl="0">
      <w:start w:val="1"/>
      <w:numFmt w:val="bullet"/>
      <w:lvlText w:val=""/>
      <w:lvlJc w:val="left"/>
      <w:pPr>
        <w:ind w:left="432" w:hanging="432"/>
      </w:pPr>
      <w:rPr>
        <w:rFonts w:ascii="Symbol" w:hAnsi="Symbol" w:hint="default"/>
      </w:rPr>
    </w:lvl>
    <w:lvl w:ilvl="1">
      <w:start w:val="1"/>
      <w:numFmt w:val="decimal"/>
      <w:pStyle w:val="20"/>
      <w:lvlText w:val="%1.%2"/>
      <w:lvlJc w:val="left"/>
      <w:pPr>
        <w:ind w:left="846" w:hanging="576"/>
      </w:pPr>
      <w:rPr>
        <w:rFonts w:hint="default"/>
        <w:sz w:val="24"/>
        <w:szCs w:val="24"/>
      </w:rPr>
    </w:lvl>
    <w:lvl w:ilvl="2">
      <w:start w:val="1"/>
      <w:numFmt w:val="decimal"/>
      <w:pStyle w:val="30"/>
      <w:lvlText w:val="%1.%2.%3"/>
      <w:lvlJc w:val="left"/>
      <w:pPr>
        <w:ind w:left="720" w:hanging="720"/>
      </w:pPr>
      <w:rPr>
        <w:rFonts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4"/>
      <w:lvlText w:val="%1.%2.%3.%4"/>
      <w:lvlJc w:val="left"/>
      <w:pPr>
        <w:ind w:left="864" w:hanging="864"/>
      </w:pPr>
      <w:rPr>
        <w:rFonts w:hint="default"/>
      </w:rPr>
    </w:lvl>
    <w:lvl w:ilvl="4">
      <w:start w:val="1"/>
      <w:numFmt w:val="decimal"/>
      <w:pStyle w:val="5"/>
      <w:lvlText w:val="%1.%2.%3.%4.%5"/>
      <w:lvlJc w:val="left"/>
      <w:pPr>
        <w:ind w:left="1008" w:hanging="1008"/>
      </w:pPr>
      <w:rPr>
        <w:rFonts w:hint="default"/>
      </w:rPr>
    </w:lvl>
    <w:lvl w:ilvl="5">
      <w:start w:val="1"/>
      <w:numFmt w:val="decimal"/>
      <w:pStyle w:val="6"/>
      <w:lvlText w:val="%1.%2.%3.%4.%5.%6"/>
      <w:lvlJc w:val="left"/>
      <w:pPr>
        <w:ind w:left="1152" w:hanging="1152"/>
      </w:pPr>
      <w:rPr>
        <w:rFonts w:hint="default"/>
      </w:rPr>
    </w:lvl>
    <w:lvl w:ilvl="6">
      <w:start w:val="1"/>
      <w:numFmt w:val="decimal"/>
      <w:pStyle w:val="7"/>
      <w:lvlText w:val="%1.%2.%3.%4.%5.%6.%7"/>
      <w:lvlJc w:val="left"/>
      <w:pPr>
        <w:ind w:left="1296" w:hanging="1296"/>
      </w:pPr>
      <w:rPr>
        <w:rFonts w:hint="default"/>
      </w:rPr>
    </w:lvl>
    <w:lvl w:ilvl="7">
      <w:start w:val="1"/>
      <w:numFmt w:val="decimal"/>
      <w:pStyle w:val="8"/>
      <w:lvlText w:val="%1.%2.%3.%4.%5.%6.%7.%8"/>
      <w:lvlJc w:val="left"/>
      <w:pPr>
        <w:ind w:left="1440" w:hanging="1440"/>
      </w:pPr>
      <w:rPr>
        <w:rFonts w:hint="default"/>
      </w:rPr>
    </w:lvl>
    <w:lvl w:ilvl="8">
      <w:start w:val="1"/>
      <w:numFmt w:val="decimal"/>
      <w:pStyle w:val="9"/>
      <w:lvlText w:val="%1.%2.%3.%4.%5.%6.%7.%8.%9"/>
      <w:lvlJc w:val="left"/>
      <w:pPr>
        <w:ind w:left="1584" w:hanging="1584"/>
      </w:pPr>
      <w:rPr>
        <w:rFonts w:hint="default"/>
      </w:rPr>
    </w:lvl>
  </w:abstractNum>
  <w:abstractNum w:abstractNumId="25" w15:restartNumberingAfterBreak="0">
    <w:nsid w:val="3DA227B6"/>
    <w:multiLevelType w:val="multilevel"/>
    <w:tmpl w:val="3878BD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DF47293"/>
    <w:multiLevelType w:val="hybridMultilevel"/>
    <w:tmpl w:val="7B7010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3E2E3790"/>
    <w:multiLevelType w:val="multilevel"/>
    <w:tmpl w:val="7758ED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7D507C7"/>
    <w:multiLevelType w:val="multilevel"/>
    <w:tmpl w:val="F992F6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8B21690"/>
    <w:multiLevelType w:val="hybridMultilevel"/>
    <w:tmpl w:val="8AFC5F1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4A05785A"/>
    <w:multiLevelType w:val="hybridMultilevel"/>
    <w:tmpl w:val="B4EC5DD4"/>
    <w:lvl w:ilvl="0" w:tplc="AE7EB50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1" w15:restartNumberingAfterBreak="0">
    <w:nsid w:val="4AF719E6"/>
    <w:multiLevelType w:val="multilevel"/>
    <w:tmpl w:val="95E29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D7002CE"/>
    <w:multiLevelType w:val="multilevel"/>
    <w:tmpl w:val="9FA025A2"/>
    <w:lvl w:ilvl="0">
      <w:start w:val="1"/>
      <w:numFmt w:val="decimal"/>
      <w:lvlText w:val="%1"/>
      <w:lvlJc w:val="left"/>
      <w:pPr>
        <w:ind w:left="360" w:hanging="360"/>
      </w:pPr>
      <w:rPr>
        <w:rFonts w:hint="default"/>
      </w:rPr>
    </w:lvl>
    <w:lvl w:ilvl="1">
      <w:start w:val="3"/>
      <w:numFmt w:val="decimal"/>
      <w:lvlText w:val="%1.%2"/>
      <w:lvlJc w:val="left"/>
      <w:pPr>
        <w:ind w:left="630" w:hanging="360"/>
      </w:pPr>
      <w:rPr>
        <w:rFonts w:hint="default"/>
      </w:rPr>
    </w:lvl>
    <w:lvl w:ilvl="2">
      <w:start w:val="1"/>
      <w:numFmt w:val="decimal"/>
      <w:lvlText w:val="%1.%2.%3"/>
      <w:lvlJc w:val="left"/>
      <w:pPr>
        <w:ind w:left="1260" w:hanging="720"/>
      </w:pPr>
      <w:rPr>
        <w:rFonts w:hint="default"/>
      </w:rPr>
    </w:lvl>
    <w:lvl w:ilvl="3">
      <w:start w:val="1"/>
      <w:numFmt w:val="decimal"/>
      <w:lvlText w:val="%1.%2.%3.%4"/>
      <w:lvlJc w:val="left"/>
      <w:pPr>
        <w:ind w:left="1530" w:hanging="720"/>
      </w:pPr>
      <w:rPr>
        <w:rFonts w:hint="default"/>
      </w:rPr>
    </w:lvl>
    <w:lvl w:ilvl="4">
      <w:start w:val="1"/>
      <w:numFmt w:val="decimal"/>
      <w:lvlText w:val="%1.%2.%3.%4.%5"/>
      <w:lvlJc w:val="left"/>
      <w:pPr>
        <w:ind w:left="2160" w:hanging="1080"/>
      </w:pPr>
      <w:rPr>
        <w:rFonts w:hint="default"/>
      </w:rPr>
    </w:lvl>
    <w:lvl w:ilvl="5">
      <w:start w:val="1"/>
      <w:numFmt w:val="decimal"/>
      <w:lvlText w:val="%1.%2.%3.%4.%5.%6"/>
      <w:lvlJc w:val="left"/>
      <w:pPr>
        <w:ind w:left="2430" w:hanging="1080"/>
      </w:pPr>
      <w:rPr>
        <w:rFonts w:hint="default"/>
      </w:rPr>
    </w:lvl>
    <w:lvl w:ilvl="6">
      <w:start w:val="1"/>
      <w:numFmt w:val="decimal"/>
      <w:lvlText w:val="%1.%2.%3.%4.%5.%6.%7"/>
      <w:lvlJc w:val="left"/>
      <w:pPr>
        <w:ind w:left="3060" w:hanging="1440"/>
      </w:pPr>
      <w:rPr>
        <w:rFonts w:hint="default"/>
      </w:rPr>
    </w:lvl>
    <w:lvl w:ilvl="7">
      <w:start w:val="1"/>
      <w:numFmt w:val="decimal"/>
      <w:lvlText w:val="%1.%2.%3.%4.%5.%6.%7.%8"/>
      <w:lvlJc w:val="left"/>
      <w:pPr>
        <w:ind w:left="3330" w:hanging="1440"/>
      </w:pPr>
      <w:rPr>
        <w:rFonts w:hint="default"/>
      </w:rPr>
    </w:lvl>
    <w:lvl w:ilvl="8">
      <w:start w:val="1"/>
      <w:numFmt w:val="decimal"/>
      <w:lvlText w:val="%1.%2.%3.%4.%5.%6.%7.%8.%9"/>
      <w:lvlJc w:val="left"/>
      <w:pPr>
        <w:ind w:left="3960" w:hanging="1800"/>
      </w:pPr>
      <w:rPr>
        <w:rFonts w:hint="default"/>
      </w:rPr>
    </w:lvl>
  </w:abstractNum>
  <w:abstractNum w:abstractNumId="33" w15:restartNumberingAfterBreak="0">
    <w:nsid w:val="4E927ED6"/>
    <w:multiLevelType w:val="multilevel"/>
    <w:tmpl w:val="361A0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F1D570D"/>
    <w:multiLevelType w:val="hybridMultilevel"/>
    <w:tmpl w:val="AEC8CBA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5" w15:restartNumberingAfterBreak="0">
    <w:nsid w:val="54562F1C"/>
    <w:multiLevelType w:val="multilevel"/>
    <w:tmpl w:val="0C128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6954FED"/>
    <w:multiLevelType w:val="multilevel"/>
    <w:tmpl w:val="F370AD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88E7D36"/>
    <w:multiLevelType w:val="multilevel"/>
    <w:tmpl w:val="9EACC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E8F64F1"/>
    <w:multiLevelType w:val="multilevel"/>
    <w:tmpl w:val="98AC7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F917F21"/>
    <w:multiLevelType w:val="multilevel"/>
    <w:tmpl w:val="D62A8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8E5623C"/>
    <w:multiLevelType w:val="multilevel"/>
    <w:tmpl w:val="BFB2B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9913C84"/>
    <w:multiLevelType w:val="multilevel"/>
    <w:tmpl w:val="8FAC3848"/>
    <w:lvl w:ilvl="0">
      <w:start w:val="1"/>
      <w:numFmt w:val="decimal"/>
      <w:pStyle w:val="1"/>
      <w:suff w:val="space"/>
      <w:lvlText w:val="%1."/>
      <w:lvlJc w:val="left"/>
      <w:pPr>
        <w:ind w:left="360" w:hanging="360"/>
      </w:pPr>
      <w:rPr>
        <w:rFonts w:hint="default"/>
      </w:rPr>
    </w:lvl>
    <w:lvl w:ilvl="1">
      <w:start w:val="1"/>
      <w:numFmt w:val="decimal"/>
      <w:pStyle w:val="21"/>
      <w:suff w:val="space"/>
      <w:lvlText w:val="%1.%2."/>
      <w:lvlJc w:val="left"/>
      <w:pPr>
        <w:ind w:left="792" w:hanging="432"/>
      </w:pPr>
      <w:rPr>
        <w:rFonts w:hint="default"/>
      </w:rPr>
    </w:lvl>
    <w:lvl w:ilvl="2">
      <w:start w:val="1"/>
      <w:numFmt w:val="decimal"/>
      <w:pStyle w:val="31"/>
      <w:suff w:val="space"/>
      <w:lvlText w:val="%1.%2.%3."/>
      <w:lvlJc w:val="left"/>
      <w:pPr>
        <w:ind w:left="1224" w:hanging="504"/>
      </w:pPr>
      <w:rPr>
        <w:rFonts w:hint="default"/>
      </w:rPr>
    </w:lvl>
    <w:lvl w:ilvl="3">
      <w:start w:val="1"/>
      <w:numFmt w:val="decimal"/>
      <w:pStyle w:val="40"/>
      <w:suff w:val="space"/>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2" w15:restartNumberingAfterBreak="0">
    <w:nsid w:val="6BDE754A"/>
    <w:multiLevelType w:val="hybridMultilevel"/>
    <w:tmpl w:val="B9E2A552"/>
    <w:lvl w:ilvl="0" w:tplc="CD0CBB0C">
      <w:start w:val="1"/>
      <w:numFmt w:val="decimal"/>
      <w:lvlText w:val="%1."/>
      <w:lvlJc w:val="left"/>
      <w:pPr>
        <w:ind w:left="720" w:hanging="360"/>
      </w:pPr>
      <w:rPr>
        <w:rFonts w:hint="default"/>
        <w:lang w:val="el-GR"/>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7D47607C"/>
    <w:multiLevelType w:val="hybridMultilevel"/>
    <w:tmpl w:val="91C498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7DCD7E75"/>
    <w:multiLevelType w:val="multilevel"/>
    <w:tmpl w:val="50228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45899573">
    <w:abstractNumId w:val="1"/>
  </w:num>
  <w:num w:numId="2" w16cid:durableId="1308516017">
    <w:abstractNumId w:val="0"/>
  </w:num>
  <w:num w:numId="3" w16cid:durableId="1416895412">
    <w:abstractNumId w:val="24"/>
  </w:num>
  <w:num w:numId="4" w16cid:durableId="1768038802">
    <w:abstractNumId w:val="41"/>
  </w:num>
  <w:num w:numId="5" w16cid:durableId="1569882001">
    <w:abstractNumId w:val="24"/>
  </w:num>
  <w:num w:numId="6" w16cid:durableId="1856730038">
    <w:abstractNumId w:val="24"/>
  </w:num>
  <w:num w:numId="7" w16cid:durableId="18816728">
    <w:abstractNumId w:val="24"/>
  </w:num>
  <w:num w:numId="8" w16cid:durableId="2042590666">
    <w:abstractNumId w:val="24"/>
  </w:num>
  <w:num w:numId="9" w16cid:durableId="1358385512">
    <w:abstractNumId w:val="24"/>
  </w:num>
  <w:num w:numId="10" w16cid:durableId="855776739">
    <w:abstractNumId w:val="24"/>
  </w:num>
  <w:num w:numId="11" w16cid:durableId="1623995370">
    <w:abstractNumId w:val="24"/>
  </w:num>
  <w:num w:numId="12" w16cid:durableId="419060429">
    <w:abstractNumId w:val="24"/>
  </w:num>
  <w:num w:numId="13" w16cid:durableId="191303236">
    <w:abstractNumId w:val="24"/>
  </w:num>
  <w:num w:numId="14" w16cid:durableId="735012749">
    <w:abstractNumId w:val="24"/>
  </w:num>
  <w:num w:numId="15" w16cid:durableId="785778920">
    <w:abstractNumId w:val="24"/>
  </w:num>
  <w:num w:numId="16" w16cid:durableId="70272386">
    <w:abstractNumId w:val="24"/>
  </w:num>
  <w:num w:numId="17" w16cid:durableId="547840089">
    <w:abstractNumId w:val="13"/>
  </w:num>
  <w:num w:numId="18" w16cid:durableId="1299529993">
    <w:abstractNumId w:val="20"/>
  </w:num>
  <w:num w:numId="19" w16cid:durableId="499471603">
    <w:abstractNumId w:val="26"/>
  </w:num>
  <w:num w:numId="20" w16cid:durableId="639654380">
    <w:abstractNumId w:val="27"/>
  </w:num>
  <w:num w:numId="21" w16cid:durableId="262151105">
    <w:abstractNumId w:val="5"/>
  </w:num>
  <w:num w:numId="22" w16cid:durableId="1179277311">
    <w:abstractNumId w:val="39"/>
  </w:num>
  <w:num w:numId="23" w16cid:durableId="236092758">
    <w:abstractNumId w:val="14"/>
  </w:num>
  <w:num w:numId="24" w16cid:durableId="300889742">
    <w:abstractNumId w:val="16"/>
  </w:num>
  <w:num w:numId="25" w16cid:durableId="1944459061">
    <w:abstractNumId w:val="15"/>
  </w:num>
  <w:num w:numId="26" w16cid:durableId="1656257661">
    <w:abstractNumId w:val="3"/>
  </w:num>
  <w:num w:numId="27" w16cid:durableId="1694069574">
    <w:abstractNumId w:val="10"/>
  </w:num>
  <w:num w:numId="28" w16cid:durableId="2062367804">
    <w:abstractNumId w:val="8"/>
  </w:num>
  <w:num w:numId="29" w16cid:durableId="608125085">
    <w:abstractNumId w:val="11"/>
  </w:num>
  <w:num w:numId="30" w16cid:durableId="63719543">
    <w:abstractNumId w:val="29"/>
  </w:num>
  <w:num w:numId="31" w16cid:durableId="1664237768">
    <w:abstractNumId w:val="6"/>
  </w:num>
  <w:num w:numId="32" w16cid:durableId="1366448426">
    <w:abstractNumId w:val="30"/>
  </w:num>
  <w:num w:numId="33" w16cid:durableId="1909340580">
    <w:abstractNumId w:val="28"/>
  </w:num>
  <w:num w:numId="34" w16cid:durableId="1666931512">
    <w:abstractNumId w:val="24"/>
    <w:lvlOverride w:ilvl="0">
      <w:startOverride w:val="1"/>
    </w:lvlOverride>
    <w:lvlOverride w:ilvl="1">
      <w:startOverride w:val="3"/>
    </w:lvlOverride>
  </w:num>
  <w:num w:numId="35" w16cid:durableId="170877111">
    <w:abstractNumId w:val="36"/>
  </w:num>
  <w:num w:numId="36" w16cid:durableId="342821538">
    <w:abstractNumId w:val="18"/>
  </w:num>
  <w:num w:numId="37" w16cid:durableId="1784962646">
    <w:abstractNumId w:val="12"/>
  </w:num>
  <w:num w:numId="38" w16cid:durableId="2086487998">
    <w:abstractNumId w:val="25"/>
  </w:num>
  <w:num w:numId="39" w16cid:durableId="929584319">
    <w:abstractNumId w:val="42"/>
  </w:num>
  <w:num w:numId="40" w16cid:durableId="1454516435">
    <w:abstractNumId w:val="34"/>
  </w:num>
  <w:num w:numId="41" w16cid:durableId="227303373">
    <w:abstractNumId w:val="32"/>
  </w:num>
  <w:num w:numId="42" w16cid:durableId="450830053">
    <w:abstractNumId w:val="21"/>
  </w:num>
  <w:num w:numId="43" w16cid:durableId="2145001075">
    <w:abstractNumId w:val="17"/>
  </w:num>
  <w:num w:numId="44" w16cid:durableId="2114399145">
    <w:abstractNumId w:val="44"/>
  </w:num>
  <w:num w:numId="45" w16cid:durableId="1076784655">
    <w:abstractNumId w:val="43"/>
  </w:num>
  <w:num w:numId="46" w16cid:durableId="442921701">
    <w:abstractNumId w:val="40"/>
  </w:num>
  <w:num w:numId="47" w16cid:durableId="526257851">
    <w:abstractNumId w:val="38"/>
  </w:num>
  <w:num w:numId="48" w16cid:durableId="1951812612">
    <w:abstractNumId w:val="4"/>
  </w:num>
  <w:num w:numId="49" w16cid:durableId="908811218">
    <w:abstractNumId w:val="22"/>
  </w:num>
  <w:num w:numId="50" w16cid:durableId="1865171143">
    <w:abstractNumId w:val="33"/>
  </w:num>
  <w:num w:numId="51" w16cid:durableId="2052461283">
    <w:abstractNumId w:val="37"/>
  </w:num>
  <w:num w:numId="52" w16cid:durableId="2130007729">
    <w:abstractNumId w:val="35"/>
  </w:num>
  <w:num w:numId="53" w16cid:durableId="287709022">
    <w:abstractNumId w:val="7"/>
  </w:num>
  <w:num w:numId="54" w16cid:durableId="1553343453">
    <w:abstractNumId w:val="31"/>
  </w:num>
  <w:num w:numId="55" w16cid:durableId="1651521737">
    <w:abstractNumId w:val="9"/>
  </w:num>
  <w:num w:numId="56" w16cid:durableId="1275673397">
    <w:abstractNumId w:val="23"/>
  </w:num>
  <w:num w:numId="57" w16cid:durableId="1927834790">
    <w:abstractNumId w:val="19"/>
  </w:num>
  <w:num w:numId="58" w16cid:durableId="216672128">
    <w:abstractNumId w:val="2"/>
  </w:num>
  <w:numIdMacAtCleanup w:val="4"/>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ΜΗΤΣΕΑΣ ΗΛΙΑΣ">
    <w15:presenceInfo w15:providerId="AD" w15:userId="S::std154972@ac.eap.gr::9338cdc6-5940-42d5-8472-a8effa454689"/>
  </w15:person>
  <w15:person w15:author="FITSILIS PANAGIOTIS">
    <w15:presenceInfo w15:providerId="AD" w15:userId="S::fitsilis@o365.uth.gr::231817a4-b0f3-4a2e-8900-0989c56fccb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SystemFonts/>
  <w:hideSpellingErrors/>
  <w:hideGrammatical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E2B4F"/>
    <w:rsid w:val="00000BFE"/>
    <w:rsid w:val="00001BE8"/>
    <w:rsid w:val="00002639"/>
    <w:rsid w:val="00002AF5"/>
    <w:rsid w:val="0000475C"/>
    <w:rsid w:val="00004CE4"/>
    <w:rsid w:val="0000662D"/>
    <w:rsid w:val="00011A02"/>
    <w:rsid w:val="00011F21"/>
    <w:rsid w:val="000124AF"/>
    <w:rsid w:val="00012DC3"/>
    <w:rsid w:val="00013460"/>
    <w:rsid w:val="000154FE"/>
    <w:rsid w:val="00016829"/>
    <w:rsid w:val="0002030F"/>
    <w:rsid w:val="00020569"/>
    <w:rsid w:val="000213A7"/>
    <w:rsid w:val="00021EDC"/>
    <w:rsid w:val="00022991"/>
    <w:rsid w:val="00030F88"/>
    <w:rsid w:val="00033719"/>
    <w:rsid w:val="00036062"/>
    <w:rsid w:val="00037B2A"/>
    <w:rsid w:val="00041137"/>
    <w:rsid w:val="000434A3"/>
    <w:rsid w:val="00043F98"/>
    <w:rsid w:val="00044951"/>
    <w:rsid w:val="000503DE"/>
    <w:rsid w:val="000521E1"/>
    <w:rsid w:val="0005246D"/>
    <w:rsid w:val="000530D3"/>
    <w:rsid w:val="00054EE9"/>
    <w:rsid w:val="00056454"/>
    <w:rsid w:val="00057D86"/>
    <w:rsid w:val="00060A02"/>
    <w:rsid w:val="0006114D"/>
    <w:rsid w:val="000628FD"/>
    <w:rsid w:val="00062DAF"/>
    <w:rsid w:val="00063741"/>
    <w:rsid w:val="00063A5F"/>
    <w:rsid w:val="000646DE"/>
    <w:rsid w:val="00064EB9"/>
    <w:rsid w:val="000664C4"/>
    <w:rsid w:val="00071A6F"/>
    <w:rsid w:val="00072461"/>
    <w:rsid w:val="00072C84"/>
    <w:rsid w:val="00073BC7"/>
    <w:rsid w:val="00080B77"/>
    <w:rsid w:val="00081C38"/>
    <w:rsid w:val="000822C6"/>
    <w:rsid w:val="00084484"/>
    <w:rsid w:val="000846D6"/>
    <w:rsid w:val="000872F5"/>
    <w:rsid w:val="00090EDB"/>
    <w:rsid w:val="00091F5A"/>
    <w:rsid w:val="000968D7"/>
    <w:rsid w:val="00096C45"/>
    <w:rsid w:val="0009731D"/>
    <w:rsid w:val="000A0190"/>
    <w:rsid w:val="000A0385"/>
    <w:rsid w:val="000A1EB8"/>
    <w:rsid w:val="000A2CBD"/>
    <w:rsid w:val="000A3795"/>
    <w:rsid w:val="000A462B"/>
    <w:rsid w:val="000A56D8"/>
    <w:rsid w:val="000A6BCD"/>
    <w:rsid w:val="000A6F0A"/>
    <w:rsid w:val="000A79AF"/>
    <w:rsid w:val="000B177F"/>
    <w:rsid w:val="000B37AC"/>
    <w:rsid w:val="000B37B6"/>
    <w:rsid w:val="000B444F"/>
    <w:rsid w:val="000B4515"/>
    <w:rsid w:val="000B51B6"/>
    <w:rsid w:val="000B5559"/>
    <w:rsid w:val="000B6EC8"/>
    <w:rsid w:val="000B7493"/>
    <w:rsid w:val="000C07B2"/>
    <w:rsid w:val="000C1128"/>
    <w:rsid w:val="000C2004"/>
    <w:rsid w:val="000C2CB0"/>
    <w:rsid w:val="000C31FA"/>
    <w:rsid w:val="000C4C2B"/>
    <w:rsid w:val="000C4D8B"/>
    <w:rsid w:val="000C5D49"/>
    <w:rsid w:val="000C6652"/>
    <w:rsid w:val="000C781E"/>
    <w:rsid w:val="000C7917"/>
    <w:rsid w:val="000D1377"/>
    <w:rsid w:val="000D1EF1"/>
    <w:rsid w:val="000D201B"/>
    <w:rsid w:val="000D24CE"/>
    <w:rsid w:val="000D2C2D"/>
    <w:rsid w:val="000D3453"/>
    <w:rsid w:val="000D6401"/>
    <w:rsid w:val="000D66FA"/>
    <w:rsid w:val="000D7C86"/>
    <w:rsid w:val="000E0C47"/>
    <w:rsid w:val="000E26A7"/>
    <w:rsid w:val="000E3222"/>
    <w:rsid w:val="000E4453"/>
    <w:rsid w:val="000E6987"/>
    <w:rsid w:val="000F0326"/>
    <w:rsid w:val="000F03FA"/>
    <w:rsid w:val="000F2628"/>
    <w:rsid w:val="000F2B01"/>
    <w:rsid w:val="000F3465"/>
    <w:rsid w:val="000F4051"/>
    <w:rsid w:val="000F506F"/>
    <w:rsid w:val="000F5807"/>
    <w:rsid w:val="000F61EF"/>
    <w:rsid w:val="000F6A29"/>
    <w:rsid w:val="001004E0"/>
    <w:rsid w:val="00100F7F"/>
    <w:rsid w:val="00102799"/>
    <w:rsid w:val="00105151"/>
    <w:rsid w:val="0011111F"/>
    <w:rsid w:val="001112AF"/>
    <w:rsid w:val="00112C73"/>
    <w:rsid w:val="00113085"/>
    <w:rsid w:val="00113E93"/>
    <w:rsid w:val="00113ED2"/>
    <w:rsid w:val="00114603"/>
    <w:rsid w:val="0011471C"/>
    <w:rsid w:val="001153FC"/>
    <w:rsid w:val="0011552E"/>
    <w:rsid w:val="00116511"/>
    <w:rsid w:val="00117046"/>
    <w:rsid w:val="00120D17"/>
    <w:rsid w:val="00121806"/>
    <w:rsid w:val="001230D4"/>
    <w:rsid w:val="00125106"/>
    <w:rsid w:val="00126B4C"/>
    <w:rsid w:val="001320B8"/>
    <w:rsid w:val="0013311F"/>
    <w:rsid w:val="0013428E"/>
    <w:rsid w:val="001351D1"/>
    <w:rsid w:val="00135362"/>
    <w:rsid w:val="00141DC1"/>
    <w:rsid w:val="00142280"/>
    <w:rsid w:val="00143D54"/>
    <w:rsid w:val="00145559"/>
    <w:rsid w:val="00145593"/>
    <w:rsid w:val="00145AB9"/>
    <w:rsid w:val="00146749"/>
    <w:rsid w:val="001471AF"/>
    <w:rsid w:val="001473CE"/>
    <w:rsid w:val="00147F53"/>
    <w:rsid w:val="00150D6C"/>
    <w:rsid w:val="001518B4"/>
    <w:rsid w:val="00152955"/>
    <w:rsid w:val="001538FD"/>
    <w:rsid w:val="00153EFA"/>
    <w:rsid w:val="00154209"/>
    <w:rsid w:val="00154EE1"/>
    <w:rsid w:val="0016047F"/>
    <w:rsid w:val="00161E20"/>
    <w:rsid w:val="0016242F"/>
    <w:rsid w:val="001626E8"/>
    <w:rsid w:val="0016274A"/>
    <w:rsid w:val="00162F16"/>
    <w:rsid w:val="001632B6"/>
    <w:rsid w:val="00165CA8"/>
    <w:rsid w:val="00167BDE"/>
    <w:rsid w:val="00167CF3"/>
    <w:rsid w:val="00167DB7"/>
    <w:rsid w:val="00170580"/>
    <w:rsid w:val="0017145D"/>
    <w:rsid w:val="0017276F"/>
    <w:rsid w:val="00173B3E"/>
    <w:rsid w:val="00174646"/>
    <w:rsid w:val="001757DC"/>
    <w:rsid w:val="00175FD7"/>
    <w:rsid w:val="001800C9"/>
    <w:rsid w:val="00180168"/>
    <w:rsid w:val="0018022A"/>
    <w:rsid w:val="0018147B"/>
    <w:rsid w:val="0018349B"/>
    <w:rsid w:val="001909A8"/>
    <w:rsid w:val="00191AC7"/>
    <w:rsid w:val="00192961"/>
    <w:rsid w:val="00192E02"/>
    <w:rsid w:val="00194996"/>
    <w:rsid w:val="00194C16"/>
    <w:rsid w:val="00195B91"/>
    <w:rsid w:val="00195EDF"/>
    <w:rsid w:val="0019780F"/>
    <w:rsid w:val="00197ADC"/>
    <w:rsid w:val="001A0391"/>
    <w:rsid w:val="001A049A"/>
    <w:rsid w:val="001A28F5"/>
    <w:rsid w:val="001A2CA4"/>
    <w:rsid w:val="001A41BE"/>
    <w:rsid w:val="001A4DE8"/>
    <w:rsid w:val="001A7A83"/>
    <w:rsid w:val="001B125D"/>
    <w:rsid w:val="001B2C33"/>
    <w:rsid w:val="001B3F11"/>
    <w:rsid w:val="001B56F8"/>
    <w:rsid w:val="001B654C"/>
    <w:rsid w:val="001B67BE"/>
    <w:rsid w:val="001B6FE8"/>
    <w:rsid w:val="001C41D3"/>
    <w:rsid w:val="001C42F9"/>
    <w:rsid w:val="001C4F8C"/>
    <w:rsid w:val="001C5265"/>
    <w:rsid w:val="001C61F6"/>
    <w:rsid w:val="001C650E"/>
    <w:rsid w:val="001C794E"/>
    <w:rsid w:val="001D1B13"/>
    <w:rsid w:val="001D421C"/>
    <w:rsid w:val="001D5903"/>
    <w:rsid w:val="001D65E3"/>
    <w:rsid w:val="001D6B7D"/>
    <w:rsid w:val="001D7760"/>
    <w:rsid w:val="001E0F45"/>
    <w:rsid w:val="001E1020"/>
    <w:rsid w:val="001E3415"/>
    <w:rsid w:val="001E42FE"/>
    <w:rsid w:val="001E443F"/>
    <w:rsid w:val="001E69C9"/>
    <w:rsid w:val="001E7622"/>
    <w:rsid w:val="001F0DCB"/>
    <w:rsid w:val="001F2539"/>
    <w:rsid w:val="001F325E"/>
    <w:rsid w:val="001F519F"/>
    <w:rsid w:val="001F74D9"/>
    <w:rsid w:val="001F7AB8"/>
    <w:rsid w:val="00201C4A"/>
    <w:rsid w:val="00202701"/>
    <w:rsid w:val="00202FDA"/>
    <w:rsid w:val="00204637"/>
    <w:rsid w:val="00205AD6"/>
    <w:rsid w:val="00205D48"/>
    <w:rsid w:val="002078F4"/>
    <w:rsid w:val="002101F4"/>
    <w:rsid w:val="00210F4F"/>
    <w:rsid w:val="00212957"/>
    <w:rsid w:val="00212CB7"/>
    <w:rsid w:val="002155F7"/>
    <w:rsid w:val="00215C00"/>
    <w:rsid w:val="002201B8"/>
    <w:rsid w:val="00221237"/>
    <w:rsid w:val="0022129E"/>
    <w:rsid w:val="002238B6"/>
    <w:rsid w:val="00223EC7"/>
    <w:rsid w:val="0022403A"/>
    <w:rsid w:val="00224B11"/>
    <w:rsid w:val="002263DD"/>
    <w:rsid w:val="002278F0"/>
    <w:rsid w:val="00227AD7"/>
    <w:rsid w:val="002328EF"/>
    <w:rsid w:val="00233629"/>
    <w:rsid w:val="00233F11"/>
    <w:rsid w:val="00234316"/>
    <w:rsid w:val="00235F0D"/>
    <w:rsid w:val="002369A1"/>
    <w:rsid w:val="00236C1A"/>
    <w:rsid w:val="002372C7"/>
    <w:rsid w:val="00237881"/>
    <w:rsid w:val="00237A0A"/>
    <w:rsid w:val="00237DF5"/>
    <w:rsid w:val="0024134C"/>
    <w:rsid w:val="00242213"/>
    <w:rsid w:val="00242C79"/>
    <w:rsid w:val="00242DDB"/>
    <w:rsid w:val="00243C65"/>
    <w:rsid w:val="002456E6"/>
    <w:rsid w:val="00245D41"/>
    <w:rsid w:val="0024615D"/>
    <w:rsid w:val="00250887"/>
    <w:rsid w:val="00251A09"/>
    <w:rsid w:val="00252D21"/>
    <w:rsid w:val="0025464C"/>
    <w:rsid w:val="002604AE"/>
    <w:rsid w:val="0026078A"/>
    <w:rsid w:val="00262094"/>
    <w:rsid w:val="002631A5"/>
    <w:rsid w:val="00264C88"/>
    <w:rsid w:val="00265869"/>
    <w:rsid w:val="00266877"/>
    <w:rsid w:val="00266BF4"/>
    <w:rsid w:val="002705E3"/>
    <w:rsid w:val="00270B4F"/>
    <w:rsid w:val="00273A11"/>
    <w:rsid w:val="00274B14"/>
    <w:rsid w:val="00275F10"/>
    <w:rsid w:val="00276DAA"/>
    <w:rsid w:val="00277203"/>
    <w:rsid w:val="00277651"/>
    <w:rsid w:val="002830BB"/>
    <w:rsid w:val="00283E9D"/>
    <w:rsid w:val="00283F7A"/>
    <w:rsid w:val="00287D57"/>
    <w:rsid w:val="002904DD"/>
    <w:rsid w:val="002917AB"/>
    <w:rsid w:val="00291CBC"/>
    <w:rsid w:val="00294E71"/>
    <w:rsid w:val="002A0F59"/>
    <w:rsid w:val="002A1CBA"/>
    <w:rsid w:val="002A1F02"/>
    <w:rsid w:val="002A24C2"/>
    <w:rsid w:val="002A32BD"/>
    <w:rsid w:val="002A377E"/>
    <w:rsid w:val="002B1599"/>
    <w:rsid w:val="002B28FD"/>
    <w:rsid w:val="002B2AA1"/>
    <w:rsid w:val="002B3345"/>
    <w:rsid w:val="002B370D"/>
    <w:rsid w:val="002B5DEC"/>
    <w:rsid w:val="002B68F3"/>
    <w:rsid w:val="002B7028"/>
    <w:rsid w:val="002B7219"/>
    <w:rsid w:val="002B7CFA"/>
    <w:rsid w:val="002C13B6"/>
    <w:rsid w:val="002C143C"/>
    <w:rsid w:val="002C21C6"/>
    <w:rsid w:val="002C56E4"/>
    <w:rsid w:val="002C6DA9"/>
    <w:rsid w:val="002C6FDE"/>
    <w:rsid w:val="002D1BDB"/>
    <w:rsid w:val="002D2F7F"/>
    <w:rsid w:val="002D399E"/>
    <w:rsid w:val="002D586D"/>
    <w:rsid w:val="002D5C47"/>
    <w:rsid w:val="002D6237"/>
    <w:rsid w:val="002D6DF4"/>
    <w:rsid w:val="002D6FEE"/>
    <w:rsid w:val="002E2B4F"/>
    <w:rsid w:val="002E2B52"/>
    <w:rsid w:val="002E6AC5"/>
    <w:rsid w:val="002E75CD"/>
    <w:rsid w:val="002F18E9"/>
    <w:rsid w:val="002F237F"/>
    <w:rsid w:val="002F2777"/>
    <w:rsid w:val="002F444B"/>
    <w:rsid w:val="002F4981"/>
    <w:rsid w:val="002F6EE8"/>
    <w:rsid w:val="00300FC5"/>
    <w:rsid w:val="0030147B"/>
    <w:rsid w:val="0030168D"/>
    <w:rsid w:val="00301AAF"/>
    <w:rsid w:val="00301C66"/>
    <w:rsid w:val="00302647"/>
    <w:rsid w:val="00304076"/>
    <w:rsid w:val="00304AC2"/>
    <w:rsid w:val="00310988"/>
    <w:rsid w:val="00310CF1"/>
    <w:rsid w:val="00311FF3"/>
    <w:rsid w:val="00314E48"/>
    <w:rsid w:val="00315ADF"/>
    <w:rsid w:val="00320881"/>
    <w:rsid w:val="0033162F"/>
    <w:rsid w:val="0033184B"/>
    <w:rsid w:val="00331873"/>
    <w:rsid w:val="00333898"/>
    <w:rsid w:val="00334DC1"/>
    <w:rsid w:val="00335EF7"/>
    <w:rsid w:val="00337F21"/>
    <w:rsid w:val="003406A9"/>
    <w:rsid w:val="00343875"/>
    <w:rsid w:val="00344513"/>
    <w:rsid w:val="003455FE"/>
    <w:rsid w:val="00350E6B"/>
    <w:rsid w:val="00352C0E"/>
    <w:rsid w:val="003531C9"/>
    <w:rsid w:val="0035452A"/>
    <w:rsid w:val="003570C8"/>
    <w:rsid w:val="0035773B"/>
    <w:rsid w:val="00361282"/>
    <w:rsid w:val="003615F2"/>
    <w:rsid w:val="0036429D"/>
    <w:rsid w:val="00366760"/>
    <w:rsid w:val="003669D7"/>
    <w:rsid w:val="003670A9"/>
    <w:rsid w:val="003673AA"/>
    <w:rsid w:val="00367EC2"/>
    <w:rsid w:val="003701CE"/>
    <w:rsid w:val="00370737"/>
    <w:rsid w:val="0037126C"/>
    <w:rsid w:val="00372EE0"/>
    <w:rsid w:val="00374B2F"/>
    <w:rsid w:val="00374DD5"/>
    <w:rsid w:val="0037574C"/>
    <w:rsid w:val="00376120"/>
    <w:rsid w:val="00376268"/>
    <w:rsid w:val="00376AB4"/>
    <w:rsid w:val="003869F1"/>
    <w:rsid w:val="003900A3"/>
    <w:rsid w:val="00390B66"/>
    <w:rsid w:val="00391083"/>
    <w:rsid w:val="003912CF"/>
    <w:rsid w:val="0039200B"/>
    <w:rsid w:val="0039260B"/>
    <w:rsid w:val="0039262C"/>
    <w:rsid w:val="003929C6"/>
    <w:rsid w:val="003941A2"/>
    <w:rsid w:val="00394235"/>
    <w:rsid w:val="003948AE"/>
    <w:rsid w:val="00394DE0"/>
    <w:rsid w:val="00395607"/>
    <w:rsid w:val="003956C5"/>
    <w:rsid w:val="00396C79"/>
    <w:rsid w:val="003A0423"/>
    <w:rsid w:val="003A0ABD"/>
    <w:rsid w:val="003A0D56"/>
    <w:rsid w:val="003A11B5"/>
    <w:rsid w:val="003A1BFF"/>
    <w:rsid w:val="003A20E7"/>
    <w:rsid w:val="003A43C5"/>
    <w:rsid w:val="003A5A2F"/>
    <w:rsid w:val="003A7A7B"/>
    <w:rsid w:val="003B038B"/>
    <w:rsid w:val="003B14EF"/>
    <w:rsid w:val="003B18AF"/>
    <w:rsid w:val="003B1CE3"/>
    <w:rsid w:val="003B1FCD"/>
    <w:rsid w:val="003B2642"/>
    <w:rsid w:val="003B2FE5"/>
    <w:rsid w:val="003B5AD5"/>
    <w:rsid w:val="003B691B"/>
    <w:rsid w:val="003B7818"/>
    <w:rsid w:val="003B78E1"/>
    <w:rsid w:val="003C12EB"/>
    <w:rsid w:val="003C235B"/>
    <w:rsid w:val="003C295D"/>
    <w:rsid w:val="003C596F"/>
    <w:rsid w:val="003C61DB"/>
    <w:rsid w:val="003C7BD2"/>
    <w:rsid w:val="003D0D28"/>
    <w:rsid w:val="003D13C6"/>
    <w:rsid w:val="003D15C6"/>
    <w:rsid w:val="003D16DC"/>
    <w:rsid w:val="003D18EF"/>
    <w:rsid w:val="003D2A94"/>
    <w:rsid w:val="003D2DA8"/>
    <w:rsid w:val="003D53F3"/>
    <w:rsid w:val="003D580F"/>
    <w:rsid w:val="003D7BF4"/>
    <w:rsid w:val="003E1D38"/>
    <w:rsid w:val="003E72F4"/>
    <w:rsid w:val="003F16FF"/>
    <w:rsid w:val="003F2612"/>
    <w:rsid w:val="003F3139"/>
    <w:rsid w:val="003F3560"/>
    <w:rsid w:val="003F4594"/>
    <w:rsid w:val="003F5C11"/>
    <w:rsid w:val="003F5FB3"/>
    <w:rsid w:val="003F6F77"/>
    <w:rsid w:val="004034EC"/>
    <w:rsid w:val="004068D8"/>
    <w:rsid w:val="004072BE"/>
    <w:rsid w:val="00407BBF"/>
    <w:rsid w:val="0041045B"/>
    <w:rsid w:val="00410587"/>
    <w:rsid w:val="00410BBF"/>
    <w:rsid w:val="00410BCF"/>
    <w:rsid w:val="00411C51"/>
    <w:rsid w:val="00414261"/>
    <w:rsid w:val="00415708"/>
    <w:rsid w:val="00415866"/>
    <w:rsid w:val="00417179"/>
    <w:rsid w:val="00417B80"/>
    <w:rsid w:val="00421B96"/>
    <w:rsid w:val="00421D63"/>
    <w:rsid w:val="004230CA"/>
    <w:rsid w:val="0042567B"/>
    <w:rsid w:val="00426B9A"/>
    <w:rsid w:val="0042799D"/>
    <w:rsid w:val="00427B91"/>
    <w:rsid w:val="00432302"/>
    <w:rsid w:val="00433DC9"/>
    <w:rsid w:val="00434CE2"/>
    <w:rsid w:val="00435CB7"/>
    <w:rsid w:val="00436930"/>
    <w:rsid w:val="004379D3"/>
    <w:rsid w:val="00437C1F"/>
    <w:rsid w:val="004414B8"/>
    <w:rsid w:val="00441BB1"/>
    <w:rsid w:val="00444DF3"/>
    <w:rsid w:val="00446F1B"/>
    <w:rsid w:val="00447AFE"/>
    <w:rsid w:val="00450A4F"/>
    <w:rsid w:val="00450D64"/>
    <w:rsid w:val="00451859"/>
    <w:rsid w:val="00456755"/>
    <w:rsid w:val="004567F4"/>
    <w:rsid w:val="004571A2"/>
    <w:rsid w:val="0045789F"/>
    <w:rsid w:val="00457EB1"/>
    <w:rsid w:val="0046103C"/>
    <w:rsid w:val="0046116B"/>
    <w:rsid w:val="00462167"/>
    <w:rsid w:val="00465304"/>
    <w:rsid w:val="00471D96"/>
    <w:rsid w:val="004739AB"/>
    <w:rsid w:val="00474D61"/>
    <w:rsid w:val="0047547B"/>
    <w:rsid w:val="00477B8C"/>
    <w:rsid w:val="00480492"/>
    <w:rsid w:val="0048219B"/>
    <w:rsid w:val="00482845"/>
    <w:rsid w:val="00483534"/>
    <w:rsid w:val="00484EFB"/>
    <w:rsid w:val="004864A4"/>
    <w:rsid w:val="004871E7"/>
    <w:rsid w:val="00487BE7"/>
    <w:rsid w:val="00491116"/>
    <w:rsid w:val="00491E6F"/>
    <w:rsid w:val="00493095"/>
    <w:rsid w:val="00496B44"/>
    <w:rsid w:val="004A0BE0"/>
    <w:rsid w:val="004A12D5"/>
    <w:rsid w:val="004A2099"/>
    <w:rsid w:val="004A23C4"/>
    <w:rsid w:val="004A33E9"/>
    <w:rsid w:val="004A4B70"/>
    <w:rsid w:val="004A5841"/>
    <w:rsid w:val="004A6199"/>
    <w:rsid w:val="004A6621"/>
    <w:rsid w:val="004A688B"/>
    <w:rsid w:val="004A69A1"/>
    <w:rsid w:val="004A7C1B"/>
    <w:rsid w:val="004B2D2A"/>
    <w:rsid w:val="004B37E0"/>
    <w:rsid w:val="004B4781"/>
    <w:rsid w:val="004C1953"/>
    <w:rsid w:val="004C3494"/>
    <w:rsid w:val="004C3AB4"/>
    <w:rsid w:val="004C4EAC"/>
    <w:rsid w:val="004C5341"/>
    <w:rsid w:val="004C5604"/>
    <w:rsid w:val="004C582D"/>
    <w:rsid w:val="004C71C4"/>
    <w:rsid w:val="004D0C30"/>
    <w:rsid w:val="004D16C4"/>
    <w:rsid w:val="004D4E93"/>
    <w:rsid w:val="004D584D"/>
    <w:rsid w:val="004D76C8"/>
    <w:rsid w:val="004E00A3"/>
    <w:rsid w:val="004E1D79"/>
    <w:rsid w:val="004E2CC3"/>
    <w:rsid w:val="004E310A"/>
    <w:rsid w:val="004E38EC"/>
    <w:rsid w:val="004E3BE2"/>
    <w:rsid w:val="004E5D07"/>
    <w:rsid w:val="004E6347"/>
    <w:rsid w:val="004E72C9"/>
    <w:rsid w:val="004E7D26"/>
    <w:rsid w:val="004F1CF0"/>
    <w:rsid w:val="004F3B28"/>
    <w:rsid w:val="004F4CAF"/>
    <w:rsid w:val="004F5248"/>
    <w:rsid w:val="004F5669"/>
    <w:rsid w:val="004F6EDB"/>
    <w:rsid w:val="004F7BA5"/>
    <w:rsid w:val="0050015E"/>
    <w:rsid w:val="0050050A"/>
    <w:rsid w:val="00500B22"/>
    <w:rsid w:val="00501E62"/>
    <w:rsid w:val="0050234D"/>
    <w:rsid w:val="00503017"/>
    <w:rsid w:val="00504CDF"/>
    <w:rsid w:val="005065AE"/>
    <w:rsid w:val="005067FF"/>
    <w:rsid w:val="00512088"/>
    <w:rsid w:val="005133F3"/>
    <w:rsid w:val="0051372C"/>
    <w:rsid w:val="00514F6C"/>
    <w:rsid w:val="00515425"/>
    <w:rsid w:val="0051783E"/>
    <w:rsid w:val="00517C17"/>
    <w:rsid w:val="00520D85"/>
    <w:rsid w:val="00521360"/>
    <w:rsid w:val="00523198"/>
    <w:rsid w:val="00524A76"/>
    <w:rsid w:val="005259EA"/>
    <w:rsid w:val="00525E99"/>
    <w:rsid w:val="00533133"/>
    <w:rsid w:val="00533791"/>
    <w:rsid w:val="005343C0"/>
    <w:rsid w:val="00534D50"/>
    <w:rsid w:val="00540D29"/>
    <w:rsid w:val="00541F2C"/>
    <w:rsid w:val="00542A4E"/>
    <w:rsid w:val="00543860"/>
    <w:rsid w:val="00544688"/>
    <w:rsid w:val="00544B5A"/>
    <w:rsid w:val="0054668A"/>
    <w:rsid w:val="00546D6E"/>
    <w:rsid w:val="005509B5"/>
    <w:rsid w:val="00551203"/>
    <w:rsid w:val="00553ACE"/>
    <w:rsid w:val="00554B89"/>
    <w:rsid w:val="00556D5B"/>
    <w:rsid w:val="00557CF7"/>
    <w:rsid w:val="005614DC"/>
    <w:rsid w:val="005618E0"/>
    <w:rsid w:val="005642BA"/>
    <w:rsid w:val="0056542C"/>
    <w:rsid w:val="005655C0"/>
    <w:rsid w:val="00565809"/>
    <w:rsid w:val="0056661C"/>
    <w:rsid w:val="00566667"/>
    <w:rsid w:val="00567222"/>
    <w:rsid w:val="0057051D"/>
    <w:rsid w:val="0057170F"/>
    <w:rsid w:val="005717A8"/>
    <w:rsid w:val="00571DB3"/>
    <w:rsid w:val="005723F1"/>
    <w:rsid w:val="00573491"/>
    <w:rsid w:val="00573D60"/>
    <w:rsid w:val="0057527D"/>
    <w:rsid w:val="005764BA"/>
    <w:rsid w:val="005764DE"/>
    <w:rsid w:val="00581559"/>
    <w:rsid w:val="0058429A"/>
    <w:rsid w:val="0058452B"/>
    <w:rsid w:val="00585903"/>
    <w:rsid w:val="005859CD"/>
    <w:rsid w:val="005867B9"/>
    <w:rsid w:val="005910B0"/>
    <w:rsid w:val="005910BB"/>
    <w:rsid w:val="00591B53"/>
    <w:rsid w:val="00595525"/>
    <w:rsid w:val="00595D33"/>
    <w:rsid w:val="00596DC3"/>
    <w:rsid w:val="00597507"/>
    <w:rsid w:val="00597E67"/>
    <w:rsid w:val="005A11B7"/>
    <w:rsid w:val="005A175A"/>
    <w:rsid w:val="005A2250"/>
    <w:rsid w:val="005A3E3B"/>
    <w:rsid w:val="005A40AE"/>
    <w:rsid w:val="005A5795"/>
    <w:rsid w:val="005A5A40"/>
    <w:rsid w:val="005A5ABE"/>
    <w:rsid w:val="005B1634"/>
    <w:rsid w:val="005B27F9"/>
    <w:rsid w:val="005B2CB2"/>
    <w:rsid w:val="005B40B7"/>
    <w:rsid w:val="005B5C14"/>
    <w:rsid w:val="005B6FCF"/>
    <w:rsid w:val="005C39DD"/>
    <w:rsid w:val="005C4F6C"/>
    <w:rsid w:val="005C5ECA"/>
    <w:rsid w:val="005C7513"/>
    <w:rsid w:val="005D0859"/>
    <w:rsid w:val="005D1D2D"/>
    <w:rsid w:val="005D2249"/>
    <w:rsid w:val="005D24F0"/>
    <w:rsid w:val="005D2AD0"/>
    <w:rsid w:val="005D535A"/>
    <w:rsid w:val="005D573E"/>
    <w:rsid w:val="005D60AB"/>
    <w:rsid w:val="005E10E6"/>
    <w:rsid w:val="005E35F5"/>
    <w:rsid w:val="005E3959"/>
    <w:rsid w:val="005E3987"/>
    <w:rsid w:val="005E3CEB"/>
    <w:rsid w:val="005E7C7A"/>
    <w:rsid w:val="005F16CB"/>
    <w:rsid w:val="005F4D62"/>
    <w:rsid w:val="005F4F2C"/>
    <w:rsid w:val="005F5FF7"/>
    <w:rsid w:val="005F6666"/>
    <w:rsid w:val="005F7AC4"/>
    <w:rsid w:val="005F7E59"/>
    <w:rsid w:val="006012E3"/>
    <w:rsid w:val="00601CD4"/>
    <w:rsid w:val="00604CE0"/>
    <w:rsid w:val="00605EA8"/>
    <w:rsid w:val="006067B8"/>
    <w:rsid w:val="006119AB"/>
    <w:rsid w:val="00612054"/>
    <w:rsid w:val="006120B2"/>
    <w:rsid w:val="006122CA"/>
    <w:rsid w:val="006126E5"/>
    <w:rsid w:val="00614078"/>
    <w:rsid w:val="00614C7F"/>
    <w:rsid w:val="00614D44"/>
    <w:rsid w:val="0061609A"/>
    <w:rsid w:val="0061719A"/>
    <w:rsid w:val="006203BA"/>
    <w:rsid w:val="00621093"/>
    <w:rsid w:val="00621725"/>
    <w:rsid w:val="00621FF8"/>
    <w:rsid w:val="00622CC6"/>
    <w:rsid w:val="0062449E"/>
    <w:rsid w:val="00627823"/>
    <w:rsid w:val="0063119A"/>
    <w:rsid w:val="0063133C"/>
    <w:rsid w:val="006329AA"/>
    <w:rsid w:val="00632D44"/>
    <w:rsid w:val="00633C1A"/>
    <w:rsid w:val="006366EC"/>
    <w:rsid w:val="006367F2"/>
    <w:rsid w:val="00636BC1"/>
    <w:rsid w:val="006401BE"/>
    <w:rsid w:val="006403BA"/>
    <w:rsid w:val="006411EB"/>
    <w:rsid w:val="00642C17"/>
    <w:rsid w:val="00643763"/>
    <w:rsid w:val="006444F5"/>
    <w:rsid w:val="006449E0"/>
    <w:rsid w:val="00644E4F"/>
    <w:rsid w:val="0064718B"/>
    <w:rsid w:val="006501DB"/>
    <w:rsid w:val="00651079"/>
    <w:rsid w:val="006520BB"/>
    <w:rsid w:val="00654C7C"/>
    <w:rsid w:val="00656A4E"/>
    <w:rsid w:val="00656DFA"/>
    <w:rsid w:val="006578AA"/>
    <w:rsid w:val="0066126C"/>
    <w:rsid w:val="00665031"/>
    <w:rsid w:val="0066552D"/>
    <w:rsid w:val="006708B2"/>
    <w:rsid w:val="0067204D"/>
    <w:rsid w:val="00672472"/>
    <w:rsid w:val="00673051"/>
    <w:rsid w:val="0067334F"/>
    <w:rsid w:val="0067357E"/>
    <w:rsid w:val="00673F8B"/>
    <w:rsid w:val="00673FDC"/>
    <w:rsid w:val="00674D38"/>
    <w:rsid w:val="00675BC7"/>
    <w:rsid w:val="00675CC0"/>
    <w:rsid w:val="0067614D"/>
    <w:rsid w:val="00681E81"/>
    <w:rsid w:val="0068311B"/>
    <w:rsid w:val="00683F1D"/>
    <w:rsid w:val="00684302"/>
    <w:rsid w:val="0068499B"/>
    <w:rsid w:val="00686A2A"/>
    <w:rsid w:val="006878FD"/>
    <w:rsid w:val="00691044"/>
    <w:rsid w:val="00693773"/>
    <w:rsid w:val="00695DDF"/>
    <w:rsid w:val="0069667D"/>
    <w:rsid w:val="00697573"/>
    <w:rsid w:val="00697EF6"/>
    <w:rsid w:val="006A00AF"/>
    <w:rsid w:val="006A0ED3"/>
    <w:rsid w:val="006A11B5"/>
    <w:rsid w:val="006A12C0"/>
    <w:rsid w:val="006A51E1"/>
    <w:rsid w:val="006A5752"/>
    <w:rsid w:val="006A6470"/>
    <w:rsid w:val="006A6F44"/>
    <w:rsid w:val="006A786C"/>
    <w:rsid w:val="006A7CEB"/>
    <w:rsid w:val="006B07B2"/>
    <w:rsid w:val="006B14BD"/>
    <w:rsid w:val="006B16B8"/>
    <w:rsid w:val="006B22C9"/>
    <w:rsid w:val="006B33B1"/>
    <w:rsid w:val="006B3D0D"/>
    <w:rsid w:val="006B5606"/>
    <w:rsid w:val="006B5BCC"/>
    <w:rsid w:val="006B7239"/>
    <w:rsid w:val="006C058D"/>
    <w:rsid w:val="006C0AAE"/>
    <w:rsid w:val="006C41D3"/>
    <w:rsid w:val="006C43A0"/>
    <w:rsid w:val="006C515D"/>
    <w:rsid w:val="006C7F4A"/>
    <w:rsid w:val="006D023D"/>
    <w:rsid w:val="006D0C9B"/>
    <w:rsid w:val="006D1F75"/>
    <w:rsid w:val="006D2B4D"/>
    <w:rsid w:val="006D4746"/>
    <w:rsid w:val="006D5AE1"/>
    <w:rsid w:val="006D6E97"/>
    <w:rsid w:val="006D7C78"/>
    <w:rsid w:val="006E022B"/>
    <w:rsid w:val="006E0C5A"/>
    <w:rsid w:val="006E0ED2"/>
    <w:rsid w:val="006E2A42"/>
    <w:rsid w:val="006E360C"/>
    <w:rsid w:val="006E3A22"/>
    <w:rsid w:val="006E4424"/>
    <w:rsid w:val="006E49F7"/>
    <w:rsid w:val="006E6041"/>
    <w:rsid w:val="006E646F"/>
    <w:rsid w:val="006F00F6"/>
    <w:rsid w:val="006F1F62"/>
    <w:rsid w:val="006F3721"/>
    <w:rsid w:val="006F3A94"/>
    <w:rsid w:val="006F45A6"/>
    <w:rsid w:val="006F4974"/>
    <w:rsid w:val="006F5248"/>
    <w:rsid w:val="006F5F24"/>
    <w:rsid w:val="006F6DA8"/>
    <w:rsid w:val="006F7D80"/>
    <w:rsid w:val="00700F8F"/>
    <w:rsid w:val="00701182"/>
    <w:rsid w:val="00701C67"/>
    <w:rsid w:val="00703A6D"/>
    <w:rsid w:val="00704C62"/>
    <w:rsid w:val="00705663"/>
    <w:rsid w:val="0070668D"/>
    <w:rsid w:val="00706A2B"/>
    <w:rsid w:val="00706BF4"/>
    <w:rsid w:val="007072C0"/>
    <w:rsid w:val="00710590"/>
    <w:rsid w:val="007110E4"/>
    <w:rsid w:val="00714528"/>
    <w:rsid w:val="00714874"/>
    <w:rsid w:val="0071631D"/>
    <w:rsid w:val="00716A8A"/>
    <w:rsid w:val="007202E0"/>
    <w:rsid w:val="00722045"/>
    <w:rsid w:val="007233BA"/>
    <w:rsid w:val="00725740"/>
    <w:rsid w:val="00727B16"/>
    <w:rsid w:val="007314F5"/>
    <w:rsid w:val="007315F4"/>
    <w:rsid w:val="00731BF1"/>
    <w:rsid w:val="00732C87"/>
    <w:rsid w:val="007334E6"/>
    <w:rsid w:val="00733E73"/>
    <w:rsid w:val="00737378"/>
    <w:rsid w:val="00740167"/>
    <w:rsid w:val="00741435"/>
    <w:rsid w:val="00743EFA"/>
    <w:rsid w:val="007441F5"/>
    <w:rsid w:val="00745565"/>
    <w:rsid w:val="007458DD"/>
    <w:rsid w:val="007507E3"/>
    <w:rsid w:val="007527F9"/>
    <w:rsid w:val="0075343A"/>
    <w:rsid w:val="00755DD3"/>
    <w:rsid w:val="0075610F"/>
    <w:rsid w:val="00757A03"/>
    <w:rsid w:val="00761C11"/>
    <w:rsid w:val="0076202F"/>
    <w:rsid w:val="00762B4A"/>
    <w:rsid w:val="00766520"/>
    <w:rsid w:val="00767D2D"/>
    <w:rsid w:val="00773C19"/>
    <w:rsid w:val="00773F2C"/>
    <w:rsid w:val="00774036"/>
    <w:rsid w:val="0077432A"/>
    <w:rsid w:val="00775E63"/>
    <w:rsid w:val="00776AFA"/>
    <w:rsid w:val="007771B6"/>
    <w:rsid w:val="007773E5"/>
    <w:rsid w:val="00777CF7"/>
    <w:rsid w:val="007808BD"/>
    <w:rsid w:val="00782096"/>
    <w:rsid w:val="0078247E"/>
    <w:rsid w:val="00785FF4"/>
    <w:rsid w:val="00787523"/>
    <w:rsid w:val="00790B30"/>
    <w:rsid w:val="00791D64"/>
    <w:rsid w:val="007923C6"/>
    <w:rsid w:val="00793A91"/>
    <w:rsid w:val="00796BB7"/>
    <w:rsid w:val="007A0CC3"/>
    <w:rsid w:val="007A1099"/>
    <w:rsid w:val="007A1376"/>
    <w:rsid w:val="007A1D9F"/>
    <w:rsid w:val="007A3B82"/>
    <w:rsid w:val="007A5E6C"/>
    <w:rsid w:val="007A7958"/>
    <w:rsid w:val="007B0545"/>
    <w:rsid w:val="007B114D"/>
    <w:rsid w:val="007B15B6"/>
    <w:rsid w:val="007B317C"/>
    <w:rsid w:val="007B497A"/>
    <w:rsid w:val="007B7863"/>
    <w:rsid w:val="007C544D"/>
    <w:rsid w:val="007C5776"/>
    <w:rsid w:val="007C5DD0"/>
    <w:rsid w:val="007C6293"/>
    <w:rsid w:val="007C7F37"/>
    <w:rsid w:val="007D05C4"/>
    <w:rsid w:val="007D0A8C"/>
    <w:rsid w:val="007D0E62"/>
    <w:rsid w:val="007D1CE8"/>
    <w:rsid w:val="007D3822"/>
    <w:rsid w:val="007D3936"/>
    <w:rsid w:val="007D3938"/>
    <w:rsid w:val="007D56A8"/>
    <w:rsid w:val="007D5A40"/>
    <w:rsid w:val="007D60E5"/>
    <w:rsid w:val="007D6A8F"/>
    <w:rsid w:val="007D6E9C"/>
    <w:rsid w:val="007D796E"/>
    <w:rsid w:val="007D7EBF"/>
    <w:rsid w:val="007E0E3E"/>
    <w:rsid w:val="007E1A6B"/>
    <w:rsid w:val="007E31FF"/>
    <w:rsid w:val="007E35A6"/>
    <w:rsid w:val="007E6E98"/>
    <w:rsid w:val="007F121B"/>
    <w:rsid w:val="007F2370"/>
    <w:rsid w:val="007F23AD"/>
    <w:rsid w:val="007F28E2"/>
    <w:rsid w:val="007F3F2D"/>
    <w:rsid w:val="007F70FB"/>
    <w:rsid w:val="008005DC"/>
    <w:rsid w:val="00800D35"/>
    <w:rsid w:val="008020F5"/>
    <w:rsid w:val="00803166"/>
    <w:rsid w:val="008064D8"/>
    <w:rsid w:val="00806D62"/>
    <w:rsid w:val="00806ED5"/>
    <w:rsid w:val="00807445"/>
    <w:rsid w:val="00807EC3"/>
    <w:rsid w:val="00814093"/>
    <w:rsid w:val="00822B54"/>
    <w:rsid w:val="008232AF"/>
    <w:rsid w:val="0082454E"/>
    <w:rsid w:val="00825B7D"/>
    <w:rsid w:val="00827152"/>
    <w:rsid w:val="00827B16"/>
    <w:rsid w:val="00831103"/>
    <w:rsid w:val="00832BDD"/>
    <w:rsid w:val="00842076"/>
    <w:rsid w:val="00846139"/>
    <w:rsid w:val="00850C3D"/>
    <w:rsid w:val="00852831"/>
    <w:rsid w:val="00857358"/>
    <w:rsid w:val="00861116"/>
    <w:rsid w:val="008662AC"/>
    <w:rsid w:val="008667D1"/>
    <w:rsid w:val="00866B91"/>
    <w:rsid w:val="00870273"/>
    <w:rsid w:val="00871153"/>
    <w:rsid w:val="0087115F"/>
    <w:rsid w:val="0087143F"/>
    <w:rsid w:val="00871BD2"/>
    <w:rsid w:val="00872300"/>
    <w:rsid w:val="00872373"/>
    <w:rsid w:val="0087524A"/>
    <w:rsid w:val="00876C4F"/>
    <w:rsid w:val="00877C44"/>
    <w:rsid w:val="00882193"/>
    <w:rsid w:val="008833FF"/>
    <w:rsid w:val="00884299"/>
    <w:rsid w:val="008852D5"/>
    <w:rsid w:val="00885CFC"/>
    <w:rsid w:val="00887672"/>
    <w:rsid w:val="008901C3"/>
    <w:rsid w:val="008953E0"/>
    <w:rsid w:val="008A0F2F"/>
    <w:rsid w:val="008A1619"/>
    <w:rsid w:val="008A1B56"/>
    <w:rsid w:val="008A2E77"/>
    <w:rsid w:val="008A6B54"/>
    <w:rsid w:val="008B1185"/>
    <w:rsid w:val="008B215D"/>
    <w:rsid w:val="008B3A33"/>
    <w:rsid w:val="008B5740"/>
    <w:rsid w:val="008B6142"/>
    <w:rsid w:val="008B6362"/>
    <w:rsid w:val="008B719D"/>
    <w:rsid w:val="008B729E"/>
    <w:rsid w:val="008C1024"/>
    <w:rsid w:val="008C4957"/>
    <w:rsid w:val="008C53BB"/>
    <w:rsid w:val="008C5C24"/>
    <w:rsid w:val="008C63DA"/>
    <w:rsid w:val="008C7325"/>
    <w:rsid w:val="008C772A"/>
    <w:rsid w:val="008C7C33"/>
    <w:rsid w:val="008D089A"/>
    <w:rsid w:val="008D0FB1"/>
    <w:rsid w:val="008D3811"/>
    <w:rsid w:val="008D3840"/>
    <w:rsid w:val="008D3D93"/>
    <w:rsid w:val="008D3ED0"/>
    <w:rsid w:val="008D4029"/>
    <w:rsid w:val="008D4197"/>
    <w:rsid w:val="008D4390"/>
    <w:rsid w:val="008E1078"/>
    <w:rsid w:val="008E39DB"/>
    <w:rsid w:val="008E6ECA"/>
    <w:rsid w:val="008E7247"/>
    <w:rsid w:val="008E7281"/>
    <w:rsid w:val="008E74CB"/>
    <w:rsid w:val="008F0FC6"/>
    <w:rsid w:val="008F16F6"/>
    <w:rsid w:val="008F1C2D"/>
    <w:rsid w:val="008F2F58"/>
    <w:rsid w:val="008F39EA"/>
    <w:rsid w:val="008F42CA"/>
    <w:rsid w:val="008F638F"/>
    <w:rsid w:val="008F74B5"/>
    <w:rsid w:val="008F7A28"/>
    <w:rsid w:val="00901545"/>
    <w:rsid w:val="00901D86"/>
    <w:rsid w:val="00901F82"/>
    <w:rsid w:val="00902AB6"/>
    <w:rsid w:val="009035C0"/>
    <w:rsid w:val="00903600"/>
    <w:rsid w:val="0090458C"/>
    <w:rsid w:val="00905B8B"/>
    <w:rsid w:val="00906D38"/>
    <w:rsid w:val="00907875"/>
    <w:rsid w:val="00912589"/>
    <w:rsid w:val="0091361D"/>
    <w:rsid w:val="00913933"/>
    <w:rsid w:val="00914F33"/>
    <w:rsid w:val="00920959"/>
    <w:rsid w:val="00924C77"/>
    <w:rsid w:val="009273DE"/>
    <w:rsid w:val="00927920"/>
    <w:rsid w:val="00930863"/>
    <w:rsid w:val="00932A40"/>
    <w:rsid w:val="00933BA6"/>
    <w:rsid w:val="009353E4"/>
    <w:rsid w:val="00937869"/>
    <w:rsid w:val="00937EFC"/>
    <w:rsid w:val="00941002"/>
    <w:rsid w:val="00941C87"/>
    <w:rsid w:val="009448A7"/>
    <w:rsid w:val="00945303"/>
    <w:rsid w:val="00945BB5"/>
    <w:rsid w:val="00945F8D"/>
    <w:rsid w:val="00947123"/>
    <w:rsid w:val="00947F1C"/>
    <w:rsid w:val="009522AE"/>
    <w:rsid w:val="00953626"/>
    <w:rsid w:val="00953F07"/>
    <w:rsid w:val="00954BB1"/>
    <w:rsid w:val="009560F3"/>
    <w:rsid w:val="00957DDA"/>
    <w:rsid w:val="00962A27"/>
    <w:rsid w:val="009641F1"/>
    <w:rsid w:val="00965275"/>
    <w:rsid w:val="00966197"/>
    <w:rsid w:val="00966C0A"/>
    <w:rsid w:val="00967C49"/>
    <w:rsid w:val="009709A9"/>
    <w:rsid w:val="0097194D"/>
    <w:rsid w:val="009745AA"/>
    <w:rsid w:val="00974717"/>
    <w:rsid w:val="00975512"/>
    <w:rsid w:val="009771A2"/>
    <w:rsid w:val="00985311"/>
    <w:rsid w:val="00987318"/>
    <w:rsid w:val="00987912"/>
    <w:rsid w:val="00987E14"/>
    <w:rsid w:val="00991A25"/>
    <w:rsid w:val="0099245E"/>
    <w:rsid w:val="00993698"/>
    <w:rsid w:val="009942F7"/>
    <w:rsid w:val="00994D88"/>
    <w:rsid w:val="00995272"/>
    <w:rsid w:val="00995983"/>
    <w:rsid w:val="0099760F"/>
    <w:rsid w:val="009A1806"/>
    <w:rsid w:val="009A2A68"/>
    <w:rsid w:val="009A2AA5"/>
    <w:rsid w:val="009A450C"/>
    <w:rsid w:val="009A5A7B"/>
    <w:rsid w:val="009A608F"/>
    <w:rsid w:val="009A6329"/>
    <w:rsid w:val="009A6E3A"/>
    <w:rsid w:val="009A7B80"/>
    <w:rsid w:val="009A7C16"/>
    <w:rsid w:val="009B04A8"/>
    <w:rsid w:val="009B1A0B"/>
    <w:rsid w:val="009B1CBE"/>
    <w:rsid w:val="009B30CB"/>
    <w:rsid w:val="009B4013"/>
    <w:rsid w:val="009B5400"/>
    <w:rsid w:val="009B5C7C"/>
    <w:rsid w:val="009B5DE7"/>
    <w:rsid w:val="009B69A0"/>
    <w:rsid w:val="009B7FC2"/>
    <w:rsid w:val="009C003B"/>
    <w:rsid w:val="009C0D45"/>
    <w:rsid w:val="009C1C41"/>
    <w:rsid w:val="009C2631"/>
    <w:rsid w:val="009C27AE"/>
    <w:rsid w:val="009C3064"/>
    <w:rsid w:val="009C37E5"/>
    <w:rsid w:val="009C4011"/>
    <w:rsid w:val="009C4239"/>
    <w:rsid w:val="009C5A05"/>
    <w:rsid w:val="009C68ED"/>
    <w:rsid w:val="009C6BF0"/>
    <w:rsid w:val="009C70BC"/>
    <w:rsid w:val="009C7AC1"/>
    <w:rsid w:val="009D0DFF"/>
    <w:rsid w:val="009D402E"/>
    <w:rsid w:val="009D4A55"/>
    <w:rsid w:val="009E2316"/>
    <w:rsid w:val="009E2D7D"/>
    <w:rsid w:val="009E3456"/>
    <w:rsid w:val="009E3820"/>
    <w:rsid w:val="009E3A22"/>
    <w:rsid w:val="009E3D8C"/>
    <w:rsid w:val="009E62B7"/>
    <w:rsid w:val="009E700E"/>
    <w:rsid w:val="009E7D9E"/>
    <w:rsid w:val="009F0927"/>
    <w:rsid w:val="009F0A51"/>
    <w:rsid w:val="009F0DA5"/>
    <w:rsid w:val="009F43AB"/>
    <w:rsid w:val="009F501E"/>
    <w:rsid w:val="009F577C"/>
    <w:rsid w:val="009F79C0"/>
    <w:rsid w:val="00A002CB"/>
    <w:rsid w:val="00A01373"/>
    <w:rsid w:val="00A026A1"/>
    <w:rsid w:val="00A038DD"/>
    <w:rsid w:val="00A04112"/>
    <w:rsid w:val="00A04533"/>
    <w:rsid w:val="00A047F2"/>
    <w:rsid w:val="00A04CDC"/>
    <w:rsid w:val="00A061B9"/>
    <w:rsid w:val="00A1073D"/>
    <w:rsid w:val="00A109F1"/>
    <w:rsid w:val="00A11016"/>
    <w:rsid w:val="00A135FF"/>
    <w:rsid w:val="00A14C68"/>
    <w:rsid w:val="00A15DEE"/>
    <w:rsid w:val="00A160AF"/>
    <w:rsid w:val="00A160D3"/>
    <w:rsid w:val="00A16A89"/>
    <w:rsid w:val="00A17186"/>
    <w:rsid w:val="00A17EE7"/>
    <w:rsid w:val="00A22A73"/>
    <w:rsid w:val="00A2666D"/>
    <w:rsid w:val="00A26C7A"/>
    <w:rsid w:val="00A30960"/>
    <w:rsid w:val="00A315E6"/>
    <w:rsid w:val="00A33044"/>
    <w:rsid w:val="00A3365B"/>
    <w:rsid w:val="00A336C0"/>
    <w:rsid w:val="00A40A74"/>
    <w:rsid w:val="00A41E27"/>
    <w:rsid w:val="00A424DB"/>
    <w:rsid w:val="00A43305"/>
    <w:rsid w:val="00A439FB"/>
    <w:rsid w:val="00A4477F"/>
    <w:rsid w:val="00A46A56"/>
    <w:rsid w:val="00A46F32"/>
    <w:rsid w:val="00A50E74"/>
    <w:rsid w:val="00A51A91"/>
    <w:rsid w:val="00A520A2"/>
    <w:rsid w:val="00A536C8"/>
    <w:rsid w:val="00A551E1"/>
    <w:rsid w:val="00A55220"/>
    <w:rsid w:val="00A5529E"/>
    <w:rsid w:val="00A5642B"/>
    <w:rsid w:val="00A56D84"/>
    <w:rsid w:val="00A56F87"/>
    <w:rsid w:val="00A57176"/>
    <w:rsid w:val="00A571CE"/>
    <w:rsid w:val="00A677BF"/>
    <w:rsid w:val="00A7286E"/>
    <w:rsid w:val="00A7366B"/>
    <w:rsid w:val="00A74425"/>
    <w:rsid w:val="00A747F8"/>
    <w:rsid w:val="00A74894"/>
    <w:rsid w:val="00A74C5A"/>
    <w:rsid w:val="00A75F58"/>
    <w:rsid w:val="00A7629C"/>
    <w:rsid w:val="00A771E1"/>
    <w:rsid w:val="00A8073C"/>
    <w:rsid w:val="00A81627"/>
    <w:rsid w:val="00A8220A"/>
    <w:rsid w:val="00A82486"/>
    <w:rsid w:val="00A83446"/>
    <w:rsid w:val="00A8418A"/>
    <w:rsid w:val="00A84DCD"/>
    <w:rsid w:val="00A8509F"/>
    <w:rsid w:val="00A8584E"/>
    <w:rsid w:val="00A92B22"/>
    <w:rsid w:val="00A94D5C"/>
    <w:rsid w:val="00A956D8"/>
    <w:rsid w:val="00A967C7"/>
    <w:rsid w:val="00A97A97"/>
    <w:rsid w:val="00AA017B"/>
    <w:rsid w:val="00AA11A4"/>
    <w:rsid w:val="00AA28BC"/>
    <w:rsid w:val="00AA44F8"/>
    <w:rsid w:val="00AA48B9"/>
    <w:rsid w:val="00AA5240"/>
    <w:rsid w:val="00AA54B1"/>
    <w:rsid w:val="00AA573F"/>
    <w:rsid w:val="00AA7AD3"/>
    <w:rsid w:val="00AB1708"/>
    <w:rsid w:val="00AB1E3B"/>
    <w:rsid w:val="00AB42B7"/>
    <w:rsid w:val="00AB48FE"/>
    <w:rsid w:val="00AB5299"/>
    <w:rsid w:val="00AB6958"/>
    <w:rsid w:val="00AB6F44"/>
    <w:rsid w:val="00AB71C2"/>
    <w:rsid w:val="00AB78E5"/>
    <w:rsid w:val="00AC1FB7"/>
    <w:rsid w:val="00AC20BD"/>
    <w:rsid w:val="00AC2811"/>
    <w:rsid w:val="00AC3BE2"/>
    <w:rsid w:val="00AC3BF9"/>
    <w:rsid w:val="00AC44ED"/>
    <w:rsid w:val="00AC4569"/>
    <w:rsid w:val="00AC5B39"/>
    <w:rsid w:val="00AC6579"/>
    <w:rsid w:val="00AC677C"/>
    <w:rsid w:val="00AC7BFD"/>
    <w:rsid w:val="00AD2D11"/>
    <w:rsid w:val="00AD7C9D"/>
    <w:rsid w:val="00AE0464"/>
    <w:rsid w:val="00AE1C14"/>
    <w:rsid w:val="00AE2FE1"/>
    <w:rsid w:val="00AE39D8"/>
    <w:rsid w:val="00AE3D1B"/>
    <w:rsid w:val="00AE3DB3"/>
    <w:rsid w:val="00AE5AB0"/>
    <w:rsid w:val="00AE6C8C"/>
    <w:rsid w:val="00AE6DCE"/>
    <w:rsid w:val="00AF01D2"/>
    <w:rsid w:val="00AF2B3C"/>
    <w:rsid w:val="00AF2B84"/>
    <w:rsid w:val="00AF3679"/>
    <w:rsid w:val="00AF3E28"/>
    <w:rsid w:val="00AF51E1"/>
    <w:rsid w:val="00AF5553"/>
    <w:rsid w:val="00AF5BD2"/>
    <w:rsid w:val="00AF6C5B"/>
    <w:rsid w:val="00B00243"/>
    <w:rsid w:val="00B01871"/>
    <w:rsid w:val="00B01F8D"/>
    <w:rsid w:val="00B0200B"/>
    <w:rsid w:val="00B02AF2"/>
    <w:rsid w:val="00B03F50"/>
    <w:rsid w:val="00B04BDA"/>
    <w:rsid w:val="00B05F55"/>
    <w:rsid w:val="00B06CC4"/>
    <w:rsid w:val="00B10849"/>
    <w:rsid w:val="00B10853"/>
    <w:rsid w:val="00B1231F"/>
    <w:rsid w:val="00B13A7D"/>
    <w:rsid w:val="00B145FB"/>
    <w:rsid w:val="00B1587C"/>
    <w:rsid w:val="00B158A7"/>
    <w:rsid w:val="00B16766"/>
    <w:rsid w:val="00B16A8C"/>
    <w:rsid w:val="00B20060"/>
    <w:rsid w:val="00B20AE0"/>
    <w:rsid w:val="00B20C4C"/>
    <w:rsid w:val="00B21310"/>
    <w:rsid w:val="00B2140D"/>
    <w:rsid w:val="00B21824"/>
    <w:rsid w:val="00B2250C"/>
    <w:rsid w:val="00B234BF"/>
    <w:rsid w:val="00B23D75"/>
    <w:rsid w:val="00B25242"/>
    <w:rsid w:val="00B258B1"/>
    <w:rsid w:val="00B25BB0"/>
    <w:rsid w:val="00B2680C"/>
    <w:rsid w:val="00B26A1B"/>
    <w:rsid w:val="00B2758F"/>
    <w:rsid w:val="00B303E2"/>
    <w:rsid w:val="00B30C55"/>
    <w:rsid w:val="00B32FF1"/>
    <w:rsid w:val="00B33C51"/>
    <w:rsid w:val="00B34C1A"/>
    <w:rsid w:val="00B355A1"/>
    <w:rsid w:val="00B3599E"/>
    <w:rsid w:val="00B36850"/>
    <w:rsid w:val="00B37A2D"/>
    <w:rsid w:val="00B40008"/>
    <w:rsid w:val="00B42A64"/>
    <w:rsid w:val="00B43214"/>
    <w:rsid w:val="00B4547E"/>
    <w:rsid w:val="00B459C5"/>
    <w:rsid w:val="00B45A42"/>
    <w:rsid w:val="00B46969"/>
    <w:rsid w:val="00B472E7"/>
    <w:rsid w:val="00B47CEA"/>
    <w:rsid w:val="00B5417A"/>
    <w:rsid w:val="00B559A9"/>
    <w:rsid w:val="00B55F64"/>
    <w:rsid w:val="00B6112D"/>
    <w:rsid w:val="00B616D9"/>
    <w:rsid w:val="00B62562"/>
    <w:rsid w:val="00B62B1A"/>
    <w:rsid w:val="00B63CF9"/>
    <w:rsid w:val="00B6420E"/>
    <w:rsid w:val="00B71C88"/>
    <w:rsid w:val="00B72F7F"/>
    <w:rsid w:val="00B7542A"/>
    <w:rsid w:val="00B75E1C"/>
    <w:rsid w:val="00B77286"/>
    <w:rsid w:val="00B80393"/>
    <w:rsid w:val="00B82ADF"/>
    <w:rsid w:val="00B82D29"/>
    <w:rsid w:val="00B837F8"/>
    <w:rsid w:val="00B85B58"/>
    <w:rsid w:val="00B87784"/>
    <w:rsid w:val="00B87ED7"/>
    <w:rsid w:val="00B92031"/>
    <w:rsid w:val="00B92C2F"/>
    <w:rsid w:val="00B94D43"/>
    <w:rsid w:val="00B95FFC"/>
    <w:rsid w:val="00B966AD"/>
    <w:rsid w:val="00B9772D"/>
    <w:rsid w:val="00B97E70"/>
    <w:rsid w:val="00BA1436"/>
    <w:rsid w:val="00BA5A42"/>
    <w:rsid w:val="00BA5B6B"/>
    <w:rsid w:val="00BA5C5A"/>
    <w:rsid w:val="00BA75DD"/>
    <w:rsid w:val="00BB1399"/>
    <w:rsid w:val="00BB2C39"/>
    <w:rsid w:val="00BB2EC4"/>
    <w:rsid w:val="00BB487C"/>
    <w:rsid w:val="00BB596C"/>
    <w:rsid w:val="00BB665B"/>
    <w:rsid w:val="00BB6E74"/>
    <w:rsid w:val="00BC2A00"/>
    <w:rsid w:val="00BC2E80"/>
    <w:rsid w:val="00BC64B4"/>
    <w:rsid w:val="00BC70A4"/>
    <w:rsid w:val="00BD00C9"/>
    <w:rsid w:val="00BD02FA"/>
    <w:rsid w:val="00BD0772"/>
    <w:rsid w:val="00BD19F3"/>
    <w:rsid w:val="00BD2B8A"/>
    <w:rsid w:val="00BD491E"/>
    <w:rsid w:val="00BD59FF"/>
    <w:rsid w:val="00BD65D9"/>
    <w:rsid w:val="00BD7374"/>
    <w:rsid w:val="00BE0D07"/>
    <w:rsid w:val="00BE1639"/>
    <w:rsid w:val="00BE229B"/>
    <w:rsid w:val="00BE5C6B"/>
    <w:rsid w:val="00BE7470"/>
    <w:rsid w:val="00BE7E4D"/>
    <w:rsid w:val="00BF1F12"/>
    <w:rsid w:val="00BF2E6F"/>
    <w:rsid w:val="00BF34A7"/>
    <w:rsid w:val="00BF3902"/>
    <w:rsid w:val="00BF3ABE"/>
    <w:rsid w:val="00BF4040"/>
    <w:rsid w:val="00BF43AC"/>
    <w:rsid w:val="00BF5ED8"/>
    <w:rsid w:val="00C00635"/>
    <w:rsid w:val="00C03CAB"/>
    <w:rsid w:val="00C076A7"/>
    <w:rsid w:val="00C07B77"/>
    <w:rsid w:val="00C106BC"/>
    <w:rsid w:val="00C107E8"/>
    <w:rsid w:val="00C12783"/>
    <w:rsid w:val="00C130D6"/>
    <w:rsid w:val="00C1390F"/>
    <w:rsid w:val="00C144EC"/>
    <w:rsid w:val="00C147B4"/>
    <w:rsid w:val="00C1481B"/>
    <w:rsid w:val="00C15BCB"/>
    <w:rsid w:val="00C174CB"/>
    <w:rsid w:val="00C20026"/>
    <w:rsid w:val="00C2022C"/>
    <w:rsid w:val="00C2069A"/>
    <w:rsid w:val="00C208AC"/>
    <w:rsid w:val="00C235B0"/>
    <w:rsid w:val="00C24667"/>
    <w:rsid w:val="00C25471"/>
    <w:rsid w:val="00C25E7A"/>
    <w:rsid w:val="00C27485"/>
    <w:rsid w:val="00C302B9"/>
    <w:rsid w:val="00C3058A"/>
    <w:rsid w:val="00C3065A"/>
    <w:rsid w:val="00C310A0"/>
    <w:rsid w:val="00C318CC"/>
    <w:rsid w:val="00C31914"/>
    <w:rsid w:val="00C34822"/>
    <w:rsid w:val="00C35180"/>
    <w:rsid w:val="00C35D3A"/>
    <w:rsid w:val="00C364D4"/>
    <w:rsid w:val="00C367D5"/>
    <w:rsid w:val="00C36828"/>
    <w:rsid w:val="00C3689A"/>
    <w:rsid w:val="00C37512"/>
    <w:rsid w:val="00C405E9"/>
    <w:rsid w:val="00C40B69"/>
    <w:rsid w:val="00C40D4A"/>
    <w:rsid w:val="00C41355"/>
    <w:rsid w:val="00C46B17"/>
    <w:rsid w:val="00C46F39"/>
    <w:rsid w:val="00C5003E"/>
    <w:rsid w:val="00C506D9"/>
    <w:rsid w:val="00C51550"/>
    <w:rsid w:val="00C519AA"/>
    <w:rsid w:val="00C51BD6"/>
    <w:rsid w:val="00C5203A"/>
    <w:rsid w:val="00C53490"/>
    <w:rsid w:val="00C53F91"/>
    <w:rsid w:val="00C54918"/>
    <w:rsid w:val="00C54E46"/>
    <w:rsid w:val="00C55303"/>
    <w:rsid w:val="00C55E64"/>
    <w:rsid w:val="00C609A0"/>
    <w:rsid w:val="00C60AB0"/>
    <w:rsid w:val="00C610CC"/>
    <w:rsid w:val="00C619FE"/>
    <w:rsid w:val="00C61B1A"/>
    <w:rsid w:val="00C6385D"/>
    <w:rsid w:val="00C6461D"/>
    <w:rsid w:val="00C649F8"/>
    <w:rsid w:val="00C65876"/>
    <w:rsid w:val="00C66B76"/>
    <w:rsid w:val="00C678CA"/>
    <w:rsid w:val="00C6791E"/>
    <w:rsid w:val="00C70EFC"/>
    <w:rsid w:val="00C71653"/>
    <w:rsid w:val="00C71BDE"/>
    <w:rsid w:val="00C75F5C"/>
    <w:rsid w:val="00C769DD"/>
    <w:rsid w:val="00C80AB5"/>
    <w:rsid w:val="00C82022"/>
    <w:rsid w:val="00C82168"/>
    <w:rsid w:val="00C82A9E"/>
    <w:rsid w:val="00C90673"/>
    <w:rsid w:val="00C92503"/>
    <w:rsid w:val="00C92A45"/>
    <w:rsid w:val="00C94619"/>
    <w:rsid w:val="00C946CF"/>
    <w:rsid w:val="00C9606B"/>
    <w:rsid w:val="00CA16C6"/>
    <w:rsid w:val="00CA19A3"/>
    <w:rsid w:val="00CA2BA3"/>
    <w:rsid w:val="00CA3976"/>
    <w:rsid w:val="00CA3C94"/>
    <w:rsid w:val="00CA605E"/>
    <w:rsid w:val="00CA7500"/>
    <w:rsid w:val="00CB0018"/>
    <w:rsid w:val="00CB09AB"/>
    <w:rsid w:val="00CB184C"/>
    <w:rsid w:val="00CB2086"/>
    <w:rsid w:val="00CB22BE"/>
    <w:rsid w:val="00CB2800"/>
    <w:rsid w:val="00CB33EB"/>
    <w:rsid w:val="00CB3C1D"/>
    <w:rsid w:val="00CB540A"/>
    <w:rsid w:val="00CB6CAC"/>
    <w:rsid w:val="00CB7180"/>
    <w:rsid w:val="00CB7BE0"/>
    <w:rsid w:val="00CC075E"/>
    <w:rsid w:val="00CC1D3E"/>
    <w:rsid w:val="00CC344E"/>
    <w:rsid w:val="00CC3FEF"/>
    <w:rsid w:val="00CC4213"/>
    <w:rsid w:val="00CC423D"/>
    <w:rsid w:val="00CC4346"/>
    <w:rsid w:val="00CC4E79"/>
    <w:rsid w:val="00CC4FFE"/>
    <w:rsid w:val="00CC67D5"/>
    <w:rsid w:val="00CC6861"/>
    <w:rsid w:val="00CC6A71"/>
    <w:rsid w:val="00CD08A9"/>
    <w:rsid w:val="00CD11BD"/>
    <w:rsid w:val="00CD1D26"/>
    <w:rsid w:val="00CD1F20"/>
    <w:rsid w:val="00CD1F38"/>
    <w:rsid w:val="00CD3137"/>
    <w:rsid w:val="00CD37C0"/>
    <w:rsid w:val="00CD3BF9"/>
    <w:rsid w:val="00CD4F8F"/>
    <w:rsid w:val="00CD5938"/>
    <w:rsid w:val="00CD616F"/>
    <w:rsid w:val="00CD6312"/>
    <w:rsid w:val="00CD7023"/>
    <w:rsid w:val="00CE1F47"/>
    <w:rsid w:val="00CE27F7"/>
    <w:rsid w:val="00CE4CFA"/>
    <w:rsid w:val="00CE555B"/>
    <w:rsid w:val="00CE594C"/>
    <w:rsid w:val="00CE5BB8"/>
    <w:rsid w:val="00CE5CAA"/>
    <w:rsid w:val="00CE5D79"/>
    <w:rsid w:val="00CE60EB"/>
    <w:rsid w:val="00CE7401"/>
    <w:rsid w:val="00CF09B0"/>
    <w:rsid w:val="00CF20E0"/>
    <w:rsid w:val="00CF2B3F"/>
    <w:rsid w:val="00CF5558"/>
    <w:rsid w:val="00D01BDD"/>
    <w:rsid w:val="00D03297"/>
    <w:rsid w:val="00D07349"/>
    <w:rsid w:val="00D122CC"/>
    <w:rsid w:val="00D14FDE"/>
    <w:rsid w:val="00D17BEE"/>
    <w:rsid w:val="00D2063E"/>
    <w:rsid w:val="00D20C33"/>
    <w:rsid w:val="00D20D90"/>
    <w:rsid w:val="00D23789"/>
    <w:rsid w:val="00D26B5E"/>
    <w:rsid w:val="00D26C99"/>
    <w:rsid w:val="00D27638"/>
    <w:rsid w:val="00D27ECB"/>
    <w:rsid w:val="00D27F2C"/>
    <w:rsid w:val="00D30A82"/>
    <w:rsid w:val="00D30C6F"/>
    <w:rsid w:val="00D30CCD"/>
    <w:rsid w:val="00D31E02"/>
    <w:rsid w:val="00D33B98"/>
    <w:rsid w:val="00D3474D"/>
    <w:rsid w:val="00D363D3"/>
    <w:rsid w:val="00D36C0B"/>
    <w:rsid w:val="00D37001"/>
    <w:rsid w:val="00D37738"/>
    <w:rsid w:val="00D400BE"/>
    <w:rsid w:val="00D4146E"/>
    <w:rsid w:val="00D414D1"/>
    <w:rsid w:val="00D42FB4"/>
    <w:rsid w:val="00D43CE7"/>
    <w:rsid w:val="00D440EF"/>
    <w:rsid w:val="00D45321"/>
    <w:rsid w:val="00D46426"/>
    <w:rsid w:val="00D504D2"/>
    <w:rsid w:val="00D50AF3"/>
    <w:rsid w:val="00D52791"/>
    <w:rsid w:val="00D534BF"/>
    <w:rsid w:val="00D54B8F"/>
    <w:rsid w:val="00D54E2D"/>
    <w:rsid w:val="00D56B8B"/>
    <w:rsid w:val="00D57D9B"/>
    <w:rsid w:val="00D57EA5"/>
    <w:rsid w:val="00D60725"/>
    <w:rsid w:val="00D60ACB"/>
    <w:rsid w:val="00D6123D"/>
    <w:rsid w:val="00D61B98"/>
    <w:rsid w:val="00D6283D"/>
    <w:rsid w:val="00D62C95"/>
    <w:rsid w:val="00D6340B"/>
    <w:rsid w:val="00D63411"/>
    <w:rsid w:val="00D659EA"/>
    <w:rsid w:val="00D65FA1"/>
    <w:rsid w:val="00D66073"/>
    <w:rsid w:val="00D66863"/>
    <w:rsid w:val="00D70F78"/>
    <w:rsid w:val="00D70F93"/>
    <w:rsid w:val="00D723FF"/>
    <w:rsid w:val="00D736CA"/>
    <w:rsid w:val="00D74528"/>
    <w:rsid w:val="00D75901"/>
    <w:rsid w:val="00D77288"/>
    <w:rsid w:val="00D774FE"/>
    <w:rsid w:val="00D80079"/>
    <w:rsid w:val="00D80D83"/>
    <w:rsid w:val="00D810B5"/>
    <w:rsid w:val="00D81CB5"/>
    <w:rsid w:val="00D8330A"/>
    <w:rsid w:val="00D84051"/>
    <w:rsid w:val="00D85FB2"/>
    <w:rsid w:val="00D867B2"/>
    <w:rsid w:val="00D86DCF"/>
    <w:rsid w:val="00D87208"/>
    <w:rsid w:val="00D87DD1"/>
    <w:rsid w:val="00D92045"/>
    <w:rsid w:val="00D9266A"/>
    <w:rsid w:val="00D9344A"/>
    <w:rsid w:val="00D9584F"/>
    <w:rsid w:val="00D959A8"/>
    <w:rsid w:val="00D95B8E"/>
    <w:rsid w:val="00D96D75"/>
    <w:rsid w:val="00DA100C"/>
    <w:rsid w:val="00DA1737"/>
    <w:rsid w:val="00DA4367"/>
    <w:rsid w:val="00DA451E"/>
    <w:rsid w:val="00DA5DEF"/>
    <w:rsid w:val="00DA67DB"/>
    <w:rsid w:val="00DA7376"/>
    <w:rsid w:val="00DB5BB0"/>
    <w:rsid w:val="00DB660B"/>
    <w:rsid w:val="00DB7719"/>
    <w:rsid w:val="00DC0430"/>
    <w:rsid w:val="00DC10A7"/>
    <w:rsid w:val="00DC5616"/>
    <w:rsid w:val="00DC7057"/>
    <w:rsid w:val="00DD1D0F"/>
    <w:rsid w:val="00DD22F4"/>
    <w:rsid w:val="00DD40F8"/>
    <w:rsid w:val="00DD459D"/>
    <w:rsid w:val="00DD4B23"/>
    <w:rsid w:val="00DD4C1B"/>
    <w:rsid w:val="00DD4F8E"/>
    <w:rsid w:val="00DD5361"/>
    <w:rsid w:val="00DE27FC"/>
    <w:rsid w:val="00DE2AED"/>
    <w:rsid w:val="00DE2B5B"/>
    <w:rsid w:val="00DE325D"/>
    <w:rsid w:val="00DE352A"/>
    <w:rsid w:val="00DE3B24"/>
    <w:rsid w:val="00DE4429"/>
    <w:rsid w:val="00DE46E4"/>
    <w:rsid w:val="00DE5111"/>
    <w:rsid w:val="00DE74B9"/>
    <w:rsid w:val="00DF00E8"/>
    <w:rsid w:val="00DF069F"/>
    <w:rsid w:val="00DF0BB9"/>
    <w:rsid w:val="00DF17ED"/>
    <w:rsid w:val="00DF1D63"/>
    <w:rsid w:val="00DF3150"/>
    <w:rsid w:val="00DF41A5"/>
    <w:rsid w:val="00DF59BF"/>
    <w:rsid w:val="00DF613C"/>
    <w:rsid w:val="00DF61BA"/>
    <w:rsid w:val="00DF6F46"/>
    <w:rsid w:val="00DF73A3"/>
    <w:rsid w:val="00DF7AF0"/>
    <w:rsid w:val="00E03399"/>
    <w:rsid w:val="00E059CB"/>
    <w:rsid w:val="00E07EAC"/>
    <w:rsid w:val="00E101B0"/>
    <w:rsid w:val="00E10962"/>
    <w:rsid w:val="00E10BD0"/>
    <w:rsid w:val="00E13828"/>
    <w:rsid w:val="00E14D87"/>
    <w:rsid w:val="00E153E1"/>
    <w:rsid w:val="00E171A5"/>
    <w:rsid w:val="00E175F2"/>
    <w:rsid w:val="00E2159F"/>
    <w:rsid w:val="00E21B18"/>
    <w:rsid w:val="00E23EB5"/>
    <w:rsid w:val="00E25B9D"/>
    <w:rsid w:val="00E26DA0"/>
    <w:rsid w:val="00E2736A"/>
    <w:rsid w:val="00E2762A"/>
    <w:rsid w:val="00E310B5"/>
    <w:rsid w:val="00E3146D"/>
    <w:rsid w:val="00E34D85"/>
    <w:rsid w:val="00E34EE5"/>
    <w:rsid w:val="00E36BCC"/>
    <w:rsid w:val="00E36E59"/>
    <w:rsid w:val="00E404E0"/>
    <w:rsid w:val="00E41896"/>
    <w:rsid w:val="00E42720"/>
    <w:rsid w:val="00E428EB"/>
    <w:rsid w:val="00E442D4"/>
    <w:rsid w:val="00E44F76"/>
    <w:rsid w:val="00E45146"/>
    <w:rsid w:val="00E4746A"/>
    <w:rsid w:val="00E479F5"/>
    <w:rsid w:val="00E47D00"/>
    <w:rsid w:val="00E50135"/>
    <w:rsid w:val="00E504AE"/>
    <w:rsid w:val="00E51144"/>
    <w:rsid w:val="00E5245F"/>
    <w:rsid w:val="00E53FCF"/>
    <w:rsid w:val="00E612E4"/>
    <w:rsid w:val="00E61828"/>
    <w:rsid w:val="00E634CE"/>
    <w:rsid w:val="00E635F8"/>
    <w:rsid w:val="00E63B60"/>
    <w:rsid w:val="00E6549E"/>
    <w:rsid w:val="00E677BB"/>
    <w:rsid w:val="00E73DE1"/>
    <w:rsid w:val="00E73EDE"/>
    <w:rsid w:val="00E7430B"/>
    <w:rsid w:val="00E74ABC"/>
    <w:rsid w:val="00E74EF2"/>
    <w:rsid w:val="00E76B82"/>
    <w:rsid w:val="00E771C4"/>
    <w:rsid w:val="00E77C80"/>
    <w:rsid w:val="00E802D1"/>
    <w:rsid w:val="00E8067A"/>
    <w:rsid w:val="00E809EB"/>
    <w:rsid w:val="00E810FC"/>
    <w:rsid w:val="00E8541C"/>
    <w:rsid w:val="00E86971"/>
    <w:rsid w:val="00E87864"/>
    <w:rsid w:val="00E87C3D"/>
    <w:rsid w:val="00E87DEA"/>
    <w:rsid w:val="00E911B8"/>
    <w:rsid w:val="00E924AC"/>
    <w:rsid w:val="00E937C0"/>
    <w:rsid w:val="00E940BC"/>
    <w:rsid w:val="00E951CF"/>
    <w:rsid w:val="00E95A09"/>
    <w:rsid w:val="00E96619"/>
    <w:rsid w:val="00E96966"/>
    <w:rsid w:val="00E9696F"/>
    <w:rsid w:val="00E97075"/>
    <w:rsid w:val="00EA070A"/>
    <w:rsid w:val="00EA0E6C"/>
    <w:rsid w:val="00EA0FF3"/>
    <w:rsid w:val="00EA29C4"/>
    <w:rsid w:val="00EA3333"/>
    <w:rsid w:val="00EA5D2E"/>
    <w:rsid w:val="00EA61D5"/>
    <w:rsid w:val="00EA75C8"/>
    <w:rsid w:val="00EA788A"/>
    <w:rsid w:val="00EB1B11"/>
    <w:rsid w:val="00EB517E"/>
    <w:rsid w:val="00EB5360"/>
    <w:rsid w:val="00EB58E7"/>
    <w:rsid w:val="00EB5DAA"/>
    <w:rsid w:val="00EB6B25"/>
    <w:rsid w:val="00EB6B5F"/>
    <w:rsid w:val="00EB76D4"/>
    <w:rsid w:val="00EC0991"/>
    <w:rsid w:val="00EC2695"/>
    <w:rsid w:val="00EC2F06"/>
    <w:rsid w:val="00EC3C53"/>
    <w:rsid w:val="00EC56C9"/>
    <w:rsid w:val="00EC5B38"/>
    <w:rsid w:val="00EC6CEC"/>
    <w:rsid w:val="00EC6EE1"/>
    <w:rsid w:val="00EC74EC"/>
    <w:rsid w:val="00ED0028"/>
    <w:rsid w:val="00ED0096"/>
    <w:rsid w:val="00ED16D2"/>
    <w:rsid w:val="00ED1EA5"/>
    <w:rsid w:val="00ED6979"/>
    <w:rsid w:val="00ED6E4F"/>
    <w:rsid w:val="00EE02A8"/>
    <w:rsid w:val="00EE14CF"/>
    <w:rsid w:val="00EE2586"/>
    <w:rsid w:val="00EE32F4"/>
    <w:rsid w:val="00EE3355"/>
    <w:rsid w:val="00EE4566"/>
    <w:rsid w:val="00EE4CAF"/>
    <w:rsid w:val="00EE5FB7"/>
    <w:rsid w:val="00EE6540"/>
    <w:rsid w:val="00EE7A2C"/>
    <w:rsid w:val="00EF272E"/>
    <w:rsid w:val="00EF3849"/>
    <w:rsid w:val="00EF3BE0"/>
    <w:rsid w:val="00EF490C"/>
    <w:rsid w:val="00EF4CF1"/>
    <w:rsid w:val="00EF4F13"/>
    <w:rsid w:val="00EF4FD2"/>
    <w:rsid w:val="00EF6497"/>
    <w:rsid w:val="00EF6B12"/>
    <w:rsid w:val="00F01BF4"/>
    <w:rsid w:val="00F03A46"/>
    <w:rsid w:val="00F05328"/>
    <w:rsid w:val="00F07977"/>
    <w:rsid w:val="00F112F1"/>
    <w:rsid w:val="00F1222B"/>
    <w:rsid w:val="00F12FA2"/>
    <w:rsid w:val="00F152D6"/>
    <w:rsid w:val="00F15D53"/>
    <w:rsid w:val="00F16DDB"/>
    <w:rsid w:val="00F172C8"/>
    <w:rsid w:val="00F22828"/>
    <w:rsid w:val="00F24C93"/>
    <w:rsid w:val="00F26E77"/>
    <w:rsid w:val="00F27A0C"/>
    <w:rsid w:val="00F27B48"/>
    <w:rsid w:val="00F302F1"/>
    <w:rsid w:val="00F30DD0"/>
    <w:rsid w:val="00F314EB"/>
    <w:rsid w:val="00F319F0"/>
    <w:rsid w:val="00F3210D"/>
    <w:rsid w:val="00F3285A"/>
    <w:rsid w:val="00F33741"/>
    <w:rsid w:val="00F33802"/>
    <w:rsid w:val="00F338A8"/>
    <w:rsid w:val="00F348D3"/>
    <w:rsid w:val="00F34F75"/>
    <w:rsid w:val="00F3573A"/>
    <w:rsid w:val="00F36847"/>
    <w:rsid w:val="00F368C3"/>
    <w:rsid w:val="00F37674"/>
    <w:rsid w:val="00F425AF"/>
    <w:rsid w:val="00F43213"/>
    <w:rsid w:val="00F438D9"/>
    <w:rsid w:val="00F463F8"/>
    <w:rsid w:val="00F47A59"/>
    <w:rsid w:val="00F50C45"/>
    <w:rsid w:val="00F50F04"/>
    <w:rsid w:val="00F510E9"/>
    <w:rsid w:val="00F51200"/>
    <w:rsid w:val="00F528CE"/>
    <w:rsid w:val="00F53327"/>
    <w:rsid w:val="00F53721"/>
    <w:rsid w:val="00F55F3F"/>
    <w:rsid w:val="00F56298"/>
    <w:rsid w:val="00F570B2"/>
    <w:rsid w:val="00F576E9"/>
    <w:rsid w:val="00F57DB1"/>
    <w:rsid w:val="00F61F81"/>
    <w:rsid w:val="00F650EB"/>
    <w:rsid w:val="00F6576F"/>
    <w:rsid w:val="00F664FB"/>
    <w:rsid w:val="00F66BB2"/>
    <w:rsid w:val="00F66C06"/>
    <w:rsid w:val="00F6737B"/>
    <w:rsid w:val="00F7009D"/>
    <w:rsid w:val="00F7131A"/>
    <w:rsid w:val="00F74202"/>
    <w:rsid w:val="00F74351"/>
    <w:rsid w:val="00F75AEA"/>
    <w:rsid w:val="00F75C79"/>
    <w:rsid w:val="00F760B7"/>
    <w:rsid w:val="00F76F98"/>
    <w:rsid w:val="00F77CD7"/>
    <w:rsid w:val="00F80F01"/>
    <w:rsid w:val="00F866F0"/>
    <w:rsid w:val="00F86F3C"/>
    <w:rsid w:val="00F87D32"/>
    <w:rsid w:val="00F90663"/>
    <w:rsid w:val="00F90712"/>
    <w:rsid w:val="00F917F9"/>
    <w:rsid w:val="00F94207"/>
    <w:rsid w:val="00F94C72"/>
    <w:rsid w:val="00F9736E"/>
    <w:rsid w:val="00FA05D3"/>
    <w:rsid w:val="00FA06A0"/>
    <w:rsid w:val="00FA309E"/>
    <w:rsid w:val="00FA4EA5"/>
    <w:rsid w:val="00FA5513"/>
    <w:rsid w:val="00FA5CCE"/>
    <w:rsid w:val="00FA6EF4"/>
    <w:rsid w:val="00FA747F"/>
    <w:rsid w:val="00FB1885"/>
    <w:rsid w:val="00FB2282"/>
    <w:rsid w:val="00FB43D1"/>
    <w:rsid w:val="00FB6975"/>
    <w:rsid w:val="00FB6E64"/>
    <w:rsid w:val="00FB7D25"/>
    <w:rsid w:val="00FB7D80"/>
    <w:rsid w:val="00FC1AFE"/>
    <w:rsid w:val="00FC4CCA"/>
    <w:rsid w:val="00FC5E70"/>
    <w:rsid w:val="00FD0855"/>
    <w:rsid w:val="00FD125F"/>
    <w:rsid w:val="00FD1DC7"/>
    <w:rsid w:val="00FD2609"/>
    <w:rsid w:val="00FD2625"/>
    <w:rsid w:val="00FD28C1"/>
    <w:rsid w:val="00FD30B4"/>
    <w:rsid w:val="00FD33F9"/>
    <w:rsid w:val="00FD3BF6"/>
    <w:rsid w:val="00FD421B"/>
    <w:rsid w:val="00FD4B5F"/>
    <w:rsid w:val="00FD63EF"/>
    <w:rsid w:val="00FD6D8B"/>
    <w:rsid w:val="00FD6E87"/>
    <w:rsid w:val="00FD759A"/>
    <w:rsid w:val="00FD785B"/>
    <w:rsid w:val="00FE02BF"/>
    <w:rsid w:val="00FE037C"/>
    <w:rsid w:val="00FE09D0"/>
    <w:rsid w:val="00FE0A70"/>
    <w:rsid w:val="00FE163C"/>
    <w:rsid w:val="00FE186A"/>
    <w:rsid w:val="00FE196E"/>
    <w:rsid w:val="00FE2475"/>
    <w:rsid w:val="00FE25C6"/>
    <w:rsid w:val="00FE386A"/>
    <w:rsid w:val="00FE4162"/>
    <w:rsid w:val="00FE4306"/>
    <w:rsid w:val="00FE5F69"/>
    <w:rsid w:val="00FE7507"/>
    <w:rsid w:val="00FE791A"/>
    <w:rsid w:val="00FE7DB8"/>
    <w:rsid w:val="00FE7E44"/>
    <w:rsid w:val="00FE7F56"/>
    <w:rsid w:val="00FF14EA"/>
    <w:rsid w:val="00FF1F16"/>
    <w:rsid w:val="00FF2749"/>
    <w:rsid w:val="00FF281D"/>
    <w:rsid w:val="00FF283F"/>
    <w:rsid w:val="00FF4F99"/>
    <w:rsid w:val="00FF786E"/>
    <w:rsid w:val="00FF7DE0"/>
  </w:rsids>
  <m:mathPr>
    <m:mathFont m:val="Cambria Math"/>
    <m:brkBin m:val="before"/>
    <m:brkBinSub m:val="--"/>
    <m:smallFrac m:val="0"/>
    <m:dispDef/>
    <m:lMargin m:val="0"/>
    <m:rMargin m:val="0"/>
    <m:defJc m:val="centerGroup"/>
    <m:wrapIndent m:val="1440"/>
    <m:intLim m:val="subSup"/>
    <m:naryLim m:val="undOvr"/>
  </m:mathPr>
  <w:themeFontLang w:val="el-GR"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CEBE083"/>
  <w15:chartTrackingRefBased/>
  <w15:docId w15:val="{EC378FD4-A7C0-4201-B841-1CDA2AC369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lang w:val="el-GR" w:eastAsia="el-GR" w:bidi="ar-SA"/>
      </w:rPr>
    </w:rPrDefault>
    <w:pPrDefault/>
  </w:docDefaults>
  <w:latentStyles w:defLockedState="0" w:defUIPriority="0" w:defSemiHidden="0" w:defUnhideWhenUsed="0" w:defQFormat="0" w:count="376">
    <w:lsdException w:name="Normal" w:qFormat="1"/>
    <w:lsdException w:name="heading 1" w:uiPriority="9"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header" w:uiPriority="99"/>
    <w:lsdException w:name="footer" w:uiPriority="99"/>
    <w:lsdException w:name="caption" w:qFormat="1"/>
    <w:lsdException w:name="table of figures" w:uiPriority="99"/>
    <w:lsdException w:name="Title" w:qFormat="1"/>
    <w:lsdException w:name="Subtitle" w:qFormat="1"/>
    <w:lsdException w:name="Hyperlink" w:uiPriority="99"/>
    <w:lsdException w:name="Strong" w:qFormat="1"/>
    <w:lsdException w:name="Emphasis" w:uiPriority="20" w:qFormat="1"/>
    <w:lsdException w:name="Normal (Web)" w:uiPriority="99"/>
    <w:lsdException w:name="HTML Preformatted" w:semiHidden="1" w:unhideWhenUsed="1"/>
    <w:lsdException w:name="HTML Variable" w:semiHidden="1" w:unhideWhenUsed="1"/>
    <w:lsdException w:name="Normal Table"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0A462B"/>
    <w:rPr>
      <w:rFonts w:ascii="Times New Roman" w:hAnsi="Times New Roman"/>
      <w:sz w:val="24"/>
      <w:szCs w:val="24"/>
    </w:rPr>
  </w:style>
  <w:style w:type="paragraph" w:styleId="10">
    <w:name w:val="heading 1"/>
    <w:basedOn w:val="a"/>
    <w:next w:val="a"/>
    <w:link w:val="1Char"/>
    <w:uiPriority w:val="9"/>
    <w:qFormat/>
    <w:rsid w:val="002E2B4F"/>
    <w:pPr>
      <w:keepNext/>
      <w:spacing w:before="240" w:after="60"/>
      <w:outlineLvl w:val="0"/>
    </w:pPr>
    <w:rPr>
      <w:rFonts w:ascii="Arial" w:hAnsi="Arial"/>
      <w:b/>
      <w:bCs/>
      <w:kern w:val="32"/>
      <w:sz w:val="32"/>
      <w:szCs w:val="32"/>
    </w:rPr>
  </w:style>
  <w:style w:type="paragraph" w:styleId="20">
    <w:name w:val="heading 2"/>
    <w:basedOn w:val="a"/>
    <w:next w:val="a"/>
    <w:link w:val="2Char"/>
    <w:qFormat/>
    <w:rsid w:val="002E2B4F"/>
    <w:pPr>
      <w:keepNext/>
      <w:numPr>
        <w:ilvl w:val="1"/>
        <w:numId w:val="3"/>
      </w:numPr>
      <w:spacing w:before="240" w:after="60"/>
      <w:ind w:left="860"/>
      <w:outlineLvl w:val="1"/>
    </w:pPr>
    <w:rPr>
      <w:rFonts w:ascii="Arial" w:hAnsi="Arial"/>
      <w:b/>
      <w:bCs/>
      <w:i/>
      <w:iCs/>
      <w:sz w:val="28"/>
      <w:szCs w:val="28"/>
      <w:lang w:val="x-none" w:eastAsia="x-none"/>
    </w:rPr>
  </w:style>
  <w:style w:type="paragraph" w:styleId="30">
    <w:name w:val="heading 3"/>
    <w:aliases w:val=" Char"/>
    <w:basedOn w:val="a"/>
    <w:next w:val="a"/>
    <w:link w:val="3Char"/>
    <w:qFormat/>
    <w:rsid w:val="002E2B4F"/>
    <w:pPr>
      <w:keepNext/>
      <w:numPr>
        <w:ilvl w:val="2"/>
        <w:numId w:val="3"/>
      </w:numPr>
      <w:spacing w:before="240" w:after="60"/>
      <w:outlineLvl w:val="2"/>
    </w:pPr>
    <w:rPr>
      <w:rFonts w:ascii="Arial" w:hAnsi="Arial"/>
      <w:b/>
      <w:bCs/>
      <w:sz w:val="26"/>
      <w:szCs w:val="26"/>
      <w:lang w:val="x-none" w:eastAsia="x-none"/>
    </w:rPr>
  </w:style>
  <w:style w:type="paragraph" w:styleId="4">
    <w:name w:val="heading 4"/>
    <w:basedOn w:val="a"/>
    <w:next w:val="a"/>
    <w:qFormat/>
    <w:rsid w:val="00EA0FF3"/>
    <w:pPr>
      <w:keepNext/>
      <w:numPr>
        <w:ilvl w:val="3"/>
        <w:numId w:val="3"/>
      </w:numPr>
      <w:spacing w:before="240" w:after="60"/>
      <w:outlineLvl w:val="3"/>
    </w:pPr>
    <w:rPr>
      <w:b/>
      <w:bCs/>
      <w:sz w:val="28"/>
      <w:szCs w:val="28"/>
      <w:lang w:val="en-US" w:eastAsia="en-US"/>
    </w:rPr>
  </w:style>
  <w:style w:type="paragraph" w:styleId="5">
    <w:name w:val="heading 5"/>
    <w:basedOn w:val="a"/>
    <w:next w:val="a"/>
    <w:qFormat/>
    <w:rsid w:val="00EA0FF3"/>
    <w:pPr>
      <w:numPr>
        <w:ilvl w:val="4"/>
        <w:numId w:val="3"/>
      </w:numPr>
      <w:spacing w:before="240" w:after="60"/>
      <w:outlineLvl w:val="4"/>
    </w:pPr>
    <w:rPr>
      <w:b/>
      <w:bCs/>
      <w:i/>
      <w:iCs/>
      <w:sz w:val="26"/>
      <w:szCs w:val="26"/>
      <w:lang w:val="en-US" w:eastAsia="en-US"/>
    </w:rPr>
  </w:style>
  <w:style w:type="paragraph" w:styleId="6">
    <w:name w:val="heading 6"/>
    <w:basedOn w:val="a"/>
    <w:next w:val="a"/>
    <w:qFormat/>
    <w:rsid w:val="00EA0FF3"/>
    <w:pPr>
      <w:numPr>
        <w:ilvl w:val="5"/>
        <w:numId w:val="3"/>
      </w:numPr>
      <w:spacing w:before="240" w:after="60"/>
      <w:outlineLvl w:val="5"/>
    </w:pPr>
    <w:rPr>
      <w:b/>
      <w:bCs/>
      <w:sz w:val="22"/>
      <w:szCs w:val="22"/>
      <w:lang w:val="en-US" w:eastAsia="en-US"/>
    </w:rPr>
  </w:style>
  <w:style w:type="paragraph" w:styleId="7">
    <w:name w:val="heading 7"/>
    <w:basedOn w:val="a"/>
    <w:next w:val="a"/>
    <w:qFormat/>
    <w:rsid w:val="00EA0FF3"/>
    <w:pPr>
      <w:numPr>
        <w:ilvl w:val="6"/>
        <w:numId w:val="3"/>
      </w:numPr>
      <w:spacing w:before="240" w:after="60"/>
      <w:outlineLvl w:val="6"/>
    </w:pPr>
    <w:rPr>
      <w:lang w:val="en-US" w:eastAsia="en-US"/>
    </w:rPr>
  </w:style>
  <w:style w:type="paragraph" w:styleId="8">
    <w:name w:val="heading 8"/>
    <w:basedOn w:val="a"/>
    <w:next w:val="a"/>
    <w:qFormat/>
    <w:rsid w:val="00EA0FF3"/>
    <w:pPr>
      <w:numPr>
        <w:ilvl w:val="7"/>
        <w:numId w:val="3"/>
      </w:numPr>
      <w:spacing w:before="240" w:after="60"/>
      <w:outlineLvl w:val="7"/>
    </w:pPr>
    <w:rPr>
      <w:i/>
      <w:iCs/>
      <w:lang w:val="en-US" w:eastAsia="en-US"/>
    </w:rPr>
  </w:style>
  <w:style w:type="paragraph" w:styleId="9">
    <w:name w:val="heading 9"/>
    <w:basedOn w:val="a"/>
    <w:next w:val="a"/>
    <w:qFormat/>
    <w:rsid w:val="00EA0FF3"/>
    <w:pPr>
      <w:numPr>
        <w:ilvl w:val="8"/>
        <w:numId w:val="3"/>
      </w:numPr>
      <w:spacing w:before="240" w:after="60"/>
      <w:outlineLvl w:val="8"/>
    </w:pPr>
    <w:rPr>
      <w:rFonts w:ascii="Arial" w:hAnsi="Arial" w:cs="Arial"/>
      <w:sz w:val="22"/>
      <w:szCs w:val="22"/>
      <w:lang w:val="en-US" w:eastAsia="en-US"/>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pbody">
    <w:name w:val="pbody"/>
    <w:basedOn w:val="a"/>
    <w:rsid w:val="002E2B4F"/>
    <w:pPr>
      <w:spacing w:before="100" w:beforeAutospacing="1" w:after="100" w:afterAutospacing="1"/>
    </w:pPr>
  </w:style>
  <w:style w:type="paragraph" w:styleId="a3">
    <w:name w:val="caption"/>
    <w:basedOn w:val="a"/>
    <w:next w:val="a"/>
    <w:qFormat/>
    <w:rsid w:val="002E2B4F"/>
    <w:rPr>
      <w:b/>
      <w:bCs/>
      <w:sz w:val="20"/>
      <w:szCs w:val="20"/>
    </w:rPr>
  </w:style>
  <w:style w:type="character" w:styleId="-">
    <w:name w:val="Hyperlink"/>
    <w:uiPriority w:val="99"/>
    <w:rsid w:val="002E2B4F"/>
    <w:rPr>
      <w:color w:val="0000FF"/>
      <w:u w:val="single"/>
    </w:rPr>
  </w:style>
  <w:style w:type="character" w:styleId="-0">
    <w:name w:val="FollowedHyperlink"/>
    <w:rsid w:val="002E2B4F"/>
    <w:rPr>
      <w:color w:val="800080"/>
      <w:u w:val="single"/>
    </w:rPr>
  </w:style>
  <w:style w:type="paragraph" w:styleId="a4">
    <w:name w:val="Document Map"/>
    <w:basedOn w:val="a"/>
    <w:semiHidden/>
    <w:rsid w:val="002E2B4F"/>
    <w:pPr>
      <w:shd w:val="clear" w:color="auto" w:fill="000080"/>
    </w:pPr>
    <w:rPr>
      <w:rFonts w:ascii="Tahoma" w:hAnsi="Tahoma" w:cs="Tahoma"/>
      <w:sz w:val="20"/>
      <w:szCs w:val="20"/>
    </w:rPr>
  </w:style>
  <w:style w:type="paragraph" w:styleId="a5">
    <w:name w:val="footer"/>
    <w:basedOn w:val="a"/>
    <w:link w:val="Char"/>
    <w:uiPriority w:val="99"/>
    <w:rsid w:val="002E2B4F"/>
    <w:pPr>
      <w:tabs>
        <w:tab w:val="center" w:pos="4153"/>
        <w:tab w:val="right" w:pos="8306"/>
      </w:tabs>
    </w:pPr>
    <w:rPr>
      <w:lang w:val="x-none" w:eastAsia="x-none"/>
    </w:rPr>
  </w:style>
  <w:style w:type="character" w:styleId="a6">
    <w:name w:val="page number"/>
    <w:basedOn w:val="a0"/>
    <w:rsid w:val="002E2B4F"/>
  </w:style>
  <w:style w:type="paragraph" w:styleId="a7">
    <w:name w:val="header"/>
    <w:aliases w:val="hd"/>
    <w:basedOn w:val="a"/>
    <w:link w:val="Char0"/>
    <w:uiPriority w:val="99"/>
    <w:rsid w:val="002E2B4F"/>
    <w:pPr>
      <w:tabs>
        <w:tab w:val="center" w:pos="4153"/>
        <w:tab w:val="right" w:pos="8306"/>
      </w:tabs>
    </w:pPr>
  </w:style>
  <w:style w:type="paragraph" w:styleId="a8">
    <w:name w:val="Balloon Text"/>
    <w:basedOn w:val="a"/>
    <w:semiHidden/>
    <w:rsid w:val="002E2B4F"/>
    <w:rPr>
      <w:rFonts w:ascii="Tahoma" w:hAnsi="Tahoma" w:cs="Tahoma"/>
      <w:sz w:val="16"/>
      <w:szCs w:val="16"/>
    </w:rPr>
  </w:style>
  <w:style w:type="table" w:styleId="a9">
    <w:name w:val="Table Grid"/>
    <w:basedOn w:val="a1"/>
    <w:rsid w:val="002E2B4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11">
    <w:name w:val="toc 1"/>
    <w:basedOn w:val="a"/>
    <w:next w:val="a"/>
    <w:autoRedefine/>
    <w:uiPriority w:val="39"/>
    <w:rsid w:val="00DD40F8"/>
    <w:pPr>
      <w:tabs>
        <w:tab w:val="right" w:leader="dot" w:pos="8732"/>
      </w:tabs>
      <w:spacing w:line="360" w:lineRule="auto"/>
      <w:jc w:val="both"/>
    </w:pPr>
  </w:style>
  <w:style w:type="paragraph" w:styleId="22">
    <w:name w:val="toc 2"/>
    <w:basedOn w:val="a"/>
    <w:next w:val="a"/>
    <w:autoRedefine/>
    <w:uiPriority w:val="39"/>
    <w:rsid w:val="00B7542A"/>
    <w:pPr>
      <w:tabs>
        <w:tab w:val="left" w:pos="270"/>
        <w:tab w:val="right" w:leader="dot" w:pos="8732"/>
      </w:tabs>
      <w:ind w:left="270"/>
    </w:pPr>
  </w:style>
  <w:style w:type="paragraph" w:styleId="32">
    <w:name w:val="toc 3"/>
    <w:basedOn w:val="a"/>
    <w:next w:val="a"/>
    <w:autoRedefine/>
    <w:uiPriority w:val="39"/>
    <w:rsid w:val="00B7542A"/>
    <w:pPr>
      <w:tabs>
        <w:tab w:val="left" w:pos="360"/>
        <w:tab w:val="left" w:pos="540"/>
        <w:tab w:val="right" w:leader="dot" w:pos="8732"/>
      </w:tabs>
      <w:ind w:left="270"/>
    </w:pPr>
  </w:style>
  <w:style w:type="paragraph" w:styleId="aa">
    <w:name w:val="List"/>
    <w:basedOn w:val="a"/>
    <w:rsid w:val="002E2B4F"/>
    <w:pPr>
      <w:ind w:left="283" w:hanging="283"/>
    </w:pPr>
  </w:style>
  <w:style w:type="paragraph" w:styleId="23">
    <w:name w:val="List 2"/>
    <w:basedOn w:val="a"/>
    <w:rsid w:val="002E2B4F"/>
    <w:pPr>
      <w:ind w:left="566" w:hanging="283"/>
    </w:pPr>
  </w:style>
  <w:style w:type="paragraph" w:styleId="33">
    <w:name w:val="List 3"/>
    <w:basedOn w:val="a"/>
    <w:rsid w:val="002E2B4F"/>
    <w:pPr>
      <w:ind w:left="849" w:hanging="283"/>
    </w:pPr>
  </w:style>
  <w:style w:type="paragraph" w:styleId="2">
    <w:name w:val="List Bullet 2"/>
    <w:basedOn w:val="a"/>
    <w:rsid w:val="002E2B4F"/>
    <w:pPr>
      <w:numPr>
        <w:numId w:val="1"/>
      </w:numPr>
    </w:pPr>
  </w:style>
  <w:style w:type="paragraph" w:styleId="3">
    <w:name w:val="List Bullet 3"/>
    <w:basedOn w:val="a"/>
    <w:rsid w:val="002E2B4F"/>
    <w:pPr>
      <w:numPr>
        <w:numId w:val="2"/>
      </w:numPr>
    </w:pPr>
  </w:style>
  <w:style w:type="paragraph" w:styleId="ab">
    <w:name w:val="Body Text"/>
    <w:basedOn w:val="a"/>
    <w:rsid w:val="002E2B4F"/>
    <w:pPr>
      <w:spacing w:after="120"/>
    </w:pPr>
  </w:style>
  <w:style w:type="paragraph" w:styleId="ac">
    <w:name w:val="Body Text Indent"/>
    <w:basedOn w:val="a"/>
    <w:rsid w:val="002E2B4F"/>
    <w:pPr>
      <w:spacing w:after="120"/>
      <w:ind w:left="283"/>
    </w:pPr>
  </w:style>
  <w:style w:type="paragraph" w:styleId="ad">
    <w:name w:val="Body Text First Indent"/>
    <w:basedOn w:val="ab"/>
    <w:rsid w:val="002E2B4F"/>
    <w:pPr>
      <w:ind w:firstLine="210"/>
    </w:pPr>
  </w:style>
  <w:style w:type="paragraph" w:styleId="24">
    <w:name w:val="Body Text First Indent 2"/>
    <w:basedOn w:val="ac"/>
    <w:rsid w:val="002E2B4F"/>
    <w:pPr>
      <w:ind w:firstLine="210"/>
    </w:pPr>
  </w:style>
  <w:style w:type="paragraph" w:styleId="Web">
    <w:name w:val="Normal (Web)"/>
    <w:basedOn w:val="a"/>
    <w:uiPriority w:val="99"/>
    <w:rsid w:val="00F3573A"/>
    <w:pPr>
      <w:spacing w:before="100" w:beforeAutospacing="1" w:after="100" w:afterAutospacing="1"/>
    </w:pPr>
    <w:rPr>
      <w:lang w:val="en-US" w:eastAsia="en-US"/>
    </w:rPr>
  </w:style>
  <w:style w:type="character" w:customStyle="1" w:styleId="Date1">
    <w:name w:val="Date1"/>
    <w:basedOn w:val="a0"/>
    <w:rsid w:val="00F3573A"/>
  </w:style>
  <w:style w:type="paragraph" w:styleId="-HTML">
    <w:name w:val="HTML Preformatted"/>
    <w:basedOn w:val="a"/>
    <w:rsid w:val="005C39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val="en-US" w:eastAsia="en-US"/>
    </w:rPr>
  </w:style>
  <w:style w:type="paragraph" w:styleId="ae">
    <w:name w:val="List Paragraph"/>
    <w:basedOn w:val="a"/>
    <w:link w:val="Char1"/>
    <w:qFormat/>
    <w:rsid w:val="00EC2F06"/>
    <w:pPr>
      <w:spacing w:after="200" w:line="276" w:lineRule="auto"/>
      <w:ind w:left="720"/>
      <w:contextualSpacing/>
    </w:pPr>
    <w:rPr>
      <w:rFonts w:eastAsia="Calibri"/>
      <w:sz w:val="22"/>
      <w:szCs w:val="22"/>
      <w:lang w:eastAsia="en-US"/>
    </w:rPr>
  </w:style>
  <w:style w:type="character" w:customStyle="1" w:styleId="3Char">
    <w:name w:val="Επικεφαλίδα 3 Char"/>
    <w:aliases w:val=" Char Char"/>
    <w:link w:val="30"/>
    <w:rsid w:val="00EC2F06"/>
    <w:rPr>
      <w:rFonts w:ascii="Arial" w:hAnsi="Arial"/>
      <w:b/>
      <w:bCs/>
      <w:sz w:val="26"/>
      <w:szCs w:val="26"/>
      <w:lang w:val="x-none" w:eastAsia="x-none"/>
    </w:rPr>
  </w:style>
  <w:style w:type="character" w:customStyle="1" w:styleId="2Char">
    <w:name w:val="Επικεφαλίδα 2 Char"/>
    <w:link w:val="20"/>
    <w:rsid w:val="00EC2F06"/>
    <w:rPr>
      <w:rFonts w:ascii="Arial" w:hAnsi="Arial"/>
      <w:b/>
      <w:bCs/>
      <w:i/>
      <w:iCs/>
      <w:sz w:val="28"/>
      <w:szCs w:val="28"/>
      <w:lang w:val="x-none" w:eastAsia="x-none"/>
    </w:rPr>
  </w:style>
  <w:style w:type="paragraph" w:styleId="af">
    <w:name w:val="No Spacing"/>
    <w:qFormat/>
    <w:rsid w:val="00EC2F06"/>
    <w:rPr>
      <w:rFonts w:eastAsia="Calibri"/>
      <w:sz w:val="22"/>
      <w:szCs w:val="22"/>
      <w:lang w:eastAsia="en-US"/>
    </w:rPr>
  </w:style>
  <w:style w:type="character" w:styleId="af0">
    <w:name w:val="annotation reference"/>
    <w:rsid w:val="00C1390F"/>
    <w:rPr>
      <w:sz w:val="16"/>
      <w:szCs w:val="16"/>
    </w:rPr>
  </w:style>
  <w:style w:type="paragraph" w:styleId="af1">
    <w:name w:val="annotation text"/>
    <w:basedOn w:val="a"/>
    <w:link w:val="Char2"/>
    <w:rsid w:val="00C1390F"/>
    <w:rPr>
      <w:sz w:val="20"/>
      <w:szCs w:val="20"/>
    </w:rPr>
  </w:style>
  <w:style w:type="character" w:customStyle="1" w:styleId="Char2">
    <w:name w:val="Κείμενο σχολίου Char"/>
    <w:basedOn w:val="a0"/>
    <w:link w:val="af1"/>
    <w:rsid w:val="00C1390F"/>
  </w:style>
  <w:style w:type="paragraph" w:styleId="af2">
    <w:name w:val="annotation subject"/>
    <w:basedOn w:val="af1"/>
    <w:next w:val="af1"/>
    <w:link w:val="Char3"/>
    <w:rsid w:val="00C1390F"/>
    <w:rPr>
      <w:b/>
      <w:bCs/>
      <w:lang w:val="x-none" w:eastAsia="x-none"/>
    </w:rPr>
  </w:style>
  <w:style w:type="character" w:customStyle="1" w:styleId="Char3">
    <w:name w:val="Θέμα σχολίου Char"/>
    <w:link w:val="af2"/>
    <w:rsid w:val="00C1390F"/>
    <w:rPr>
      <w:b/>
      <w:bCs/>
    </w:rPr>
  </w:style>
  <w:style w:type="paragraph" w:styleId="af3">
    <w:name w:val="endnote text"/>
    <w:basedOn w:val="a"/>
    <w:link w:val="Char4"/>
    <w:rsid w:val="00154209"/>
    <w:rPr>
      <w:sz w:val="20"/>
      <w:szCs w:val="20"/>
    </w:rPr>
  </w:style>
  <w:style w:type="character" w:customStyle="1" w:styleId="Char4">
    <w:name w:val="Κείμενο σημείωσης τέλους Char"/>
    <w:basedOn w:val="a0"/>
    <w:link w:val="af3"/>
    <w:rsid w:val="00154209"/>
  </w:style>
  <w:style w:type="character" w:styleId="af4">
    <w:name w:val="endnote reference"/>
    <w:rsid w:val="00154209"/>
    <w:rPr>
      <w:vertAlign w:val="superscript"/>
    </w:rPr>
  </w:style>
  <w:style w:type="character" w:customStyle="1" w:styleId="Char">
    <w:name w:val="Υποσέλιδο Char"/>
    <w:link w:val="a5"/>
    <w:uiPriority w:val="99"/>
    <w:rsid w:val="006A7CEB"/>
    <w:rPr>
      <w:sz w:val="24"/>
      <w:szCs w:val="24"/>
    </w:rPr>
  </w:style>
  <w:style w:type="paragraph" w:styleId="af5">
    <w:name w:val="Title"/>
    <w:basedOn w:val="a"/>
    <w:link w:val="Char5"/>
    <w:qFormat/>
    <w:rsid w:val="005E3CEB"/>
    <w:pPr>
      <w:jc w:val="center"/>
    </w:pPr>
    <w:rPr>
      <w:b/>
      <w:bCs/>
      <w:sz w:val="32"/>
      <w:lang w:val="x-none" w:eastAsia="en-US"/>
    </w:rPr>
  </w:style>
  <w:style w:type="character" w:customStyle="1" w:styleId="Char5">
    <w:name w:val="Τίτλος Char"/>
    <w:link w:val="af5"/>
    <w:rsid w:val="005E3CEB"/>
    <w:rPr>
      <w:b/>
      <w:bCs/>
      <w:sz w:val="32"/>
      <w:szCs w:val="24"/>
      <w:lang w:eastAsia="en-US"/>
    </w:rPr>
  </w:style>
  <w:style w:type="character" w:customStyle="1" w:styleId="1Char">
    <w:name w:val="Επικεφαλίδα 1 Char"/>
    <w:link w:val="10"/>
    <w:uiPriority w:val="9"/>
    <w:rsid w:val="008C53BB"/>
    <w:rPr>
      <w:rFonts w:ascii="Arial" w:hAnsi="Arial"/>
      <w:b/>
      <w:bCs/>
      <w:kern w:val="32"/>
      <w:sz w:val="32"/>
      <w:szCs w:val="32"/>
    </w:rPr>
  </w:style>
  <w:style w:type="paragraph" w:styleId="af6">
    <w:name w:val="Bibliography"/>
    <w:basedOn w:val="a"/>
    <w:next w:val="a"/>
    <w:uiPriority w:val="37"/>
    <w:unhideWhenUsed/>
    <w:rsid w:val="008C53BB"/>
  </w:style>
  <w:style w:type="paragraph" w:styleId="af7">
    <w:name w:val="Revision"/>
    <w:hidden/>
    <w:uiPriority w:val="99"/>
    <w:semiHidden/>
    <w:rsid w:val="0047547B"/>
    <w:rPr>
      <w:sz w:val="24"/>
      <w:szCs w:val="24"/>
    </w:rPr>
  </w:style>
  <w:style w:type="paragraph" w:customStyle="1" w:styleId="af8">
    <w:name w:val="Γραμμή θέματος"/>
    <w:basedOn w:val="a"/>
    <w:rsid w:val="005B40B7"/>
    <w:rPr>
      <w:sz w:val="20"/>
      <w:szCs w:val="20"/>
    </w:rPr>
  </w:style>
  <w:style w:type="character" w:customStyle="1" w:styleId="Char0">
    <w:name w:val="Κεφαλίδα Char"/>
    <w:aliases w:val="hd Char"/>
    <w:link w:val="a7"/>
    <w:uiPriority w:val="99"/>
    <w:rsid w:val="005B40B7"/>
    <w:rPr>
      <w:sz w:val="24"/>
      <w:szCs w:val="24"/>
    </w:rPr>
  </w:style>
  <w:style w:type="paragraph" w:styleId="af9">
    <w:name w:val="footnote text"/>
    <w:basedOn w:val="a"/>
    <w:link w:val="Char6"/>
    <w:rsid w:val="006A11B5"/>
    <w:rPr>
      <w:sz w:val="20"/>
      <w:szCs w:val="20"/>
    </w:rPr>
  </w:style>
  <w:style w:type="character" w:customStyle="1" w:styleId="Char6">
    <w:name w:val="Κείμενο υποσημείωσης Char"/>
    <w:basedOn w:val="a0"/>
    <w:link w:val="af9"/>
    <w:rsid w:val="006A11B5"/>
  </w:style>
  <w:style w:type="character" w:styleId="afa">
    <w:name w:val="footnote reference"/>
    <w:rsid w:val="006A11B5"/>
    <w:rPr>
      <w:vertAlign w:val="superscript"/>
    </w:rPr>
  </w:style>
  <w:style w:type="paragraph" w:styleId="afb">
    <w:name w:val="TOC Heading"/>
    <w:basedOn w:val="10"/>
    <w:next w:val="a"/>
    <w:uiPriority w:val="39"/>
    <w:unhideWhenUsed/>
    <w:qFormat/>
    <w:rsid w:val="006D4746"/>
    <w:pPr>
      <w:keepLines/>
      <w:spacing w:after="0" w:line="259" w:lineRule="auto"/>
      <w:outlineLvl w:val="9"/>
    </w:pPr>
    <w:rPr>
      <w:rFonts w:ascii="Calibri Light" w:hAnsi="Calibri Light"/>
      <w:b w:val="0"/>
      <w:bCs w:val="0"/>
      <w:color w:val="2E74B5"/>
      <w:kern w:val="0"/>
    </w:rPr>
  </w:style>
  <w:style w:type="table" w:styleId="1-1">
    <w:name w:val="Grid Table 1 Light Accent 1"/>
    <w:basedOn w:val="a1"/>
    <w:uiPriority w:val="46"/>
    <w:rsid w:val="00A17EE7"/>
    <w:tblPr>
      <w:tblStyleRowBandSize w:val="1"/>
      <w:tblStyleColBandSize w:val="1"/>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Pr>
    <w:tblStylePr w:type="firstRow">
      <w:rPr>
        <w:b/>
        <w:bCs/>
      </w:rPr>
      <w:tblPr/>
      <w:tcPr>
        <w:tcBorders>
          <w:bottom w:val="single" w:sz="12" w:space="0" w:color="9CC2E5"/>
        </w:tcBorders>
      </w:tcPr>
    </w:tblStylePr>
    <w:tblStylePr w:type="lastRow">
      <w:rPr>
        <w:b/>
        <w:bCs/>
      </w:rPr>
      <w:tblPr/>
      <w:tcPr>
        <w:tcBorders>
          <w:top w:val="double" w:sz="2" w:space="0" w:color="9CC2E5"/>
        </w:tcBorders>
      </w:tcPr>
    </w:tblStylePr>
    <w:tblStylePr w:type="firstCol">
      <w:rPr>
        <w:b/>
        <w:bCs/>
      </w:rPr>
    </w:tblStylePr>
    <w:tblStylePr w:type="lastCol">
      <w:rPr>
        <w:b/>
        <w:bCs/>
      </w:rPr>
    </w:tblStylePr>
  </w:style>
  <w:style w:type="paragraph" w:styleId="afc">
    <w:name w:val="table of figures"/>
    <w:basedOn w:val="a"/>
    <w:next w:val="a"/>
    <w:uiPriority w:val="99"/>
    <w:rsid w:val="00491116"/>
  </w:style>
  <w:style w:type="paragraph" w:customStyle="1" w:styleId="1">
    <w:name w:val="ΕΑΠ ΔΕ Επικεφαλίδα 1"/>
    <w:basedOn w:val="ae"/>
    <w:link w:val="1Char0"/>
    <w:qFormat/>
    <w:rsid w:val="007D1CE8"/>
    <w:pPr>
      <w:numPr>
        <w:numId w:val="4"/>
      </w:numPr>
      <w:spacing w:before="360" w:after="360" w:line="259" w:lineRule="auto"/>
    </w:pPr>
    <w:rPr>
      <w:rFonts w:eastAsiaTheme="minorHAnsi"/>
      <w:b/>
      <w:sz w:val="36"/>
      <w:szCs w:val="24"/>
      <w:lang w:val="en-US"/>
    </w:rPr>
  </w:style>
  <w:style w:type="paragraph" w:customStyle="1" w:styleId="21">
    <w:name w:val="ΕΑΠ ΔΕ Επικεφαλίδα 2"/>
    <w:basedOn w:val="ae"/>
    <w:link w:val="2Char0"/>
    <w:qFormat/>
    <w:rsid w:val="007D1CE8"/>
    <w:pPr>
      <w:numPr>
        <w:ilvl w:val="1"/>
        <w:numId w:val="4"/>
      </w:numPr>
      <w:spacing w:before="240" w:after="240" w:line="259" w:lineRule="auto"/>
      <w:ind w:left="432"/>
    </w:pPr>
    <w:rPr>
      <w:rFonts w:eastAsiaTheme="minorHAnsi"/>
      <w:b/>
      <w:sz w:val="28"/>
      <w:szCs w:val="24"/>
      <w:lang w:val="en-US"/>
    </w:rPr>
  </w:style>
  <w:style w:type="character" w:customStyle="1" w:styleId="1Char0">
    <w:name w:val="ΕΑΠ ΔΕ Επικεφαλίδα 1 Char"/>
    <w:basedOn w:val="a0"/>
    <w:link w:val="1"/>
    <w:rsid w:val="007D1CE8"/>
    <w:rPr>
      <w:rFonts w:eastAsiaTheme="minorHAnsi"/>
      <w:b/>
      <w:sz w:val="36"/>
      <w:szCs w:val="24"/>
      <w:lang w:val="en-US" w:eastAsia="en-US"/>
    </w:rPr>
  </w:style>
  <w:style w:type="paragraph" w:customStyle="1" w:styleId="31">
    <w:name w:val="ΕΑΠ ΔΕ Επικεφαλίδα 3"/>
    <w:basedOn w:val="ae"/>
    <w:link w:val="3Char0"/>
    <w:qFormat/>
    <w:rsid w:val="007D1CE8"/>
    <w:pPr>
      <w:numPr>
        <w:ilvl w:val="2"/>
        <w:numId w:val="4"/>
      </w:numPr>
      <w:spacing w:before="120" w:after="120" w:line="259" w:lineRule="auto"/>
      <w:ind w:left="504"/>
    </w:pPr>
    <w:rPr>
      <w:rFonts w:eastAsiaTheme="minorHAnsi"/>
      <w:b/>
      <w:sz w:val="24"/>
      <w:szCs w:val="24"/>
      <w:lang w:val="en-US"/>
    </w:rPr>
  </w:style>
  <w:style w:type="character" w:customStyle="1" w:styleId="2Char0">
    <w:name w:val="ΕΑΠ ΔΕ Επικεφαλίδα 2 Char"/>
    <w:basedOn w:val="a0"/>
    <w:link w:val="21"/>
    <w:rsid w:val="007D1CE8"/>
    <w:rPr>
      <w:rFonts w:eastAsiaTheme="minorHAnsi"/>
      <w:b/>
      <w:sz w:val="28"/>
      <w:szCs w:val="24"/>
      <w:lang w:val="en-US" w:eastAsia="en-US"/>
    </w:rPr>
  </w:style>
  <w:style w:type="paragraph" w:customStyle="1" w:styleId="40">
    <w:name w:val="ΕΑΠ ΔΕ Επικεφαλίδα 4"/>
    <w:basedOn w:val="ae"/>
    <w:link w:val="4Char"/>
    <w:qFormat/>
    <w:rsid w:val="007D1CE8"/>
    <w:pPr>
      <w:numPr>
        <w:ilvl w:val="3"/>
        <w:numId w:val="4"/>
      </w:numPr>
      <w:spacing w:before="120" w:after="120" w:line="259" w:lineRule="auto"/>
      <w:ind w:left="648"/>
    </w:pPr>
    <w:rPr>
      <w:rFonts w:eastAsiaTheme="minorHAnsi"/>
      <w:b/>
      <w:sz w:val="24"/>
      <w:szCs w:val="24"/>
      <w:lang w:val="en-US"/>
    </w:rPr>
  </w:style>
  <w:style w:type="character" w:customStyle="1" w:styleId="3Char0">
    <w:name w:val="ΕΑΠ ΔΕ Επικεφαλίδα 3 Char"/>
    <w:basedOn w:val="a0"/>
    <w:link w:val="31"/>
    <w:rsid w:val="007D1CE8"/>
    <w:rPr>
      <w:rFonts w:eastAsiaTheme="minorHAnsi"/>
      <w:b/>
      <w:sz w:val="24"/>
      <w:szCs w:val="24"/>
      <w:lang w:val="en-US" w:eastAsia="en-US"/>
    </w:rPr>
  </w:style>
  <w:style w:type="character" w:customStyle="1" w:styleId="4Char">
    <w:name w:val="ΕΑΠ ΔΕ Επικεφαλίδα 4 Char"/>
    <w:basedOn w:val="a0"/>
    <w:link w:val="40"/>
    <w:rsid w:val="007D1CE8"/>
    <w:rPr>
      <w:rFonts w:eastAsiaTheme="minorHAnsi"/>
      <w:b/>
      <w:sz w:val="24"/>
      <w:szCs w:val="24"/>
      <w:lang w:val="en-US" w:eastAsia="en-US"/>
    </w:rPr>
  </w:style>
  <w:style w:type="character" w:customStyle="1" w:styleId="Char1">
    <w:name w:val="Παράγραφος λίστας Char"/>
    <w:basedOn w:val="a0"/>
    <w:link w:val="ae"/>
    <w:rsid w:val="007D1CE8"/>
    <w:rPr>
      <w:rFonts w:eastAsia="Calibri"/>
      <w:sz w:val="22"/>
      <w:szCs w:val="22"/>
      <w:lang w:eastAsia="en-US"/>
    </w:rPr>
  </w:style>
  <w:style w:type="character" w:customStyle="1" w:styleId="Mention1">
    <w:name w:val="Mention1"/>
    <w:basedOn w:val="a0"/>
    <w:uiPriority w:val="99"/>
    <w:semiHidden/>
    <w:unhideWhenUsed/>
    <w:rsid w:val="0011471C"/>
    <w:rPr>
      <w:color w:val="2B579A"/>
      <w:shd w:val="clear" w:color="auto" w:fill="E6E6E6"/>
    </w:rPr>
  </w:style>
  <w:style w:type="character" w:styleId="afd">
    <w:name w:val="Unresolved Mention"/>
    <w:basedOn w:val="a0"/>
    <w:uiPriority w:val="99"/>
    <w:semiHidden/>
    <w:unhideWhenUsed/>
    <w:rsid w:val="006E4424"/>
    <w:rPr>
      <w:color w:val="605E5C"/>
      <w:shd w:val="clear" w:color="auto" w:fill="E1DFDD"/>
    </w:rPr>
  </w:style>
  <w:style w:type="character" w:styleId="afe">
    <w:name w:val="Emphasis"/>
    <w:basedOn w:val="a0"/>
    <w:uiPriority w:val="20"/>
    <w:qFormat/>
    <w:rsid w:val="00AF2B3C"/>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339465">
      <w:bodyDiv w:val="1"/>
      <w:marLeft w:val="0"/>
      <w:marRight w:val="0"/>
      <w:marTop w:val="0"/>
      <w:marBottom w:val="0"/>
      <w:divBdr>
        <w:top w:val="none" w:sz="0" w:space="0" w:color="auto"/>
        <w:left w:val="none" w:sz="0" w:space="0" w:color="auto"/>
        <w:bottom w:val="none" w:sz="0" w:space="0" w:color="auto"/>
        <w:right w:val="none" w:sz="0" w:space="0" w:color="auto"/>
      </w:divBdr>
      <w:divsChild>
        <w:div w:id="272789612">
          <w:marLeft w:val="0"/>
          <w:marRight w:val="0"/>
          <w:marTop w:val="0"/>
          <w:marBottom w:val="0"/>
          <w:divBdr>
            <w:top w:val="none" w:sz="0" w:space="0" w:color="auto"/>
            <w:left w:val="none" w:sz="0" w:space="0" w:color="auto"/>
            <w:bottom w:val="none" w:sz="0" w:space="0" w:color="auto"/>
            <w:right w:val="none" w:sz="0" w:space="0" w:color="auto"/>
          </w:divBdr>
          <w:divsChild>
            <w:div w:id="494809287">
              <w:marLeft w:val="0"/>
              <w:marRight w:val="0"/>
              <w:marTop w:val="0"/>
              <w:marBottom w:val="0"/>
              <w:divBdr>
                <w:top w:val="none" w:sz="0" w:space="0" w:color="auto"/>
                <w:left w:val="none" w:sz="0" w:space="0" w:color="auto"/>
                <w:bottom w:val="none" w:sz="0" w:space="0" w:color="auto"/>
                <w:right w:val="none" w:sz="0" w:space="0" w:color="auto"/>
              </w:divBdr>
            </w:div>
            <w:div w:id="1441493710">
              <w:marLeft w:val="0"/>
              <w:marRight w:val="0"/>
              <w:marTop w:val="0"/>
              <w:marBottom w:val="0"/>
              <w:divBdr>
                <w:top w:val="none" w:sz="0" w:space="0" w:color="auto"/>
                <w:left w:val="none" w:sz="0" w:space="0" w:color="auto"/>
                <w:bottom w:val="none" w:sz="0" w:space="0" w:color="auto"/>
                <w:right w:val="none" w:sz="0" w:space="0" w:color="auto"/>
              </w:divBdr>
            </w:div>
            <w:div w:id="1445297980">
              <w:marLeft w:val="0"/>
              <w:marRight w:val="0"/>
              <w:marTop w:val="0"/>
              <w:marBottom w:val="0"/>
              <w:divBdr>
                <w:top w:val="none" w:sz="0" w:space="0" w:color="auto"/>
                <w:left w:val="none" w:sz="0" w:space="0" w:color="auto"/>
                <w:bottom w:val="none" w:sz="0" w:space="0" w:color="auto"/>
                <w:right w:val="none" w:sz="0" w:space="0" w:color="auto"/>
              </w:divBdr>
            </w:div>
            <w:div w:id="1464541663">
              <w:marLeft w:val="0"/>
              <w:marRight w:val="0"/>
              <w:marTop w:val="0"/>
              <w:marBottom w:val="0"/>
              <w:divBdr>
                <w:top w:val="none" w:sz="0" w:space="0" w:color="auto"/>
                <w:left w:val="none" w:sz="0" w:space="0" w:color="auto"/>
                <w:bottom w:val="none" w:sz="0" w:space="0" w:color="auto"/>
                <w:right w:val="none" w:sz="0" w:space="0" w:color="auto"/>
              </w:divBdr>
            </w:div>
            <w:div w:id="1838768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820112">
      <w:bodyDiv w:val="1"/>
      <w:marLeft w:val="0"/>
      <w:marRight w:val="0"/>
      <w:marTop w:val="0"/>
      <w:marBottom w:val="0"/>
      <w:divBdr>
        <w:top w:val="none" w:sz="0" w:space="0" w:color="auto"/>
        <w:left w:val="none" w:sz="0" w:space="0" w:color="auto"/>
        <w:bottom w:val="none" w:sz="0" w:space="0" w:color="auto"/>
        <w:right w:val="none" w:sz="0" w:space="0" w:color="auto"/>
      </w:divBdr>
      <w:divsChild>
        <w:div w:id="1547444940">
          <w:marLeft w:val="0"/>
          <w:marRight w:val="0"/>
          <w:marTop w:val="0"/>
          <w:marBottom w:val="0"/>
          <w:divBdr>
            <w:top w:val="none" w:sz="0" w:space="0" w:color="auto"/>
            <w:left w:val="none" w:sz="0" w:space="0" w:color="auto"/>
            <w:bottom w:val="none" w:sz="0" w:space="0" w:color="auto"/>
            <w:right w:val="none" w:sz="0" w:space="0" w:color="auto"/>
          </w:divBdr>
          <w:divsChild>
            <w:div w:id="902443728">
              <w:marLeft w:val="0"/>
              <w:marRight w:val="0"/>
              <w:marTop w:val="0"/>
              <w:marBottom w:val="0"/>
              <w:divBdr>
                <w:top w:val="none" w:sz="0" w:space="0" w:color="auto"/>
                <w:left w:val="none" w:sz="0" w:space="0" w:color="auto"/>
                <w:bottom w:val="none" w:sz="0" w:space="0" w:color="auto"/>
                <w:right w:val="none" w:sz="0" w:space="0" w:color="auto"/>
              </w:divBdr>
            </w:div>
            <w:div w:id="1046415416">
              <w:marLeft w:val="0"/>
              <w:marRight w:val="0"/>
              <w:marTop w:val="0"/>
              <w:marBottom w:val="0"/>
              <w:divBdr>
                <w:top w:val="none" w:sz="0" w:space="0" w:color="auto"/>
                <w:left w:val="none" w:sz="0" w:space="0" w:color="auto"/>
                <w:bottom w:val="none" w:sz="0" w:space="0" w:color="auto"/>
                <w:right w:val="none" w:sz="0" w:space="0" w:color="auto"/>
              </w:divBdr>
            </w:div>
            <w:div w:id="1279802919">
              <w:marLeft w:val="0"/>
              <w:marRight w:val="0"/>
              <w:marTop w:val="0"/>
              <w:marBottom w:val="0"/>
              <w:divBdr>
                <w:top w:val="none" w:sz="0" w:space="0" w:color="auto"/>
                <w:left w:val="none" w:sz="0" w:space="0" w:color="auto"/>
                <w:bottom w:val="none" w:sz="0" w:space="0" w:color="auto"/>
                <w:right w:val="none" w:sz="0" w:space="0" w:color="auto"/>
              </w:divBdr>
            </w:div>
            <w:div w:id="1875579076">
              <w:marLeft w:val="0"/>
              <w:marRight w:val="0"/>
              <w:marTop w:val="0"/>
              <w:marBottom w:val="0"/>
              <w:divBdr>
                <w:top w:val="none" w:sz="0" w:space="0" w:color="auto"/>
                <w:left w:val="none" w:sz="0" w:space="0" w:color="auto"/>
                <w:bottom w:val="none" w:sz="0" w:space="0" w:color="auto"/>
                <w:right w:val="none" w:sz="0" w:space="0" w:color="auto"/>
              </w:divBdr>
            </w:div>
            <w:div w:id="2095472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752382">
      <w:bodyDiv w:val="1"/>
      <w:marLeft w:val="0"/>
      <w:marRight w:val="0"/>
      <w:marTop w:val="0"/>
      <w:marBottom w:val="0"/>
      <w:divBdr>
        <w:top w:val="none" w:sz="0" w:space="0" w:color="auto"/>
        <w:left w:val="none" w:sz="0" w:space="0" w:color="auto"/>
        <w:bottom w:val="none" w:sz="0" w:space="0" w:color="auto"/>
        <w:right w:val="none" w:sz="0" w:space="0" w:color="auto"/>
      </w:divBdr>
      <w:divsChild>
        <w:div w:id="107354721">
          <w:marLeft w:val="0"/>
          <w:marRight w:val="0"/>
          <w:marTop w:val="0"/>
          <w:marBottom w:val="0"/>
          <w:divBdr>
            <w:top w:val="none" w:sz="0" w:space="0" w:color="auto"/>
            <w:left w:val="none" w:sz="0" w:space="0" w:color="auto"/>
            <w:bottom w:val="none" w:sz="0" w:space="0" w:color="auto"/>
            <w:right w:val="none" w:sz="0" w:space="0" w:color="auto"/>
          </w:divBdr>
          <w:divsChild>
            <w:div w:id="140000701">
              <w:marLeft w:val="0"/>
              <w:marRight w:val="0"/>
              <w:marTop w:val="0"/>
              <w:marBottom w:val="0"/>
              <w:divBdr>
                <w:top w:val="none" w:sz="0" w:space="0" w:color="auto"/>
                <w:left w:val="none" w:sz="0" w:space="0" w:color="auto"/>
                <w:bottom w:val="none" w:sz="0" w:space="0" w:color="auto"/>
                <w:right w:val="none" w:sz="0" w:space="0" w:color="auto"/>
              </w:divBdr>
            </w:div>
            <w:div w:id="1281064872">
              <w:marLeft w:val="0"/>
              <w:marRight w:val="0"/>
              <w:marTop w:val="0"/>
              <w:marBottom w:val="0"/>
              <w:divBdr>
                <w:top w:val="none" w:sz="0" w:space="0" w:color="auto"/>
                <w:left w:val="none" w:sz="0" w:space="0" w:color="auto"/>
                <w:bottom w:val="none" w:sz="0" w:space="0" w:color="auto"/>
                <w:right w:val="none" w:sz="0" w:space="0" w:color="auto"/>
              </w:divBdr>
            </w:div>
            <w:div w:id="1339037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6454144">
      <w:bodyDiv w:val="1"/>
      <w:marLeft w:val="0"/>
      <w:marRight w:val="0"/>
      <w:marTop w:val="0"/>
      <w:marBottom w:val="0"/>
      <w:divBdr>
        <w:top w:val="none" w:sz="0" w:space="0" w:color="auto"/>
        <w:left w:val="none" w:sz="0" w:space="0" w:color="auto"/>
        <w:bottom w:val="none" w:sz="0" w:space="0" w:color="auto"/>
        <w:right w:val="none" w:sz="0" w:space="0" w:color="auto"/>
      </w:divBdr>
    </w:div>
    <w:div w:id="339897263">
      <w:bodyDiv w:val="1"/>
      <w:marLeft w:val="0"/>
      <w:marRight w:val="0"/>
      <w:marTop w:val="0"/>
      <w:marBottom w:val="0"/>
      <w:divBdr>
        <w:top w:val="none" w:sz="0" w:space="0" w:color="auto"/>
        <w:left w:val="none" w:sz="0" w:space="0" w:color="auto"/>
        <w:bottom w:val="none" w:sz="0" w:space="0" w:color="auto"/>
        <w:right w:val="none" w:sz="0" w:space="0" w:color="auto"/>
      </w:divBdr>
    </w:div>
    <w:div w:id="432165515">
      <w:bodyDiv w:val="1"/>
      <w:marLeft w:val="0"/>
      <w:marRight w:val="0"/>
      <w:marTop w:val="0"/>
      <w:marBottom w:val="0"/>
      <w:divBdr>
        <w:top w:val="none" w:sz="0" w:space="0" w:color="auto"/>
        <w:left w:val="none" w:sz="0" w:space="0" w:color="auto"/>
        <w:bottom w:val="none" w:sz="0" w:space="0" w:color="auto"/>
        <w:right w:val="none" w:sz="0" w:space="0" w:color="auto"/>
      </w:divBdr>
    </w:div>
    <w:div w:id="467750210">
      <w:bodyDiv w:val="1"/>
      <w:marLeft w:val="0"/>
      <w:marRight w:val="0"/>
      <w:marTop w:val="0"/>
      <w:marBottom w:val="0"/>
      <w:divBdr>
        <w:top w:val="none" w:sz="0" w:space="0" w:color="auto"/>
        <w:left w:val="none" w:sz="0" w:space="0" w:color="auto"/>
        <w:bottom w:val="none" w:sz="0" w:space="0" w:color="auto"/>
        <w:right w:val="none" w:sz="0" w:space="0" w:color="auto"/>
      </w:divBdr>
    </w:div>
    <w:div w:id="502353455">
      <w:bodyDiv w:val="1"/>
      <w:marLeft w:val="0"/>
      <w:marRight w:val="0"/>
      <w:marTop w:val="0"/>
      <w:marBottom w:val="0"/>
      <w:divBdr>
        <w:top w:val="none" w:sz="0" w:space="0" w:color="auto"/>
        <w:left w:val="none" w:sz="0" w:space="0" w:color="auto"/>
        <w:bottom w:val="none" w:sz="0" w:space="0" w:color="auto"/>
        <w:right w:val="none" w:sz="0" w:space="0" w:color="auto"/>
      </w:divBdr>
      <w:divsChild>
        <w:div w:id="2024897399">
          <w:marLeft w:val="0"/>
          <w:marRight w:val="0"/>
          <w:marTop w:val="0"/>
          <w:marBottom w:val="0"/>
          <w:divBdr>
            <w:top w:val="none" w:sz="0" w:space="0" w:color="auto"/>
            <w:left w:val="none" w:sz="0" w:space="0" w:color="auto"/>
            <w:bottom w:val="none" w:sz="0" w:space="0" w:color="auto"/>
            <w:right w:val="none" w:sz="0" w:space="0" w:color="auto"/>
          </w:divBdr>
          <w:divsChild>
            <w:div w:id="743718803">
              <w:marLeft w:val="0"/>
              <w:marRight w:val="0"/>
              <w:marTop w:val="0"/>
              <w:marBottom w:val="0"/>
              <w:divBdr>
                <w:top w:val="none" w:sz="0" w:space="0" w:color="auto"/>
                <w:left w:val="none" w:sz="0" w:space="0" w:color="auto"/>
                <w:bottom w:val="none" w:sz="0" w:space="0" w:color="auto"/>
                <w:right w:val="none" w:sz="0" w:space="0" w:color="auto"/>
              </w:divBdr>
            </w:div>
            <w:div w:id="1487471928">
              <w:marLeft w:val="0"/>
              <w:marRight w:val="0"/>
              <w:marTop w:val="0"/>
              <w:marBottom w:val="0"/>
              <w:divBdr>
                <w:top w:val="none" w:sz="0" w:space="0" w:color="auto"/>
                <w:left w:val="none" w:sz="0" w:space="0" w:color="auto"/>
                <w:bottom w:val="none" w:sz="0" w:space="0" w:color="auto"/>
                <w:right w:val="none" w:sz="0" w:space="0" w:color="auto"/>
              </w:divBdr>
            </w:div>
            <w:div w:id="1897470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3775881">
      <w:bodyDiv w:val="1"/>
      <w:marLeft w:val="0"/>
      <w:marRight w:val="0"/>
      <w:marTop w:val="0"/>
      <w:marBottom w:val="0"/>
      <w:divBdr>
        <w:top w:val="none" w:sz="0" w:space="0" w:color="auto"/>
        <w:left w:val="none" w:sz="0" w:space="0" w:color="auto"/>
        <w:bottom w:val="none" w:sz="0" w:space="0" w:color="auto"/>
        <w:right w:val="none" w:sz="0" w:space="0" w:color="auto"/>
      </w:divBdr>
      <w:divsChild>
        <w:div w:id="228613898">
          <w:marLeft w:val="0"/>
          <w:marRight w:val="0"/>
          <w:marTop w:val="0"/>
          <w:marBottom w:val="0"/>
          <w:divBdr>
            <w:top w:val="none" w:sz="0" w:space="0" w:color="auto"/>
            <w:left w:val="none" w:sz="0" w:space="0" w:color="auto"/>
            <w:bottom w:val="none" w:sz="0" w:space="0" w:color="auto"/>
            <w:right w:val="none" w:sz="0" w:space="0" w:color="auto"/>
          </w:divBdr>
        </w:div>
      </w:divsChild>
    </w:div>
    <w:div w:id="717553786">
      <w:bodyDiv w:val="1"/>
      <w:marLeft w:val="0"/>
      <w:marRight w:val="0"/>
      <w:marTop w:val="0"/>
      <w:marBottom w:val="0"/>
      <w:divBdr>
        <w:top w:val="none" w:sz="0" w:space="0" w:color="auto"/>
        <w:left w:val="none" w:sz="0" w:space="0" w:color="auto"/>
        <w:bottom w:val="none" w:sz="0" w:space="0" w:color="auto"/>
        <w:right w:val="none" w:sz="0" w:space="0" w:color="auto"/>
      </w:divBdr>
      <w:divsChild>
        <w:div w:id="48237063">
          <w:marLeft w:val="0"/>
          <w:marRight w:val="0"/>
          <w:marTop w:val="0"/>
          <w:marBottom w:val="0"/>
          <w:divBdr>
            <w:top w:val="none" w:sz="0" w:space="0" w:color="auto"/>
            <w:left w:val="none" w:sz="0" w:space="0" w:color="auto"/>
            <w:bottom w:val="none" w:sz="0" w:space="0" w:color="auto"/>
            <w:right w:val="none" w:sz="0" w:space="0" w:color="auto"/>
          </w:divBdr>
          <w:divsChild>
            <w:div w:id="1129965">
              <w:marLeft w:val="0"/>
              <w:marRight w:val="0"/>
              <w:marTop w:val="0"/>
              <w:marBottom w:val="0"/>
              <w:divBdr>
                <w:top w:val="none" w:sz="0" w:space="0" w:color="auto"/>
                <w:left w:val="none" w:sz="0" w:space="0" w:color="auto"/>
                <w:bottom w:val="none" w:sz="0" w:space="0" w:color="auto"/>
                <w:right w:val="none" w:sz="0" w:space="0" w:color="auto"/>
              </w:divBdr>
            </w:div>
            <w:div w:id="895818115">
              <w:marLeft w:val="0"/>
              <w:marRight w:val="0"/>
              <w:marTop w:val="0"/>
              <w:marBottom w:val="0"/>
              <w:divBdr>
                <w:top w:val="none" w:sz="0" w:space="0" w:color="auto"/>
                <w:left w:val="none" w:sz="0" w:space="0" w:color="auto"/>
                <w:bottom w:val="none" w:sz="0" w:space="0" w:color="auto"/>
                <w:right w:val="none" w:sz="0" w:space="0" w:color="auto"/>
              </w:divBdr>
            </w:div>
            <w:div w:id="1106001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8420626">
      <w:bodyDiv w:val="1"/>
      <w:marLeft w:val="0"/>
      <w:marRight w:val="0"/>
      <w:marTop w:val="0"/>
      <w:marBottom w:val="0"/>
      <w:divBdr>
        <w:top w:val="none" w:sz="0" w:space="0" w:color="auto"/>
        <w:left w:val="none" w:sz="0" w:space="0" w:color="auto"/>
        <w:bottom w:val="none" w:sz="0" w:space="0" w:color="auto"/>
        <w:right w:val="none" w:sz="0" w:space="0" w:color="auto"/>
      </w:divBdr>
      <w:divsChild>
        <w:div w:id="1592008854">
          <w:marLeft w:val="0"/>
          <w:marRight w:val="0"/>
          <w:marTop w:val="0"/>
          <w:marBottom w:val="0"/>
          <w:divBdr>
            <w:top w:val="none" w:sz="0" w:space="0" w:color="auto"/>
            <w:left w:val="none" w:sz="0" w:space="0" w:color="auto"/>
            <w:bottom w:val="none" w:sz="0" w:space="0" w:color="auto"/>
            <w:right w:val="none" w:sz="0" w:space="0" w:color="auto"/>
          </w:divBdr>
          <w:divsChild>
            <w:div w:id="353923685">
              <w:marLeft w:val="0"/>
              <w:marRight w:val="0"/>
              <w:marTop w:val="0"/>
              <w:marBottom w:val="0"/>
              <w:divBdr>
                <w:top w:val="none" w:sz="0" w:space="0" w:color="auto"/>
                <w:left w:val="none" w:sz="0" w:space="0" w:color="auto"/>
                <w:bottom w:val="none" w:sz="0" w:space="0" w:color="auto"/>
                <w:right w:val="none" w:sz="0" w:space="0" w:color="auto"/>
              </w:divBdr>
            </w:div>
            <w:div w:id="702442930">
              <w:marLeft w:val="0"/>
              <w:marRight w:val="0"/>
              <w:marTop w:val="0"/>
              <w:marBottom w:val="0"/>
              <w:divBdr>
                <w:top w:val="none" w:sz="0" w:space="0" w:color="auto"/>
                <w:left w:val="none" w:sz="0" w:space="0" w:color="auto"/>
                <w:bottom w:val="none" w:sz="0" w:space="0" w:color="auto"/>
                <w:right w:val="none" w:sz="0" w:space="0" w:color="auto"/>
              </w:divBdr>
            </w:div>
            <w:div w:id="1124226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8996433">
      <w:bodyDiv w:val="1"/>
      <w:marLeft w:val="0"/>
      <w:marRight w:val="0"/>
      <w:marTop w:val="0"/>
      <w:marBottom w:val="0"/>
      <w:divBdr>
        <w:top w:val="none" w:sz="0" w:space="0" w:color="auto"/>
        <w:left w:val="none" w:sz="0" w:space="0" w:color="auto"/>
        <w:bottom w:val="none" w:sz="0" w:space="0" w:color="auto"/>
        <w:right w:val="none" w:sz="0" w:space="0" w:color="auto"/>
      </w:divBdr>
      <w:divsChild>
        <w:div w:id="366754875">
          <w:marLeft w:val="0"/>
          <w:marRight w:val="0"/>
          <w:marTop w:val="0"/>
          <w:marBottom w:val="0"/>
          <w:divBdr>
            <w:top w:val="none" w:sz="0" w:space="0" w:color="auto"/>
            <w:left w:val="none" w:sz="0" w:space="0" w:color="auto"/>
            <w:bottom w:val="none" w:sz="0" w:space="0" w:color="auto"/>
            <w:right w:val="none" w:sz="0" w:space="0" w:color="auto"/>
          </w:divBdr>
          <w:divsChild>
            <w:div w:id="298148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0449759">
      <w:bodyDiv w:val="1"/>
      <w:marLeft w:val="0"/>
      <w:marRight w:val="0"/>
      <w:marTop w:val="0"/>
      <w:marBottom w:val="0"/>
      <w:divBdr>
        <w:top w:val="none" w:sz="0" w:space="0" w:color="auto"/>
        <w:left w:val="none" w:sz="0" w:space="0" w:color="auto"/>
        <w:bottom w:val="none" w:sz="0" w:space="0" w:color="auto"/>
        <w:right w:val="none" w:sz="0" w:space="0" w:color="auto"/>
      </w:divBdr>
      <w:divsChild>
        <w:div w:id="548809332">
          <w:marLeft w:val="0"/>
          <w:marRight w:val="0"/>
          <w:marTop w:val="0"/>
          <w:marBottom w:val="0"/>
          <w:divBdr>
            <w:top w:val="none" w:sz="0" w:space="0" w:color="auto"/>
            <w:left w:val="none" w:sz="0" w:space="0" w:color="auto"/>
            <w:bottom w:val="none" w:sz="0" w:space="0" w:color="auto"/>
            <w:right w:val="none" w:sz="0" w:space="0" w:color="auto"/>
          </w:divBdr>
          <w:divsChild>
            <w:div w:id="823662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5836232">
      <w:bodyDiv w:val="1"/>
      <w:marLeft w:val="0"/>
      <w:marRight w:val="0"/>
      <w:marTop w:val="0"/>
      <w:marBottom w:val="0"/>
      <w:divBdr>
        <w:top w:val="none" w:sz="0" w:space="0" w:color="auto"/>
        <w:left w:val="none" w:sz="0" w:space="0" w:color="auto"/>
        <w:bottom w:val="none" w:sz="0" w:space="0" w:color="auto"/>
        <w:right w:val="none" w:sz="0" w:space="0" w:color="auto"/>
      </w:divBdr>
    </w:div>
    <w:div w:id="1192886485">
      <w:bodyDiv w:val="1"/>
      <w:marLeft w:val="0"/>
      <w:marRight w:val="0"/>
      <w:marTop w:val="0"/>
      <w:marBottom w:val="0"/>
      <w:divBdr>
        <w:top w:val="none" w:sz="0" w:space="0" w:color="auto"/>
        <w:left w:val="none" w:sz="0" w:space="0" w:color="auto"/>
        <w:bottom w:val="none" w:sz="0" w:space="0" w:color="auto"/>
        <w:right w:val="none" w:sz="0" w:space="0" w:color="auto"/>
      </w:divBdr>
    </w:div>
    <w:div w:id="1356692804">
      <w:bodyDiv w:val="1"/>
      <w:marLeft w:val="0"/>
      <w:marRight w:val="0"/>
      <w:marTop w:val="0"/>
      <w:marBottom w:val="0"/>
      <w:divBdr>
        <w:top w:val="none" w:sz="0" w:space="0" w:color="auto"/>
        <w:left w:val="none" w:sz="0" w:space="0" w:color="auto"/>
        <w:bottom w:val="none" w:sz="0" w:space="0" w:color="auto"/>
        <w:right w:val="none" w:sz="0" w:space="0" w:color="auto"/>
      </w:divBdr>
      <w:divsChild>
        <w:div w:id="1879008609">
          <w:marLeft w:val="0"/>
          <w:marRight w:val="0"/>
          <w:marTop w:val="0"/>
          <w:marBottom w:val="0"/>
          <w:divBdr>
            <w:top w:val="none" w:sz="0" w:space="0" w:color="auto"/>
            <w:left w:val="none" w:sz="0" w:space="0" w:color="auto"/>
            <w:bottom w:val="none" w:sz="0" w:space="0" w:color="auto"/>
            <w:right w:val="none" w:sz="0" w:space="0" w:color="auto"/>
          </w:divBdr>
          <w:divsChild>
            <w:div w:id="615674946">
              <w:marLeft w:val="0"/>
              <w:marRight w:val="0"/>
              <w:marTop w:val="0"/>
              <w:marBottom w:val="0"/>
              <w:divBdr>
                <w:top w:val="none" w:sz="0" w:space="0" w:color="auto"/>
                <w:left w:val="none" w:sz="0" w:space="0" w:color="auto"/>
                <w:bottom w:val="none" w:sz="0" w:space="0" w:color="auto"/>
                <w:right w:val="none" w:sz="0" w:space="0" w:color="auto"/>
              </w:divBdr>
            </w:div>
            <w:div w:id="757099023">
              <w:marLeft w:val="0"/>
              <w:marRight w:val="0"/>
              <w:marTop w:val="0"/>
              <w:marBottom w:val="0"/>
              <w:divBdr>
                <w:top w:val="none" w:sz="0" w:space="0" w:color="auto"/>
                <w:left w:val="none" w:sz="0" w:space="0" w:color="auto"/>
                <w:bottom w:val="none" w:sz="0" w:space="0" w:color="auto"/>
                <w:right w:val="none" w:sz="0" w:space="0" w:color="auto"/>
              </w:divBdr>
            </w:div>
            <w:div w:id="1192693396">
              <w:marLeft w:val="0"/>
              <w:marRight w:val="0"/>
              <w:marTop w:val="0"/>
              <w:marBottom w:val="0"/>
              <w:divBdr>
                <w:top w:val="none" w:sz="0" w:space="0" w:color="auto"/>
                <w:left w:val="none" w:sz="0" w:space="0" w:color="auto"/>
                <w:bottom w:val="none" w:sz="0" w:space="0" w:color="auto"/>
                <w:right w:val="none" w:sz="0" w:space="0" w:color="auto"/>
              </w:divBdr>
            </w:div>
            <w:div w:id="1311711948">
              <w:marLeft w:val="0"/>
              <w:marRight w:val="0"/>
              <w:marTop w:val="0"/>
              <w:marBottom w:val="0"/>
              <w:divBdr>
                <w:top w:val="none" w:sz="0" w:space="0" w:color="auto"/>
                <w:left w:val="none" w:sz="0" w:space="0" w:color="auto"/>
                <w:bottom w:val="none" w:sz="0" w:space="0" w:color="auto"/>
                <w:right w:val="none" w:sz="0" w:space="0" w:color="auto"/>
              </w:divBdr>
            </w:div>
            <w:div w:id="1968972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9280031">
      <w:bodyDiv w:val="1"/>
      <w:marLeft w:val="0"/>
      <w:marRight w:val="0"/>
      <w:marTop w:val="0"/>
      <w:marBottom w:val="0"/>
      <w:divBdr>
        <w:top w:val="none" w:sz="0" w:space="0" w:color="auto"/>
        <w:left w:val="none" w:sz="0" w:space="0" w:color="auto"/>
        <w:bottom w:val="none" w:sz="0" w:space="0" w:color="auto"/>
        <w:right w:val="none" w:sz="0" w:space="0" w:color="auto"/>
      </w:divBdr>
      <w:divsChild>
        <w:div w:id="875434758">
          <w:marLeft w:val="0"/>
          <w:marRight w:val="0"/>
          <w:marTop w:val="0"/>
          <w:marBottom w:val="0"/>
          <w:divBdr>
            <w:top w:val="none" w:sz="0" w:space="0" w:color="auto"/>
            <w:left w:val="none" w:sz="0" w:space="0" w:color="auto"/>
            <w:bottom w:val="none" w:sz="0" w:space="0" w:color="auto"/>
            <w:right w:val="none" w:sz="0" w:space="0" w:color="auto"/>
          </w:divBdr>
        </w:div>
      </w:divsChild>
    </w:div>
    <w:div w:id="1473476628">
      <w:bodyDiv w:val="1"/>
      <w:marLeft w:val="0"/>
      <w:marRight w:val="0"/>
      <w:marTop w:val="0"/>
      <w:marBottom w:val="0"/>
      <w:divBdr>
        <w:top w:val="none" w:sz="0" w:space="0" w:color="auto"/>
        <w:left w:val="none" w:sz="0" w:space="0" w:color="auto"/>
        <w:bottom w:val="none" w:sz="0" w:space="0" w:color="auto"/>
        <w:right w:val="none" w:sz="0" w:space="0" w:color="auto"/>
      </w:divBdr>
      <w:divsChild>
        <w:div w:id="711030264">
          <w:marLeft w:val="0"/>
          <w:marRight w:val="0"/>
          <w:marTop w:val="0"/>
          <w:marBottom w:val="0"/>
          <w:divBdr>
            <w:top w:val="none" w:sz="0" w:space="0" w:color="auto"/>
            <w:left w:val="none" w:sz="0" w:space="0" w:color="auto"/>
            <w:bottom w:val="none" w:sz="0" w:space="0" w:color="auto"/>
            <w:right w:val="none" w:sz="0" w:space="0" w:color="auto"/>
          </w:divBdr>
          <w:divsChild>
            <w:div w:id="1653605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4679084">
      <w:bodyDiv w:val="1"/>
      <w:marLeft w:val="0"/>
      <w:marRight w:val="0"/>
      <w:marTop w:val="0"/>
      <w:marBottom w:val="0"/>
      <w:divBdr>
        <w:top w:val="none" w:sz="0" w:space="0" w:color="auto"/>
        <w:left w:val="none" w:sz="0" w:space="0" w:color="auto"/>
        <w:bottom w:val="none" w:sz="0" w:space="0" w:color="auto"/>
        <w:right w:val="none" w:sz="0" w:space="0" w:color="auto"/>
      </w:divBdr>
    </w:div>
    <w:div w:id="1635333128">
      <w:bodyDiv w:val="1"/>
      <w:marLeft w:val="0"/>
      <w:marRight w:val="0"/>
      <w:marTop w:val="0"/>
      <w:marBottom w:val="0"/>
      <w:divBdr>
        <w:top w:val="none" w:sz="0" w:space="0" w:color="auto"/>
        <w:left w:val="none" w:sz="0" w:space="0" w:color="auto"/>
        <w:bottom w:val="none" w:sz="0" w:space="0" w:color="auto"/>
        <w:right w:val="none" w:sz="0" w:space="0" w:color="auto"/>
      </w:divBdr>
      <w:divsChild>
        <w:div w:id="1388843799">
          <w:marLeft w:val="0"/>
          <w:marRight w:val="0"/>
          <w:marTop w:val="0"/>
          <w:marBottom w:val="0"/>
          <w:divBdr>
            <w:top w:val="none" w:sz="0" w:space="0" w:color="auto"/>
            <w:left w:val="none" w:sz="0" w:space="0" w:color="auto"/>
            <w:bottom w:val="none" w:sz="0" w:space="0" w:color="auto"/>
            <w:right w:val="none" w:sz="0" w:space="0" w:color="auto"/>
          </w:divBdr>
          <w:divsChild>
            <w:div w:id="176702037">
              <w:marLeft w:val="0"/>
              <w:marRight w:val="0"/>
              <w:marTop w:val="0"/>
              <w:marBottom w:val="0"/>
              <w:divBdr>
                <w:top w:val="none" w:sz="0" w:space="0" w:color="auto"/>
                <w:left w:val="none" w:sz="0" w:space="0" w:color="auto"/>
                <w:bottom w:val="none" w:sz="0" w:space="0" w:color="auto"/>
                <w:right w:val="none" w:sz="0" w:space="0" w:color="auto"/>
              </w:divBdr>
            </w:div>
            <w:div w:id="475341638">
              <w:marLeft w:val="0"/>
              <w:marRight w:val="0"/>
              <w:marTop w:val="0"/>
              <w:marBottom w:val="0"/>
              <w:divBdr>
                <w:top w:val="none" w:sz="0" w:space="0" w:color="auto"/>
                <w:left w:val="none" w:sz="0" w:space="0" w:color="auto"/>
                <w:bottom w:val="none" w:sz="0" w:space="0" w:color="auto"/>
                <w:right w:val="none" w:sz="0" w:space="0" w:color="auto"/>
              </w:divBdr>
            </w:div>
            <w:div w:id="607466111">
              <w:marLeft w:val="0"/>
              <w:marRight w:val="0"/>
              <w:marTop w:val="0"/>
              <w:marBottom w:val="0"/>
              <w:divBdr>
                <w:top w:val="none" w:sz="0" w:space="0" w:color="auto"/>
                <w:left w:val="none" w:sz="0" w:space="0" w:color="auto"/>
                <w:bottom w:val="none" w:sz="0" w:space="0" w:color="auto"/>
                <w:right w:val="none" w:sz="0" w:space="0" w:color="auto"/>
              </w:divBdr>
            </w:div>
            <w:div w:id="953554891">
              <w:marLeft w:val="0"/>
              <w:marRight w:val="0"/>
              <w:marTop w:val="0"/>
              <w:marBottom w:val="0"/>
              <w:divBdr>
                <w:top w:val="none" w:sz="0" w:space="0" w:color="auto"/>
                <w:left w:val="none" w:sz="0" w:space="0" w:color="auto"/>
                <w:bottom w:val="none" w:sz="0" w:space="0" w:color="auto"/>
                <w:right w:val="none" w:sz="0" w:space="0" w:color="auto"/>
              </w:divBdr>
            </w:div>
            <w:div w:id="1143885509">
              <w:marLeft w:val="0"/>
              <w:marRight w:val="0"/>
              <w:marTop w:val="0"/>
              <w:marBottom w:val="0"/>
              <w:divBdr>
                <w:top w:val="none" w:sz="0" w:space="0" w:color="auto"/>
                <w:left w:val="none" w:sz="0" w:space="0" w:color="auto"/>
                <w:bottom w:val="none" w:sz="0" w:space="0" w:color="auto"/>
                <w:right w:val="none" w:sz="0" w:space="0" w:color="auto"/>
              </w:divBdr>
            </w:div>
            <w:div w:id="1535191728">
              <w:marLeft w:val="0"/>
              <w:marRight w:val="0"/>
              <w:marTop w:val="0"/>
              <w:marBottom w:val="0"/>
              <w:divBdr>
                <w:top w:val="none" w:sz="0" w:space="0" w:color="auto"/>
                <w:left w:val="none" w:sz="0" w:space="0" w:color="auto"/>
                <w:bottom w:val="none" w:sz="0" w:space="0" w:color="auto"/>
                <w:right w:val="none" w:sz="0" w:space="0" w:color="auto"/>
              </w:divBdr>
            </w:div>
            <w:div w:id="1541893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5738347">
      <w:bodyDiv w:val="1"/>
      <w:marLeft w:val="0"/>
      <w:marRight w:val="0"/>
      <w:marTop w:val="0"/>
      <w:marBottom w:val="0"/>
      <w:divBdr>
        <w:top w:val="none" w:sz="0" w:space="0" w:color="auto"/>
        <w:left w:val="none" w:sz="0" w:space="0" w:color="auto"/>
        <w:bottom w:val="none" w:sz="0" w:space="0" w:color="auto"/>
        <w:right w:val="none" w:sz="0" w:space="0" w:color="auto"/>
      </w:divBdr>
      <w:divsChild>
        <w:div w:id="399597237">
          <w:marLeft w:val="0"/>
          <w:marRight w:val="0"/>
          <w:marTop w:val="0"/>
          <w:marBottom w:val="0"/>
          <w:divBdr>
            <w:top w:val="none" w:sz="0" w:space="0" w:color="auto"/>
            <w:left w:val="none" w:sz="0" w:space="0" w:color="auto"/>
            <w:bottom w:val="none" w:sz="0" w:space="0" w:color="auto"/>
            <w:right w:val="none" w:sz="0" w:space="0" w:color="auto"/>
          </w:divBdr>
        </w:div>
      </w:divsChild>
    </w:div>
    <w:div w:id="1818065403">
      <w:bodyDiv w:val="1"/>
      <w:marLeft w:val="0"/>
      <w:marRight w:val="0"/>
      <w:marTop w:val="0"/>
      <w:marBottom w:val="0"/>
      <w:divBdr>
        <w:top w:val="none" w:sz="0" w:space="0" w:color="auto"/>
        <w:left w:val="none" w:sz="0" w:space="0" w:color="auto"/>
        <w:bottom w:val="none" w:sz="0" w:space="0" w:color="auto"/>
        <w:right w:val="none" w:sz="0" w:space="0" w:color="auto"/>
      </w:divBdr>
    </w:div>
    <w:div w:id="2008092114">
      <w:bodyDiv w:val="1"/>
      <w:marLeft w:val="0"/>
      <w:marRight w:val="0"/>
      <w:marTop w:val="0"/>
      <w:marBottom w:val="0"/>
      <w:divBdr>
        <w:top w:val="none" w:sz="0" w:space="0" w:color="auto"/>
        <w:left w:val="none" w:sz="0" w:space="0" w:color="auto"/>
        <w:bottom w:val="none" w:sz="0" w:space="0" w:color="auto"/>
        <w:right w:val="none" w:sz="0" w:space="0" w:color="auto"/>
      </w:divBdr>
      <w:divsChild>
        <w:div w:id="69357654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18" Type="http://schemas.openxmlformats.org/officeDocument/2006/relationships/image" Target="media/image6.jpeg"/><Relationship Id="rId26" Type="http://schemas.openxmlformats.org/officeDocument/2006/relationships/footer" Target="footer2.xml"/><Relationship Id="rId3" Type="http://schemas.openxmlformats.org/officeDocument/2006/relationships/styles" Target="styles.xml"/><Relationship Id="rId21" Type="http://schemas.openxmlformats.org/officeDocument/2006/relationships/image" Target="media/image9.jpeg"/><Relationship Id="rId7" Type="http://schemas.openxmlformats.org/officeDocument/2006/relationships/endnotes" Target="endnotes.xml"/><Relationship Id="rId12" Type="http://schemas.microsoft.com/office/2018/08/relationships/commentsExtensible" Target="commentsExtensible.xml"/><Relationship Id="rId17" Type="http://schemas.openxmlformats.org/officeDocument/2006/relationships/image" Target="media/image5.png"/><Relationship Id="rId25" Type="http://schemas.openxmlformats.org/officeDocument/2006/relationships/hyperlink" Target="https://doi.org/10.1080/02650487.2017.1348035" TargetMode="Externa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8.jpe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24" Type="http://schemas.openxmlformats.org/officeDocument/2006/relationships/image" Target="media/image12.jpeg"/><Relationship Id="rId5" Type="http://schemas.openxmlformats.org/officeDocument/2006/relationships/webSettings" Target="webSettings.xml"/><Relationship Id="rId15" Type="http://schemas.openxmlformats.org/officeDocument/2006/relationships/image" Target="media/image3.jpeg"/><Relationship Id="rId23" Type="http://schemas.openxmlformats.org/officeDocument/2006/relationships/image" Target="media/image11.png"/><Relationship Id="rId28" Type="http://schemas.microsoft.com/office/2011/relationships/people" Target="people.xml"/><Relationship Id="rId10" Type="http://schemas.microsoft.com/office/2011/relationships/commentsExtended" Target="commentsExtended.xml"/><Relationship Id="rId19" Type="http://schemas.openxmlformats.org/officeDocument/2006/relationships/image" Target="media/image7.png"/><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footer" Target="footer1.xml"/><Relationship Id="rId22" Type="http://schemas.openxmlformats.org/officeDocument/2006/relationships/image" Target="media/image10.jpeg"/><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FF1B76DF-40B1-4B51-97E3-29E15827A9BA}">
  <we:reference id="f7164644-6193-4742-a703-0dc1551d5955" version="1.1.121.0" store="EXCatalog" storeType="EXCatalog"/>
  <we:alternateReferences>
    <we:reference id="WA200004257" version="1.1.121.0" store="el-GR"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b:Source>
    <b:Tag>APA10</b:Tag>
    <b:SourceType>InternetSite</b:SourceType>
    <b:Guid>{923ECE23-5410-423D-A2F6-A81526126D88}</b:Guid>
    <b:Title>δαφσδφασδ φασδφ ασδφ φ σδαα</b:Title>
    <b:Year>2010</b:Year>
    <b:Author>
      <b:Author>
        <b:NameList>
          <b:Person>
            <b:Last>style</b:Last>
            <b:First>APA</b:First>
          </b:Person>
        </b:NameList>
      </b:Author>
    </b:Author>
    <b:YearAccessed>2012</b:YearAccessed>
    <b:MonthAccessed>April</b:MonthAccessed>
    <b:DayAccessed>23</b:DayAccessed>
    <b:URL>http://asdfs.gg.gsf</b:URL>
    <b:RefOrder>1</b:RefOrder>
  </b:Source>
</b:Sources>
</file>

<file path=customXml/itemProps1.xml><?xml version="1.0" encoding="utf-8"?>
<ds:datastoreItem xmlns:ds="http://schemas.openxmlformats.org/officeDocument/2006/customXml" ds:itemID="{D6CB16D4-E92B-45E8-9871-B77307E667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1588</TotalTime>
  <Pages>80</Pages>
  <Words>20968</Words>
  <Characters>119520</Characters>
  <Application>Microsoft Office Word</Application>
  <DocSecurity>0</DocSecurity>
  <Lines>996</Lines>
  <Paragraphs>280</Paragraphs>
  <ScaleCrop>false</ScaleCrop>
  <HeadingPairs>
    <vt:vector size="4" baseType="variant">
      <vt:variant>
        <vt:lpstr>Τίτλος</vt:lpstr>
      </vt:variant>
      <vt:variant>
        <vt:i4>1</vt:i4>
      </vt:variant>
      <vt:variant>
        <vt:lpstr>Title</vt:lpstr>
      </vt:variant>
      <vt:variant>
        <vt:i4>1</vt:i4>
      </vt:variant>
    </vt:vector>
  </HeadingPairs>
  <TitlesOfParts>
    <vt:vector size="2" baseType="lpstr">
      <vt:lpstr>Πρότυπο Συγγραφής Διπλωματικών Εργασιών</vt:lpstr>
      <vt:lpstr>Πρότυπο Συγγραφής Διπλωματικών Εργασιών</vt:lpstr>
    </vt:vector>
  </TitlesOfParts>
  <Company>&lt;arabianhorse&gt;</Company>
  <LinksUpToDate>false</LinksUpToDate>
  <CharactersWithSpaces>140208</CharactersWithSpaces>
  <SharedDoc>false</SharedDoc>
  <HLinks>
    <vt:vector size="18" baseType="variant">
      <vt:variant>
        <vt:i4>7274537</vt:i4>
      </vt:variant>
      <vt:variant>
        <vt:i4>6</vt:i4>
      </vt:variant>
      <vt:variant>
        <vt:i4>0</vt:i4>
      </vt:variant>
      <vt:variant>
        <vt:i4>5</vt:i4>
      </vt:variant>
      <vt:variant>
        <vt:lpwstr>http://eeyem.eap.gr/services/guides</vt:lpwstr>
      </vt:variant>
      <vt:variant>
        <vt:lpwstr/>
      </vt:variant>
      <vt:variant>
        <vt:i4>7274537</vt:i4>
      </vt:variant>
      <vt:variant>
        <vt:i4>0</vt:i4>
      </vt:variant>
      <vt:variant>
        <vt:i4>0</vt:i4>
      </vt:variant>
      <vt:variant>
        <vt:i4>5</vt:i4>
      </vt:variant>
      <vt:variant>
        <vt:lpwstr>http://eeyem.eap.gr/services/guides</vt:lpwstr>
      </vt:variant>
      <vt:variant>
        <vt:lpwstr/>
      </vt:variant>
      <vt:variant>
        <vt:i4>1966124</vt:i4>
      </vt:variant>
      <vt:variant>
        <vt:i4>0</vt:i4>
      </vt:variant>
      <vt:variant>
        <vt:i4>0</vt:i4>
      </vt:variant>
      <vt:variant>
        <vt:i4>5</vt:i4>
      </vt:variant>
      <vt:variant>
        <vt:lpwstr>mailto:lib@eap.gr</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Πρότυπο Συγγραφής Διπλωματικών Εργασιών</dc:title>
  <dc:subject/>
  <dc:creator>Elias C. Stavropoulos</dc:creator>
  <cp:keywords/>
  <cp:lastModifiedBy>ΜΗΤΣΕΑΣ ΗΛΙΑΣ</cp:lastModifiedBy>
  <cp:revision>182</cp:revision>
  <cp:lastPrinted>2018-03-26T16:59:00Z</cp:lastPrinted>
  <dcterms:created xsi:type="dcterms:W3CDTF">2025-12-03T14:07:00Z</dcterms:created>
  <dcterms:modified xsi:type="dcterms:W3CDTF">2026-01-09T09:23:00Z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I_WORD_DOCUMENT_FILENAME">
    <vt:lpwstr>C:\Users\Ilias\Desktop\EAP\4.PLI40\ΕΑΠ_CS_PROTYPO_SYGGRAFHS_2018.docx</vt:lpwstr>
  </property>
  <property fmtid="{D5CDD505-2E9C-101B-9397-08002B2CF9AE}" pid="3" name="TII_WORD_DOCUMENT_ID">
    <vt:lpwstr>06196fef-a617-4925-a17e-178b00e9a553</vt:lpwstr>
  </property>
</Properties>
</file>